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6981" w14:textId="4BB799CC" w:rsidR="00F73B54" w:rsidRDefault="00AA7D58">
      <w:pPr>
        <w:rPr>
          <w:rFonts w:cs="Arial"/>
          <w:b/>
          <w:sz w:val="20"/>
        </w:rPr>
      </w:pPr>
      <w:r>
        <w:rPr>
          <w:rFonts w:cs="Arial"/>
          <w:b/>
          <w:noProof/>
          <w:sz w:val="20"/>
          <w:lang w:val="es-ES_tradnl" w:eastAsia="es-ES_tradnl"/>
        </w:rPr>
        <mc:AlternateContent>
          <mc:Choice Requires="wps">
            <w:drawing>
              <wp:anchor distT="0" distB="0" distL="114300" distR="114300" simplePos="0" relativeHeight="251675648" behindDoc="1" locked="0" layoutInCell="1" allowOverlap="1" wp14:anchorId="2ED8C22D" wp14:editId="09184186">
                <wp:simplePos x="0" y="0"/>
                <wp:positionH relativeFrom="margin">
                  <wp:posOffset>-433011</wp:posOffset>
                </wp:positionH>
                <wp:positionV relativeFrom="page">
                  <wp:posOffset>1127051</wp:posOffset>
                </wp:positionV>
                <wp:extent cx="6924454" cy="1504315"/>
                <wp:effectExtent l="0" t="0" r="0" b="635"/>
                <wp:wrapNone/>
                <wp:docPr id="77" name="Cuadro de texto 77"/>
                <wp:cNvGraphicFramePr/>
                <a:graphic xmlns:a="http://schemas.openxmlformats.org/drawingml/2006/main">
                  <a:graphicData uri="http://schemas.microsoft.com/office/word/2010/wordprocessingShape">
                    <wps:wsp>
                      <wps:cNvSpPr txBox="1"/>
                      <wps:spPr>
                        <a:xfrm>
                          <a:off x="0" y="0"/>
                          <a:ext cx="6924454" cy="15043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A916E2C" w14:textId="51D874D0" w:rsidR="00D43D75" w:rsidRPr="00BA3129" w:rsidRDefault="003A1232" w:rsidP="003A1232">
                            <w:pPr>
                              <w:spacing w:line="240" w:lineRule="auto"/>
                              <w:jc w:val="center"/>
                              <w:rPr>
                                <w:rFonts w:cs="Arial"/>
                                <w:color w:val="FFFFFF" w:themeColor="background1"/>
                                <w:sz w:val="36"/>
                                <w:szCs w:val="36"/>
                              </w:rPr>
                            </w:pPr>
                            <w:r>
                              <w:rPr>
                                <w:rFonts w:cs="Arial"/>
                                <w:color w:val="FFFFFF" w:themeColor="background1"/>
                                <w:sz w:val="36"/>
                                <w:szCs w:val="36"/>
                              </w:rPr>
                              <w:t xml:space="preserve">MÁSTER EN INGENIERÍA INDUSTRIAL</w:t>
                            </w:r>
                          </w:p>
                          <w:p w14:paraId="56DDF270" w14:textId="7EF90844" w:rsidR="00E87894" w:rsidRPr="003A1232" w:rsidRDefault="00CD794B" w:rsidP="003A1232">
                            <w:pPr>
                              <w:spacing w:line="240" w:lineRule="auto"/>
                              <w:jc w:val="center"/>
                              <w:rPr>
                                <w:rFonts w:cs="Arial"/>
                                <w:b/>
                                <w:color w:val="FFFFFF" w:themeColor="background1"/>
                                <w:sz w:val="56"/>
                                <w:szCs w:val="72"/>
                              </w:rPr>
                            </w:pPr>
                            <w:r>
                              <w:rPr>
                                <w:rFonts w:cs="Arial"/>
                                <w:b/>
                                <w:color w:val="FFFFFF" w:themeColor="background1"/>
                                <w:sz w:val="56"/>
                                <w:szCs w:val="72"/>
                              </w:rPr>
                              <w:t>TRABAJO DE FIN DE MÁSTER</w:t>
                            </w: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D8C22D" id="_x0000_t202" coordsize="21600,21600" o:spt="202" path="m,l,21600r21600,l21600,xe">
                <v:stroke joinstyle="miter"/>
                <v:path gradientshapeok="t" o:connecttype="rect"/>
              </v:shapetype>
              <v:shape id="Cuadro de texto 77" o:spid="_x0000_s1026" type="#_x0000_t202" style="position:absolute;left:0;text-align:left;margin-left:-34.1pt;margin-top:88.75pt;width:545.25pt;height:118.4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" filled="f" stroked="f">
                <v:textbox inset=",3mm,,0">
                  <w:txbxContent>
                    <w:p w14:paraId="6A916E2C" w14:textId="51D874D0" w:rsidR="00D43D75" w:rsidRPr="00BA3129" w:rsidRDefault="003A1232" w:rsidP="003A1232">
                      <w:pPr>
                        <w:spacing w:line="240" w:lineRule="auto"/>
                        <w:jc w:val="center"/>
                        <w:rPr>
                          <w:rFonts w:cs="Arial"/>
                          <w:color w:val="FFFFFF" w:themeColor="background1"/>
                          <w:sz w:val="36"/>
                          <w:szCs w:val="36"/>
                        </w:rPr>
                      </w:pPr>
                      <w:r>
                        <w:rPr>
                          <w:rFonts w:cs="Arial"/>
                          <w:color w:val="FFFFFF" w:themeColor="background1"/>
                          <w:sz w:val="36"/>
                          <w:szCs w:val="36"/>
                        </w:rPr>
                        <w:t xml:space="preserve">MÁSTER EN INGENIERÍA INDUSTRIAL</w:t>
                      </w:r>
                    </w:p>
                    <w:p w14:paraId="56DDF270" w14:textId="7EF90844" w:rsidR="00E87894" w:rsidRPr="003A1232" w:rsidRDefault="00CD794B" w:rsidP="003A1232">
                      <w:pPr>
                        <w:spacing w:line="240" w:lineRule="auto"/>
                        <w:jc w:val="center"/>
                        <w:rPr>
                          <w:rFonts w:cs="Arial"/>
                          <w:b/>
                          <w:color w:val="FFFFFF" w:themeColor="background1"/>
                          <w:sz w:val="56"/>
                          <w:szCs w:val="72"/>
                        </w:rPr>
                      </w:pPr>
                      <w:r>
                        <w:rPr>
                          <w:rFonts w:cs="Arial"/>
                          <w:b/>
                          <w:color w:val="FFFFFF" w:themeColor="background1"/>
                          <w:sz w:val="56"/>
                          <w:szCs w:val="72"/>
                        </w:rPr>
                        <w:t>TRABAJO DE FIN DE MÁSTER</w:t>
                      </w:r>
                    </w:p>
                  </w:txbxContent>
                </v:textbox>
                <w10:wrap anchorx="margin" anchory="page"/>
              </v:shape>
            </w:pict>
          </mc:Fallback>
        </mc:AlternateContent>
      </w:r>
    </w:p>
    <w:p w14:paraId="760A27D8" w14:textId="77777777" w:rsidR="00F73B54" w:rsidRDefault="00F73B54">
      <w:pPr>
        <w:rPr>
          <w:rFonts w:cs="Arial"/>
          <w:b/>
          <w:sz w:val="20"/>
        </w:rPr>
      </w:pPr>
    </w:p>
    <w:p w14:paraId="3B25EBDB" w14:textId="77777777" w:rsidR="00F73B54" w:rsidRDefault="00F73B54" w:rsidP="005D4061">
      <w:pPr>
        <w:ind w:left="142"/>
        <w:rPr>
          <w:rFonts w:cs="Arial"/>
          <w:b/>
          <w:sz w:val="20"/>
        </w:rPr>
      </w:pPr>
    </w:p>
    <w:p w14:paraId="7811727C" w14:textId="77777777" w:rsidR="00F73B54" w:rsidRDefault="00F73B54" w:rsidP="005D4061">
      <w:pPr>
        <w:ind w:left="142"/>
        <w:rPr>
          <w:rFonts w:cs="Arial"/>
          <w:b/>
          <w:sz w:val="20"/>
        </w:rPr>
      </w:pPr>
    </w:p>
    <w:p w14:paraId="36D76FB2" w14:textId="77777777" w:rsidR="00F73B54" w:rsidRDefault="00F73B54" w:rsidP="00F73B54">
      <w:pPr>
        <w:rPr>
          <w:rFonts w:cs="Arial"/>
          <w:b/>
          <w:sz w:val="20"/>
        </w:rPr>
      </w:pPr>
    </w:p>
    <w:p w14:paraId="407F3DCF" w14:textId="77777777" w:rsidR="00F73B54" w:rsidRDefault="00F73B54" w:rsidP="005D4061">
      <w:pPr>
        <w:ind w:left="142"/>
        <w:rPr>
          <w:rFonts w:cs="Arial"/>
          <w:b/>
          <w:sz w:val="20"/>
        </w:rPr>
      </w:pPr>
    </w:p>
    <w:p w14:paraId="10E65465" w14:textId="04BA1CC5" w:rsidR="00F73B54" w:rsidRDefault="002934AE" w:rsidP="005D4061">
      <w:pPr>
        <w:ind w:left="142"/>
        <w:rPr>
          <w:rFonts w:cs="Arial"/>
          <w:b/>
          <w:sz w:val="20"/>
        </w:rPr>
      </w:pPr>
      <w:r>
        <w:rPr>
          <w:rFonts w:cs="Arial"/>
          <w:b/>
          <w:noProof/>
          <w:sz w:val="20"/>
          <w:lang w:val="es-ES_tradnl" w:eastAsia="es-ES_tradnl"/>
        </w:rPr>
        <mc:AlternateContent>
          <mc:Choice Requires="wps">
            <w:drawing>
              <wp:anchor distT="0" distB="0" distL="114300" distR="114300" simplePos="0" relativeHeight="251671552" behindDoc="1" locked="0" layoutInCell="1" allowOverlap="1" wp14:anchorId="53A9F6A5" wp14:editId="6FA9E01E">
                <wp:simplePos x="0" y="0"/>
                <wp:positionH relativeFrom="margin">
                  <wp:posOffset>24977</wp:posOffset>
                </wp:positionH>
                <wp:positionV relativeFrom="page">
                  <wp:posOffset>2971800</wp:posOffset>
                </wp:positionV>
                <wp:extent cx="5911850" cy="712470"/>
                <wp:effectExtent l="0" t="0" r="0" b="10160"/>
                <wp:wrapNone/>
                <wp:docPr id="5" name="Cuadro de texto 5"/>
                <wp:cNvGraphicFramePr/>
                <a:graphic xmlns:a="http://schemas.openxmlformats.org/drawingml/2006/main">
                  <a:graphicData uri="http://schemas.microsoft.com/office/word/2010/wordprocessingShape">
                    <wps:wsp>
                      <wps:cNvSpPr txBox="1"/>
                      <wps:spPr>
                        <a:xfrm>
                          <a:off x="0" y="0"/>
                          <a:ext cx="5911850" cy="712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9D1AD5" w14:textId="79CBD886" w:rsidR="005C7BA8" w:rsidRPr="00787003" w:rsidRDefault="00CD794B" w:rsidP="00D766C0">
                            <w:pPr>
                              <w:jc w:val="center"/>
                              <w:rPr>
                                <w:rFonts w:cs="Arial"/>
                                <w:b/>
                                <w:i/>
                                <w:caps/>
                                <w:color w:val="000000" w:themeColor="text1"/>
                                <w:sz w:val="44"/>
                                <w:szCs w:val="44"/>
                              </w:rPr>
                            </w:pPr>
                            <w:r>
                              <w:rPr>
                                <w:rFonts w:cs="Arial"/>
                                <w:b/>
                                <w:i/>
                                <w:caps/>
                                <w:color w:val="000000" w:themeColor="text1"/>
                                <w:sz w:val="44"/>
                                <w:szCs w:val="44"/>
                              </w:rPr>
                              <w:t>Definicion de la Zona de Proteccion en Emergencias en el puerto de Bilbao para buques dotados de propulsion nuclear</w:t>
                            </w: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53A9F6A5" id="Cuadro de texto 5" o:spid="_x0000_s1027" type="#_x0000_t202" style="position:absolute;left:0;text-align:left;margin-left:1.95pt;margin-top:234pt;width:465.5pt;height:56.1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" filled="f" stroked="f">
                <v:textbox style="mso-fit-shape-to-text:t" inset=",3mm,,0">
                  <w:txbxContent>
                    <w:p w14:paraId="389D1AD5" w14:textId="79CBD886" w:rsidR="005C7BA8" w:rsidRPr="00787003" w:rsidRDefault="00CD794B" w:rsidP="00D766C0">
                      <w:pPr>
                        <w:jc w:val="center"/>
                        <w:rPr>
                          <w:rFonts w:cs="Arial"/>
                          <w:b/>
                          <w:i/>
                          <w:caps/>
                          <w:color w:val="000000" w:themeColor="text1"/>
                          <w:sz w:val="44"/>
                          <w:szCs w:val="44"/>
                        </w:rPr>
                      </w:pPr>
                      <w:r>
                        <w:rPr>
                          <w:rFonts w:cs="Arial"/>
                          <w:b/>
                          <w:i/>
                          <w:caps/>
                          <w:color w:val="000000" w:themeColor="text1"/>
                          <w:sz w:val="44"/>
                          <w:szCs w:val="44"/>
                        </w:rPr>
                        <w:t>Definicion de la Zona de Proteccion en Emergencias en el puerto de Bilbao para buques dotados de propulsion nuclear</w:t>
                      </w:r>
                    </w:p>
                  </w:txbxContent>
                </v:textbox>
                <w10:wrap anchorx="margin" anchory="page"/>
              </v:shape>
            </w:pict>
          </mc:Fallback>
        </mc:AlternateContent>
      </w:r>
    </w:p>
    <w:p w14:paraId="113D8767" w14:textId="77777777" w:rsidR="00F73B54" w:rsidRDefault="00F73B54" w:rsidP="005D4061">
      <w:pPr>
        <w:ind w:left="142"/>
        <w:rPr>
          <w:rFonts w:cs="Arial"/>
          <w:b/>
          <w:sz w:val="20"/>
        </w:rPr>
      </w:pPr>
    </w:p>
    <w:p w14:paraId="509B79CB" w14:textId="7F1AD7FA" w:rsidR="00F73B54" w:rsidRDefault="00692236" w:rsidP="00692236">
      <w:pPr>
        <w:tabs>
          <w:tab w:val="left" w:pos="6813"/>
        </w:tabs>
        <w:ind w:left="142"/>
        <w:rPr>
          <w:rFonts w:cs="Arial"/>
          <w:b/>
          <w:sz w:val="20"/>
        </w:rPr>
      </w:pPr>
      <w:r>
        <w:rPr>
          <w:rFonts w:cs="Arial"/>
          <w:b/>
          <w:sz w:val="20"/>
        </w:rPr>
        <w:tab/>
      </w:r>
    </w:p>
    <w:p w14:paraId="410D17C8" w14:textId="77777777" w:rsidR="00F73B54" w:rsidRDefault="00F73B54" w:rsidP="005D4061">
      <w:pPr>
        <w:ind w:left="142"/>
        <w:rPr>
          <w:rFonts w:cs="Arial"/>
          <w:b/>
          <w:sz w:val="20"/>
        </w:rPr>
      </w:pPr>
    </w:p>
    <w:p w14:paraId="3ADCF5A8" w14:textId="2C232CD8" w:rsidR="00F73B54" w:rsidRDefault="00F73B54" w:rsidP="005D4061">
      <w:pPr>
        <w:ind w:left="142"/>
        <w:rPr>
          <w:rFonts w:cs="Arial"/>
          <w:b/>
          <w:sz w:val="20"/>
        </w:rPr>
      </w:pPr>
    </w:p>
    <w:p w14:paraId="3C85729F" w14:textId="24AD7904" w:rsidR="00F73B54" w:rsidRDefault="00194A52" w:rsidP="005D4061">
      <w:pPr>
        <w:ind w:left="142"/>
        <w:rPr>
          <w:rFonts w:cs="Arial"/>
          <w:b/>
          <w:sz w:val="20"/>
        </w:rPr>
      </w:pPr>
      <w:r>
        <w:rPr>
          <w:rFonts w:cs="Arial"/>
          <w:b/>
          <w:noProof/>
          <w:sz w:val="20"/>
          <w:lang w:val="es-ES_tradnl" w:eastAsia="es-ES_tradnl"/>
        </w:rPr>
        <mc:AlternateContent>
          <mc:Choice Requires="wps">
            <w:drawing>
              <wp:anchor distT="0" distB="0" distL="114300" distR="114300" simplePos="0" relativeHeight="251665408" behindDoc="1" locked="0" layoutInCell="1" allowOverlap="1" wp14:anchorId="3BA3FB3A" wp14:editId="2E085FAD">
                <wp:simplePos x="0" y="0"/>
                <wp:positionH relativeFrom="margin">
                  <wp:align>center</wp:align>
                </wp:positionH>
                <wp:positionV relativeFrom="page">
                  <wp:posOffset>4431665</wp:posOffset>
                </wp:positionV>
                <wp:extent cx="4174176" cy="3517900"/>
                <wp:effectExtent l="0" t="0" r="0" b="6350"/>
                <wp:wrapNone/>
                <wp:docPr id="1" name="Cuadro de texto 1"/>
                <wp:cNvGraphicFramePr/>
                <a:graphic xmlns:a="http://schemas.openxmlformats.org/drawingml/2006/main">
                  <a:graphicData uri="http://schemas.microsoft.com/office/word/2010/wordprocessingShape">
                    <wps:wsp>
                      <wps:cNvSpPr txBox="1"/>
                      <wps:spPr>
                        <a:xfrm>
                          <a:off x="0" y="0"/>
                          <a:ext cx="4174176" cy="3517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DBC380D" w14:textId="1B608F5A" w:rsidR="001E023D" w:rsidRPr="001E023D" w:rsidRDefault="00194A52" w:rsidP="001E023D">
                            <w:pPr>
                              <w:spacing w:after="0" w:line="240" w:lineRule="auto"/>
                              <w:rPr>
                                <w:rFonts w:ascii="Times New Roman" w:eastAsia="Times New Roman" w:hAnsi="Times New Roman" w:cs="Times New Roman"/>
                                <w:sz w:val="24"/>
                                <w:szCs w:val="24"/>
                                <w:lang w:eastAsia="es-ES_tradnl"/>
                              </w:rPr>
                            </w:pPr>
                            <w:r>
                              <w:rPr>
                                <w:noProof/>
                              </w:rPr>
                              <w:drawing>
                                <wp:inline distT="0" distB="0" distL="0" distR="0" wp14:anchorId="62684137" wp14:editId="28095B2F">
                                  <wp:extent cx="3990975" cy="2660650"/>
                                  <wp:effectExtent l="0" t="0" r="9525" b="6350"/>
                                  <wp:docPr id="1359865453" name="Imagen 1"/>
                                  <wp:cNvGraphicFramePr>
                                    <a:graphicFrameLocks noChangeAspect="1"/>
                                  </wp:cNvGraphicFramePr>
                                  <a:graphic>
                                    <a:graphicData uri="http://schemas.openxmlformats.org/drawingml/2006/picture">
                                      <pic:pic xmlns:pic="http://schemas.openxmlformats.org/drawingml/2006/picture">
                                        <pic:nvPicPr>
                                          <pic:cNvPr id="1359865453" name="Imagen 1"/>
                                          <pic:cNvPicPr/>
                                        </pic:nvPicPr>
                                        <pic:blipFill>
                                          <a:blip r:embed="rId8"/>
                                          <a:stretch>
                                            <a:fillRect/>
                                          </a:stretch>
                                        </pic:blipFill>
                                        <pic:spPr>
                                          <a:xfrm>
                                            <a:off x="0" y="0"/>
                                            <a:ext cx="3990975" cy="2660650"/>
                                          </a:xfrm>
                                          <a:prstGeom prst="rect">
                                            <a:avLst/>
                                          </a:prstGeom>
                                        </pic:spPr>
                                      </pic:pic>
                                    </a:graphicData>
                                  </a:graphic>
                                </wp:inline>
                              </w:drawing>
                            </w:r>
                          </w:p>
                          <w:p w14:paraId="1147D309" w14:textId="156E9DC8" w:rsidR="008D2743" w:rsidRPr="005E4761" w:rsidRDefault="008D2743" w:rsidP="008D2743">
                            <w:pPr>
                              <w:jc w:val="center"/>
                              <w:rPr>
                                <w:rFonts w:cs="Arial"/>
                                <w:b/>
                                <w:sz w:val="20"/>
                              </w:rPr>
                            </w:pP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A3FB3A" id="Cuadro de texto 1" o:spid="_x0000_s1028" type="#_x0000_t202" style="position:absolute;left:0;text-align:left;margin-left:0;margin-top:348.95pt;width:328.7pt;height:277pt;z-index:-251651072;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" filled="f" stroked="f">
                <v:textbox inset=",3mm,,0">
                  <w:txbxContent>
                    <w:p w14:paraId="2DBC380D" w14:textId="1B608F5A" w:rsidR="001E023D" w:rsidRPr="001E023D" w:rsidRDefault="00194A52" w:rsidP="001E023D">
                      <w:pPr>
                        <w:spacing w:after="0" w:line="240" w:lineRule="auto"/>
                        <w:rPr>
                          <w:rFonts w:ascii="Times New Roman" w:eastAsia="Times New Roman" w:hAnsi="Times New Roman" w:cs="Times New Roman"/>
                          <w:sz w:val="24"/>
                          <w:szCs w:val="24"/>
                          <w:lang w:eastAsia="es-ES_tradnl"/>
                        </w:rPr>
                      </w:pPr>
                      <w:r>
                        <w:rPr>
                          <w:noProof/>
                        </w:rPr>
                        <w:drawing>
                          <wp:inline distT="0" distB="0" distL="0" distR="0" wp14:anchorId="62684137" wp14:editId="28095B2F">
                            <wp:extent cx="3990975" cy="2660650"/>
                            <wp:effectExtent l="0" t="0" r="9525" b="6350"/>
                            <wp:docPr id="1359865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65453" name="Imagen 1"/>
                                    <pic:cNvPicPr/>
                                  </pic:nvPicPr>
                                  <pic:blipFill>
                                    <a:blip r:embed="rId8"/>
                                    <a:stretch>
                                      <a:fillRect/>
                                    </a:stretch>
                                  </pic:blipFill>
                                  <pic:spPr>
                                    <a:xfrm>
                                      <a:off x="0" y="0"/>
                                      <a:ext cx="3990975" cy="2660650"/>
                                    </a:xfrm>
                                    <a:prstGeom prst="rect">
                                      <a:avLst/>
                                    </a:prstGeom>
                                  </pic:spPr>
                                </pic:pic>
                              </a:graphicData>
                            </a:graphic>
                          </wp:inline>
                        </w:drawing>
                      </w:r>
                    </w:p>
                    <w:p w14:paraId="1147D309" w14:textId="156E9DC8" w:rsidR="008D2743" w:rsidRPr="005E4761" w:rsidRDefault="008D2743" w:rsidP="008D2743">
                      <w:pPr>
                        <w:jc w:val="center"/>
                        <w:rPr>
                          <w:rFonts w:cs="Arial"/>
                          <w:b/>
                          <w:sz w:val="20"/>
                        </w:rPr>
                      </w:pPr>
                    </w:p>
                  </w:txbxContent>
                </v:textbox>
                <w10:wrap anchorx="margin" anchory="page"/>
              </v:shape>
            </w:pict>
          </mc:Fallback>
        </mc:AlternateContent>
      </w:r>
    </w:p>
    <w:p w14:paraId="7F1597A2" w14:textId="62B3FD1E" w:rsidR="00F73B54" w:rsidRDefault="00F73B54" w:rsidP="005D4061">
      <w:pPr>
        <w:ind w:left="142"/>
        <w:rPr>
          <w:rFonts w:cs="Arial"/>
          <w:b/>
          <w:sz w:val="20"/>
        </w:rPr>
      </w:pPr>
    </w:p>
    <w:p w14:paraId="62333D97" w14:textId="77777777" w:rsidR="00F73B54" w:rsidRDefault="00F73B54" w:rsidP="005D4061">
      <w:pPr>
        <w:ind w:left="142"/>
        <w:rPr>
          <w:rFonts w:cs="Arial"/>
          <w:b/>
          <w:sz w:val="20"/>
        </w:rPr>
      </w:pPr>
    </w:p>
    <w:p w14:paraId="2D50AAFE" w14:textId="77777777" w:rsidR="00F73B54" w:rsidRDefault="00F73B54" w:rsidP="005D4061">
      <w:pPr>
        <w:ind w:left="142"/>
        <w:rPr>
          <w:rFonts w:cs="Arial"/>
          <w:b/>
          <w:sz w:val="20"/>
        </w:rPr>
      </w:pPr>
    </w:p>
    <w:p w14:paraId="7FA88E4B" w14:textId="77777777" w:rsidR="00F73B54" w:rsidRDefault="00F73B54" w:rsidP="005D4061">
      <w:pPr>
        <w:ind w:left="142"/>
        <w:rPr>
          <w:rFonts w:cs="Arial"/>
          <w:b/>
          <w:sz w:val="20"/>
        </w:rPr>
      </w:pPr>
    </w:p>
    <w:p w14:paraId="2BD12163" w14:textId="77777777" w:rsidR="00F73B54" w:rsidRDefault="00F73B54" w:rsidP="005D4061">
      <w:pPr>
        <w:ind w:left="142"/>
        <w:rPr>
          <w:rFonts w:cs="Arial"/>
          <w:b/>
          <w:sz w:val="20"/>
        </w:rPr>
      </w:pPr>
    </w:p>
    <w:p w14:paraId="77940B21" w14:textId="77777777" w:rsidR="00F73B54" w:rsidRDefault="00F73B54" w:rsidP="005D4061">
      <w:pPr>
        <w:ind w:left="142"/>
        <w:rPr>
          <w:rFonts w:cs="Arial"/>
          <w:b/>
          <w:sz w:val="20"/>
        </w:rPr>
      </w:pPr>
    </w:p>
    <w:p w14:paraId="0F6ACC6F" w14:textId="77777777" w:rsidR="00F73B54" w:rsidRDefault="00F73B54" w:rsidP="005D4061">
      <w:pPr>
        <w:ind w:left="142"/>
        <w:rPr>
          <w:rFonts w:cs="Arial"/>
          <w:b/>
          <w:sz w:val="20"/>
        </w:rPr>
      </w:pPr>
    </w:p>
    <w:p w14:paraId="774952BF" w14:textId="77777777" w:rsidR="00F73B54" w:rsidRDefault="00F73B54" w:rsidP="005D4061">
      <w:pPr>
        <w:ind w:left="142"/>
        <w:rPr>
          <w:rFonts w:cs="Arial"/>
          <w:b/>
          <w:sz w:val="20"/>
        </w:rPr>
      </w:pPr>
    </w:p>
    <w:p w14:paraId="1B264393" w14:textId="77777777" w:rsidR="00F73B54" w:rsidRDefault="00F73B54" w:rsidP="005D4061">
      <w:pPr>
        <w:ind w:left="142"/>
        <w:rPr>
          <w:rFonts w:cs="Arial"/>
          <w:b/>
          <w:sz w:val="20"/>
        </w:rPr>
      </w:pPr>
    </w:p>
    <w:p w14:paraId="2FE62880" w14:textId="77777777" w:rsidR="00F73B54" w:rsidRDefault="00F73B54" w:rsidP="005D4061">
      <w:pPr>
        <w:ind w:left="142"/>
        <w:rPr>
          <w:rFonts w:cs="Arial"/>
          <w:b/>
          <w:sz w:val="20"/>
        </w:rPr>
      </w:pPr>
    </w:p>
    <w:p w14:paraId="155294FB" w14:textId="6469FC11" w:rsidR="00F73B54" w:rsidRDefault="00F73B54" w:rsidP="005D4061">
      <w:pPr>
        <w:ind w:left="142"/>
        <w:rPr>
          <w:rFonts w:cs="Arial"/>
          <w:b/>
          <w:sz w:val="20"/>
        </w:rPr>
      </w:pPr>
    </w:p>
    <w:p w14:paraId="15A98618" w14:textId="77777777" w:rsidR="00F73B54" w:rsidRDefault="00F73B54" w:rsidP="005D4061">
      <w:pPr>
        <w:ind w:left="142"/>
        <w:rPr>
          <w:rFonts w:cs="Arial"/>
          <w:b/>
          <w:sz w:val="20"/>
        </w:rPr>
      </w:pPr>
    </w:p>
    <w:p w14:paraId="0249DF92" w14:textId="77777777" w:rsidR="00F73B54" w:rsidRDefault="00F73B54" w:rsidP="005D4061">
      <w:pPr>
        <w:ind w:left="142"/>
        <w:rPr>
          <w:rFonts w:cs="Arial"/>
          <w:b/>
          <w:sz w:val="20"/>
        </w:rPr>
      </w:pPr>
    </w:p>
    <w:p w14:paraId="4C8B3450" w14:textId="77777777" w:rsidR="00F73B54" w:rsidRDefault="00F73B54" w:rsidP="005D4061">
      <w:pPr>
        <w:ind w:left="142"/>
        <w:rPr>
          <w:rFonts w:cs="Arial"/>
          <w:b/>
          <w:sz w:val="20"/>
        </w:rPr>
      </w:pPr>
    </w:p>
    <w:p w14:paraId="4D1F07CC" w14:textId="77777777" w:rsidR="00F73B54" w:rsidRDefault="00F73B54" w:rsidP="005D4061">
      <w:pPr>
        <w:ind w:left="142"/>
        <w:rPr>
          <w:rFonts w:cs="Arial"/>
          <w:b/>
          <w:sz w:val="20"/>
        </w:rPr>
      </w:pPr>
    </w:p>
    <w:p w14:paraId="3E929501" w14:textId="4530CB53" w:rsidR="00133855" w:rsidRDefault="00CA0E08" w:rsidP="00CA0E08">
      <w:pPr>
        <w:tabs>
          <w:tab w:val="left" w:pos="1040"/>
        </w:tabs>
        <w:ind w:left="142"/>
      </w:pPr>
      <w:commentRangeStart w:id="71"/>
      <w:r>
        <w:rPr>
          <w:rFonts w:cs="Arial"/>
          <w:b/>
          <w:sz w:val="20"/>
        </w:rPr>
        <w:tab/>
      </w:r>
      <w:r>
        <w:rPr>
          <w:rFonts w:cs="Arial"/>
          <w:b/>
          <w:noProof/>
          <w:sz w:val="20"/>
          <w:lang w:val="es-ES_tradnl" w:eastAsia="es-ES_tradnl"/>
        </w:rPr>
        <mc:AlternateContent>
          <mc:Choice Requires="wps">
            <w:drawing>
              <wp:anchor distT="0" distB="0" distL="114300" distR="114300" simplePos="0" relativeHeight="251677696" behindDoc="1" locked="0" layoutInCell="1" allowOverlap="1" wp14:anchorId="7145ABA8" wp14:editId="203C8BED">
                <wp:simplePos x="0" y="0"/>
                <wp:positionH relativeFrom="column">
                  <wp:posOffset>3221990</wp:posOffset>
                </wp:positionH>
                <wp:positionV relativeFrom="page">
                  <wp:posOffset>9884410</wp:posOffset>
                </wp:positionV>
                <wp:extent cx="2712720" cy="539750"/>
                <wp:effectExtent l="0" t="0" r="0" b="6350"/>
                <wp:wrapNone/>
                <wp:docPr id="3" name="Cuadro de texto 3"/>
                <wp:cNvGraphicFramePr/>
                <a:graphic xmlns:a="http://schemas.openxmlformats.org/drawingml/2006/main">
                  <a:graphicData uri="http://schemas.microsoft.com/office/word/2010/wordprocessingShape">
                    <wps:wsp>
                      <wps:cNvSpPr txBox="1"/>
                      <wps:spPr>
                        <a:xfrm>
                          <a:off x="0" y="0"/>
                          <a:ext cx="2712720" cy="5397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A26B1BE" w14:textId="1AFD1FC1" w:rsidR="002D21AD" w:rsidRDefault="002D21AD" w:rsidP="002D21AD">
                            <w:pPr>
                              <w:pBdr>
                                <w:top w:val="single" w:sz="4" w:space="5" w:color="auto"/>
                              </w:pBdr>
                              <w:jc w:val="right"/>
                              <w:rPr>
                                <w:rFonts w:cs="Arial"/>
                                <w:sz w:val="20"/>
                              </w:rPr>
                            </w:pPr>
                            <w:r>
                              <w:rPr>
                                <w:rFonts w:cs="Arial"/>
                                <w:b/>
                                <w:sz w:val="20"/>
                              </w:rPr>
                              <w:t xml:space="preserve">Fecha: </w:t>
                            </w:r>
                            <w:r>
                              <w:rPr>
                                <w:rFonts w:cs="Arial"/>
                                <w:sz w:val="20"/>
                              </w:rPr>
                              <w:t xml:space="preserve">Bilbao, 28 de enero de 2025</w:t>
                            </w: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5ABA8" id="Cuadro de texto 3" o:spid="_x0000_s1029" type="#_x0000_t202" style="position:absolute;left:0;text-align:left;margin-left:253.7pt;margin-top:778.3pt;width:213.6pt;height:42.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" filled="f" stroked="f">
                <v:textbox inset=",3mm,,0">
                  <w:txbxContent>
                    <w:p w14:paraId="4A26B1BE" w14:textId="1AFD1FC1" w:rsidR="002D21AD" w:rsidRDefault="002D21AD" w:rsidP="002D21AD">
                      <w:pPr>
                        <w:pBdr>
                          <w:top w:val="single" w:sz="4" w:space="5" w:color="auto"/>
                        </w:pBdr>
                        <w:jc w:val="right"/>
                        <w:rPr>
                          <w:rFonts w:cs="Arial"/>
                          <w:sz w:val="20"/>
                        </w:rPr>
                      </w:pPr>
                      <w:r>
                        <w:rPr>
                          <w:rFonts w:cs="Arial"/>
                          <w:b/>
                          <w:sz w:val="20"/>
                        </w:rPr>
                        <w:t xml:space="preserve">Fecha: </w:t>
                      </w:r>
                      <w:r>
                        <w:rPr>
                          <w:rFonts w:cs="Arial"/>
                          <w:sz w:val="20"/>
                        </w:rPr>
                        <w:t xml:space="preserve">Bilbao, 28 de enero de 2025</w:t>
                      </w:r>
                    </w:p>
                  </w:txbxContent>
                </v:textbox>
                <w10:wrap anchory="page"/>
              </v:shape>
            </w:pict>
          </mc:Fallback>
        </mc:AlternateContent>
      </w:r>
      <w:r>
        <w:rPr>
          <w:rFonts w:cs="Arial"/>
          <w:b/>
          <w:noProof/>
          <w:sz w:val="20"/>
          <w:lang w:val="es-ES_tradnl" w:eastAsia="es-ES_tradnl"/>
        </w:rPr>
        <mc:AlternateContent>
          <mc:Choice Requires="wps">
            <w:drawing>
              <wp:anchor distT="0" distB="0" distL="114300" distR="114300" simplePos="0" relativeHeight="251659264" behindDoc="1" locked="0" layoutInCell="1" allowOverlap="1" wp14:anchorId="3EAF57C8" wp14:editId="0DE22CEE">
                <wp:simplePos x="0" y="0"/>
                <wp:positionH relativeFrom="column">
                  <wp:posOffset>177800</wp:posOffset>
                </wp:positionH>
                <wp:positionV relativeFrom="page">
                  <wp:posOffset>9884410</wp:posOffset>
                </wp:positionV>
                <wp:extent cx="2731135" cy="539750"/>
                <wp:effectExtent l="0" t="0" r="0" b="6350"/>
                <wp:wrapNone/>
                <wp:docPr id="13" name="Cuadro de texto 13"/>
                <wp:cNvGraphicFramePr/>
                <a:graphic xmlns:a="http://schemas.openxmlformats.org/drawingml/2006/main">
                  <a:graphicData uri="http://schemas.microsoft.com/office/word/2010/wordprocessingShape">
                    <wps:wsp>
                      <wps:cNvSpPr txBox="1"/>
                      <wps:spPr>
                        <a:xfrm>
                          <a:off x="0" y="0"/>
                          <a:ext cx="2731135" cy="5397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0E94594" w14:textId="743C1317" w:rsidR="0097721B" w:rsidRPr="0097721B" w:rsidRDefault="0097721B" w:rsidP="0097721B">
                            <w:pPr>
                              <w:pBdr>
                                <w:top w:val="single" w:sz="4" w:space="5" w:color="auto"/>
                              </w:pBdr>
                              <w:rPr>
                                <w:rFonts w:cs="Arial"/>
                                <w:b/>
                                <w:sz w:val="20"/>
                              </w:rPr>
                            </w:pPr>
                            <w:r>
                              <w:rPr>
                                <w:rFonts w:cs="Arial"/>
                                <w:b/>
                                <w:sz w:val="20"/>
                              </w:rPr>
                              <w:t xml:space="preserve">Curso: </w:t>
                            </w:r>
                            <w:r>
                              <w:rPr>
                                <w:rFonts w:cs="Arial"/>
                                <w:sz w:val="20"/>
                              </w:rPr>
                              <w:t>2024-2025</w:t>
                            </w:r>
                          </w:p>
                          <w:p w14:paraId="1EFC8E98" w14:textId="700EC004" w:rsidR="001E5545" w:rsidRDefault="001E5545" w:rsidP="00FB4F48">
                            <w:pPr>
                              <w:pBdr>
                                <w:top w:val="single" w:sz="4" w:space="5" w:color="auto"/>
                              </w:pBdr>
                              <w:rPr>
                                <w:rFonts w:cs="Arial"/>
                                <w:sz w:val="20"/>
                              </w:rPr>
                            </w:pP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F57C8" id="Cuadro de texto 13" o:spid="_x0000_s1030" type="#_x0000_t202" style="position:absolute;left:0;text-align:left;margin-left:14pt;margin-top:778.3pt;width:215.05pt;height:4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" filled="f" stroked="f">
                <v:textbox inset=",3mm,,0">
                  <w:txbxContent>
                    <w:p w14:paraId="00E94594" w14:textId="743C1317" w:rsidR="0097721B" w:rsidRPr="0097721B" w:rsidRDefault="0097721B" w:rsidP="0097721B">
                      <w:pPr>
                        <w:pBdr>
                          <w:top w:val="single" w:sz="4" w:space="5" w:color="auto"/>
                        </w:pBdr>
                        <w:rPr>
                          <w:rFonts w:cs="Arial"/>
                          <w:b/>
                          <w:sz w:val="20"/>
                        </w:rPr>
                      </w:pPr>
                      <w:r>
                        <w:rPr>
                          <w:rFonts w:cs="Arial"/>
                          <w:b/>
                          <w:sz w:val="20"/>
                        </w:rPr>
                        <w:t xml:space="preserve">Curso: </w:t>
                      </w:r>
                      <w:r>
                        <w:rPr>
                          <w:rFonts w:cs="Arial"/>
                          <w:sz w:val="20"/>
                        </w:rPr>
                        <w:t>2024-2025</w:t>
                      </w:r>
                    </w:p>
                    <w:p w14:paraId="1EFC8E98" w14:textId="700EC004" w:rsidR="001E5545" w:rsidRDefault="001E5545" w:rsidP="00FB4F48">
                      <w:pPr>
                        <w:pBdr>
                          <w:top w:val="single" w:sz="4" w:space="5" w:color="auto"/>
                        </w:pBdr>
                        <w:rPr>
                          <w:rFonts w:cs="Arial"/>
                          <w:sz w:val="20"/>
                        </w:rPr>
                      </w:pPr>
                    </w:p>
                  </w:txbxContent>
                </v:textbox>
                <w10:wrap anchory="page"/>
              </v:shape>
            </w:pict>
          </mc:Fallback>
        </mc:AlternateContent>
      </w:r>
      <w:r>
        <w:rPr>
          <w:rFonts w:cs="Arial"/>
          <w:b/>
          <w:noProof/>
          <w:sz w:val="20"/>
          <w:lang w:val="es-ES_tradnl" w:eastAsia="es-ES_tradnl"/>
        </w:rPr>
        <mc:AlternateContent>
          <mc:Choice Requires="wps">
            <w:drawing>
              <wp:anchor distT="0" distB="0" distL="114300" distR="114300" simplePos="0" relativeHeight="251669504" behindDoc="1" locked="0" layoutInCell="1" allowOverlap="1" wp14:anchorId="0FCD20CA" wp14:editId="38E26B2C">
                <wp:simplePos x="0" y="0"/>
                <wp:positionH relativeFrom="column">
                  <wp:posOffset>-775335</wp:posOffset>
                </wp:positionH>
                <wp:positionV relativeFrom="page">
                  <wp:posOffset>1016000</wp:posOffset>
                </wp:positionV>
                <wp:extent cx="7635875" cy="17399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7635875" cy="1739900"/>
                        </a:xfrm>
                        <a:prstGeom prst="rect">
                          <a:avLst/>
                        </a:prstGeom>
                        <a:solidFill>
                          <a:schemeClr val="accent1">
                            <a:lumMod val="75000"/>
                          </a:schemeClr>
                        </a:solidFill>
                        <a:ln>
                          <a:noFill/>
                        </a:ln>
                        <a:effectLst/>
                      </wps:spPr>
                      <wps:style>
                        <a:lnRef idx="0">
                          <a:schemeClr val="accent1"/>
                        </a:lnRef>
                        <a:fillRef idx="0">
                          <a:schemeClr val="accent1"/>
                        </a:fillRef>
                        <a:effectRef idx="0">
                          <a:schemeClr val="accent1"/>
                        </a:effectRef>
                        <a:fontRef idx="minor">
                          <a:schemeClr val="dk1"/>
                        </a:fontRef>
                      </wps:style>
                      <wps:txbx>
                        <w:txbxContent>
                          <w:p w14:paraId="5E3B935C" w14:textId="191FAFAB" w:rsidR="005C7BA8" w:rsidRPr="00E87894" w:rsidRDefault="005C7BA8" w:rsidP="002D21AD">
                            <w:pPr>
                              <w:spacing w:line="240" w:lineRule="auto"/>
                              <w:rPr>
                                <w:rFonts w:cs="Arial"/>
                                <w:color w:val="FFFFFF" w:themeColor="background1"/>
                                <w:sz w:val="36"/>
                                <w:szCs w:val="36"/>
                              </w:rPr>
                            </w:pP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D20CA" id="Cuadro de texto 4" o:spid="_x0000_s1031" type="#_x0000_t202" style="position:absolute;left:0;text-align:left;margin-left:-61.05pt;margin-top:80pt;width:601.25pt;height:137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" fillcolor="#365f91 [2404]" stroked="f">
                <v:textbox inset=",3mm,,0">
                  <w:txbxContent>
                    <w:p w14:paraId="5E3B935C" w14:textId="191FAFAB" w:rsidR="005C7BA8" w:rsidRPr="00E87894" w:rsidRDefault="005C7BA8" w:rsidP="002D21AD">
                      <w:pPr>
                        <w:spacing w:line="240" w:lineRule="auto"/>
                        <w:rPr>
                          <w:rFonts w:cs="Arial"/>
                          <w:color w:val="FFFFFF" w:themeColor="background1"/>
                          <w:sz w:val="36"/>
                          <w:szCs w:val="36"/>
                        </w:rPr>
                      </w:pPr>
                    </w:p>
                  </w:txbxContent>
                </v:textbox>
                <w10:wrap anchory="page"/>
              </v:shape>
            </w:pict>
          </mc:Fallback>
        </mc:AlternateContent>
      </w:r>
      <w:r>
        <w:rPr>
          <w:rFonts w:cs="Arial"/>
          <w:b/>
          <w:noProof/>
          <w:sz w:val="20"/>
          <w:lang w:val="es-ES_tradnl" w:eastAsia="es-ES_tradnl"/>
        </w:rPr>
        <mc:AlternateContent>
          <mc:Choice Requires="wps">
            <w:drawing>
              <wp:anchor distT="0" distB="0" distL="114300" distR="114300" simplePos="0" relativeHeight="251663360" behindDoc="1" locked="0" layoutInCell="1" allowOverlap="1" wp14:anchorId="637D18E5" wp14:editId="6136401D">
                <wp:simplePos x="0" y="0"/>
                <wp:positionH relativeFrom="margin">
                  <wp:posOffset>180340</wp:posOffset>
                </wp:positionH>
                <wp:positionV relativeFrom="page">
                  <wp:posOffset>9214485</wp:posOffset>
                </wp:positionV>
                <wp:extent cx="5759450" cy="712470"/>
                <wp:effectExtent l="0" t="0" r="0" b="11430"/>
                <wp:wrapNone/>
                <wp:docPr id="17" name="Cuadro de texto 17"/>
                <wp:cNvGraphicFramePr/>
                <a:graphic xmlns:a="http://schemas.openxmlformats.org/drawingml/2006/main">
                  <a:graphicData uri="http://schemas.microsoft.com/office/word/2010/wordprocessingShape">
                    <wps:wsp>
                      <wps:cNvSpPr txBox="1"/>
                      <wps:spPr>
                        <a:xfrm>
                          <a:off x="0" y="0"/>
                          <a:ext cx="5759450" cy="712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2282215" w14:textId="1DE8028D" w:rsidR="00046BF4" w:rsidRPr="005E4761" w:rsidRDefault="00046BF4" w:rsidP="00046BF4">
                            <w:pPr>
                              <w:rPr>
                                <w:rFonts w:cs="Arial"/>
                                <w:b/>
                                <w:sz w:val="20"/>
                              </w:rPr>
                            </w:pP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37D18E5" id="Cuadro de texto 17" o:spid="_x0000_s1032" type="#_x0000_t202" style="position:absolute;left:0;text-align:left;margin-left:14.2pt;margin-top:725.55pt;width:453.5pt;height:56.1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" filled="f" stroked="f">
                <v:textbox style="mso-fit-shape-to-text:t" inset=",3mm,,0">
                  <w:txbxContent>
                    <w:p w14:paraId="02282215" w14:textId="1DE8028D" w:rsidR="00046BF4" w:rsidRPr="005E4761" w:rsidRDefault="00046BF4" w:rsidP="00046BF4">
                      <w:pPr>
                        <w:rPr>
                          <w:rFonts w:cs="Arial"/>
                          <w:b/>
                          <w:sz w:val="20"/>
                        </w:rPr>
                      </w:pPr>
                    </w:p>
                  </w:txbxContent>
                </v:textbox>
                <w10:wrap anchorx="margin" anchory="page"/>
              </v:shape>
            </w:pict>
          </mc:Fallback>
        </mc:AlternateContent>
      </w:r>
      <w:r>
        <w:rPr>
          <w:rFonts w:cs="Arial"/>
          <w:b/>
          <w:noProof/>
          <w:sz w:val="20"/>
          <w:lang w:val="es-ES_tradnl" w:eastAsia="es-ES_tradnl"/>
        </w:rPr>
        <mc:AlternateContent>
          <mc:Choice Requires="wps">
            <w:drawing>
              <wp:anchor distT="0" distB="0" distL="114300" distR="114300" simplePos="0" relativeHeight="251667456" behindDoc="1" locked="0" layoutInCell="1" allowOverlap="1" wp14:anchorId="06B48F27" wp14:editId="6B6C0AD0">
                <wp:simplePos x="0" y="0"/>
                <wp:positionH relativeFrom="margin">
                  <wp:posOffset>180340</wp:posOffset>
                </wp:positionH>
                <wp:positionV relativeFrom="page">
                  <wp:posOffset>8767445</wp:posOffset>
                </wp:positionV>
                <wp:extent cx="5759450" cy="712470"/>
                <wp:effectExtent l="0" t="0" r="0" b="2540"/>
                <wp:wrapNone/>
                <wp:docPr id="2" name="Cuadro de texto 2"/>
                <wp:cNvGraphicFramePr/>
                <a:graphic xmlns:a="http://schemas.openxmlformats.org/drawingml/2006/main">
                  <a:graphicData uri="http://schemas.microsoft.com/office/word/2010/wordprocessingShape">
                    <wps:wsp>
                      <wps:cNvSpPr txBox="1"/>
                      <wps:spPr>
                        <a:xfrm>
                          <a:off x="0" y="0"/>
                          <a:ext cx="5759450" cy="71247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0FBB328" w14:textId="7EF592BA" w:rsidR="007428D3" w:rsidRDefault="002D21AD" w:rsidP="007428D3">
                            <w:pPr>
                              <w:pBdr>
                                <w:bottom w:val="single" w:sz="4" w:space="1" w:color="auto"/>
                              </w:pBdr>
                              <w:rPr>
                                <w:rFonts w:cs="Arial"/>
                                <w:sz w:val="20"/>
                              </w:rPr>
                            </w:pPr>
                            <w:r>
                              <w:rPr>
                                <w:rFonts w:cs="Arial"/>
                                <w:b/>
                                <w:sz w:val="20"/>
                              </w:rPr>
                              <w:t>Estudiante</w:t>
                            </w:r>
                            <w:r>
                              <w:rPr>
                                <w:rFonts w:cs="Arial"/>
                                <w:sz w:val="20"/>
                              </w:rPr>
                              <w:t xml:space="preserve">: Goiti Larrinaga, Jon Ander</w:t>
                            </w:r>
                          </w:p>
                          <w:p w14:paraId="422DB0ED" w14:textId="3FB552F7" w:rsidR="003A1232" w:rsidRPr="007428D3" w:rsidRDefault="003A1232" w:rsidP="007428D3">
                            <w:pPr>
                              <w:pBdr>
                                <w:bottom w:val="single" w:sz="4" w:space="1" w:color="auto"/>
                              </w:pBdr>
                              <w:rPr>
                                <w:rFonts w:cs="Arial"/>
                                <w:sz w:val="20"/>
                              </w:rPr>
                            </w:pPr>
                            <w:r>
                              <w:rPr>
                                <w:rFonts w:cs="Arial"/>
                                <w:sz w:val="20"/>
                              </w:rPr>
                              <w:t xml:space="preserve">                            </w:t>
                            </w: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6B48F27" id="Cuadro de texto 2" o:spid="_x0000_s1033" type="#_x0000_t202" style="position:absolute;left:0;text-align:left;margin-left:14.2pt;margin-top:690.35pt;width:453.5pt;height:56.1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" filled="f" stroked="f">
                <v:textbox style="mso-fit-shape-to-text:t" inset=",3mm,,0">
                  <w:txbxContent>
                    <w:p w14:paraId="30FBB328" w14:textId="7EF592BA" w:rsidR="007428D3" w:rsidRDefault="002D21AD" w:rsidP="007428D3">
                      <w:pPr>
                        <w:pBdr>
                          <w:bottom w:val="single" w:sz="4" w:space="1" w:color="auto"/>
                        </w:pBdr>
                        <w:rPr>
                          <w:rFonts w:cs="Arial"/>
                          <w:sz w:val="20"/>
                        </w:rPr>
                      </w:pPr>
                      <w:r>
                        <w:rPr>
                          <w:rFonts w:cs="Arial"/>
                          <w:b/>
                          <w:sz w:val="20"/>
                        </w:rPr>
                        <w:t>Estudiante</w:t>
                      </w:r>
                      <w:r>
                        <w:rPr>
                          <w:rFonts w:cs="Arial"/>
                          <w:sz w:val="20"/>
                        </w:rPr>
                        <w:t xml:space="preserve">: Goiti Larrinaga, Jon Ander</w:t>
                      </w:r>
                    </w:p>
                    <w:p w14:paraId="422DB0ED" w14:textId="3FB552F7" w:rsidR="003A1232" w:rsidRPr="007428D3" w:rsidRDefault="003A1232" w:rsidP="007428D3">
                      <w:pPr>
                        <w:pBdr>
                          <w:bottom w:val="single" w:sz="4" w:space="1" w:color="auto"/>
                        </w:pBdr>
                        <w:rPr>
                          <w:rFonts w:cs="Arial"/>
                          <w:sz w:val="20"/>
                        </w:rPr>
                      </w:pPr>
                      <w:r>
                        <w:rPr>
                          <w:rFonts w:cs="Arial"/>
                          <w:sz w:val="20"/>
                        </w:rPr>
                        <w:t xml:space="preserve">                            </w:t>
                      </w:r>
                    </w:p>
                  </w:txbxContent>
                </v:textbox>
                <w10:wrap anchorx="margin" anchory="page"/>
              </v:shape>
            </w:pict>
          </mc:Fallback>
        </mc:AlternateContent>
      </w:r>
      <w:r>
        <w:rPr>
          <w:rFonts w:cs="Arial"/>
          <w:b/>
          <w:noProof/>
          <w:sz w:val="20"/>
          <w:lang w:val="es-ES_tradnl" w:eastAsia="es-ES_tradnl"/>
        </w:rPr>
        <mc:AlternateContent>
          <mc:Choice Requires="wps">
            <w:drawing>
              <wp:anchor distT="0" distB="0" distL="114300" distR="114300" simplePos="0" relativeHeight="251673600" behindDoc="1" locked="0" layoutInCell="1" allowOverlap="1" wp14:anchorId="3A6EC9EB" wp14:editId="56E08906">
                <wp:simplePos x="0" y="0"/>
                <wp:positionH relativeFrom="margin">
                  <wp:align>center</wp:align>
                </wp:positionH>
                <wp:positionV relativeFrom="page">
                  <wp:posOffset>7686675</wp:posOffset>
                </wp:positionV>
                <wp:extent cx="5759450" cy="864315"/>
                <wp:effectExtent l="0" t="0" r="0" b="12065"/>
                <wp:wrapNone/>
                <wp:docPr id="15" name="Cuadro de texto 15"/>
                <wp:cNvGraphicFramePr/>
                <a:graphic xmlns:a="http://schemas.openxmlformats.org/drawingml/2006/main">
                  <a:graphicData uri="http://schemas.microsoft.com/office/word/2010/wordprocessingShape">
                    <wps:wsp>
                      <wps:cNvSpPr txBox="1"/>
                      <wps:spPr>
                        <a:xfrm>
                          <a:off x="0" y="0"/>
                          <a:ext cx="5759450" cy="86431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BB3D995" w14:textId="1396111A" w:rsidR="00481D5B" w:rsidRPr="00481D5B" w:rsidRDefault="00481D5B" w:rsidP="00481D5B">
                            <w:pPr>
                              <w:jc w:val="center"/>
                              <w:rPr>
                                <w:rFonts w:cs="Arial"/>
                                <w:b/>
                                <w:sz w:val="20"/>
                              </w:rPr>
                            </w:pPr>
                          </w:p>
                        </w:txbxContent>
                      </wps:txbx>
                      <wps:bodyPr rot="0" spcFirstLastPara="0" vertOverflow="overflow" horzOverflow="overflow" vert="horz" wrap="square" lIns="91440" tIns="108000" rIns="9144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EC9EB" id="Cuadro de texto 15" o:spid="_x0000_s1034" type="#_x0000_t202" style="position:absolute;left:0;text-align:left;margin-left:0;margin-top:605.25pt;width:453.5pt;height:68.05pt;z-index:-25164288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" filled="f" stroked="f">
                <v:textbox inset=",3mm,,0">
                  <w:txbxContent>
                    <w:p w14:paraId="1BB3D995" w14:textId="1396111A" w:rsidR="00481D5B" w:rsidRPr="00481D5B" w:rsidRDefault="00481D5B" w:rsidP="00481D5B">
                      <w:pPr>
                        <w:jc w:val="center"/>
                        <w:rPr>
                          <w:rFonts w:cs="Arial"/>
                          <w:b/>
                          <w:sz w:val="20"/>
                        </w:rPr>
                      </w:pPr>
                    </w:p>
                  </w:txbxContent>
                </v:textbox>
                <w10:wrap anchorx="margin" anchory="page"/>
              </v:shape>
            </w:pict>
          </mc:Fallback>
        </mc:AlternateContent>
      </w:r>
      <w:r>
        <w:br w:type="page"/>
      </w:r>
      <w:commentRangeEnd w:id="71"/>
      <w:r>
        <w:rPr>
          <w:rStyle w:val="Refdecomentario"/>
        </w:rPr>
        <w:commentReference w:id="71"/>
      </w:r>
    </w:p>
    <w:p w14:paraId="5FE8A4F1" w14:textId="77777777" w:rsidR="00133855" w:rsidRDefault="00133855" w:rsidP="00692236"/>
    <w:p w14:paraId="2DD5EFC6" w14:textId="77777777" w:rsidR="00133855" w:rsidRDefault="00133855">
      <w:r>
        <w:br w:type="page"/>
      </w:r>
    </w:p>
    <w:p>
      <w:pPr>
        <w:pStyle w:val="Ttulo1"/>
        <w:pageBreakBefore/>
        <w:numPr>
          <w:ilvl w:val="0"/>
          <w:numId w:val="0"/>
        </w:numPr>
        <w:rPr>
          <w:ins w:id="90249" w:author="Claude" w:date="2026-10-20T00:00:00Z"/>
        </w:rPr>
      </w:pPr>
      <w:commentRangeStart w:id="113"/>
      <w:ins w:id="90250" w:author="Claude" w:date="2026-10-20T00:00:00Z">
        <w:r>
          <w:t>RESUMEN</w:t>
        </w:r>
      </w:ins>
      <w:commentRangeEnd w:id="113"/>
      <w:r>
        <w:rPr>
          <w:rStyle w:val="Refdecomentario"/>
        </w:rPr>
        <w:commentReference w:id="113"/>
      </w:r>
    </w:p>
    <w:p>
      <w:pPr>
        <w:spacing w:line="360" w:lineRule="auto"/>
        <w:rPr>
          <w:ins w:id="90251" w:author="Claude" w:date="2026-10-20T00:00:00Z"/>
        </w:rPr>
      </w:pPr>
      <w:ins w:id="90252" w:author="Claude" w:date="2026-10-20T00:00:00Z">
        <w:r>
          <w:t>Este trabajo propone y aplica una metodología para delimitar las zonas de emergencia en torno a un buque mercante de propulsión nuclear atracado en el puerto de Bilbao. Se parte de la selección, entre los diseños del catálogo de SMR del OIEA, del reactor más adecuado para la propulsión marítima mediante criterios de exclusión y un análisis multicriterio, que conduce al KP-FHR de Kairos Power, un reactor de combustible TRISO refrigerado por sales fluoradas. Se comprueba su compatibilidad en potencia y volumen con un metanero de turbina de vapor y se postula un accidente base de diseño con pérdida total de suministro eléctrico.</w:t>
        </w:r>
      </w:ins>
    </w:p>
    <w:p>
      <w:pPr>
        <w:spacing w:line="360" w:lineRule="auto"/>
        <w:rPr>
          <w:ins w:id="90253" w:author="Claude" w:date="2026-10-20T00:00:00Z"/>
        </w:rPr>
      </w:pPr>
      <w:ins w:id="90254" w:author="Claude" w:date="2026-10-20T00:00:00Z">
        <w:r>
          <w:t>El término fuente se estima con un enfoque mecanicista a partir del inventario de equilibrio del núcleo y de factores de atenuación por barrera. La dispersión atmosférica se calcula con ARCON96, a partir de datos meteorológicos adaptados al emplazamiento, y el transporte y la dosis con RADTRAD, siguiendo la metodología de Kairos Power aceptada por la NRC. Los radios del límite del área de exclusión (EAB) y de la zona de baja población (LPZ) se obtienen comparando la dosis efectiva con los criterios de 250 mSv en las peores 2 horas y en 30 días, respectivamente. Se ha desarrollado una herramienta software que ejecuta toda la cadena de cálculo de forma automática y representa las zonas sobre el mapa del puerto.</w:t>
        </w:r>
      </w:ins>
    </w:p>
    <w:p>
      <w:pPr>
        <w:spacing w:line="360" w:lineRule="auto"/>
        <w:rPr>
          <w:ins w:id="90255" w:author="Claude" w:date="2026-10-20T00:00:00Z"/>
        </w:rPr>
      </w:pPr>
      <w:ins w:id="90256" w:author="Claude" w:date="2026-10-20T00:00:00Z">
        <w:r>
          <w:t>[Pendiente: una o dos frases con los radios obtenidos y la conclusión principal.]</w:t>
        </w:r>
      </w:ins>
    </w:p>
    <w:p>
      <w:pPr>
        <w:spacing w:line="360" w:lineRule="auto"/>
        <w:rPr>
          <w:ins w:id="90257" w:author="Claude" w:date="2026-10-20T00:00:00Z"/>
        </w:rPr>
      </w:pPr>
      <w:ins w:id="90258" w:author="Claude" w:date="2026-10-20T00:00:00Z">
        <w:r>
          <w:rPr>
            <w:b/>
            <w:bCs/>
          </w:rPr>
          <w:t xml:space="preserve">Palabras clave: </w:t>
        </w:r>
        <w:r>
          <w:t>reactor modular pequeño, KP-FHR, propulsión nuclear marítima, zonas de emergencia, ARCON96, RADTRAD, puerto de Bilbao.</w:t>
        </w:r>
      </w:ins>
    </w:p>
    <w:p>
      <w:pPr>
        <w:pStyle w:val="Ttulo1"/>
        <w:pageBreakBefore/>
        <w:numPr>
          <w:ilvl w:val="0"/>
          <w:numId w:val="0"/>
        </w:numPr>
        <w:rPr>
          <w:ins w:id="90259" w:author="Claude" w:date="2026-10-20T00:00:00Z"/>
        </w:rPr>
      </w:pPr>
      <w:ins w:id="90260" w:author="Claude" w:date="2026-10-20T00:00:00Z">
        <w:r>
          <w:t>ABSTRACT</w:t>
        </w:r>
      </w:ins>
    </w:p>
    <w:p>
      <w:pPr>
        <w:spacing w:line="360" w:lineRule="auto"/>
        <w:rPr>
          <w:ins w:id="90261" w:author="Claude" w:date="2026-10-20T00:00:00Z"/>
        </w:rPr>
      </w:pPr>
      <w:ins w:id="90262" w:author="Claude" w:date="2026-10-20T00:00:00Z">
        <w:r>
          <w:t>This thesis proposes and applies a methodology to define the emergency planning zones around a nuclear-powered merchant ship berthed at the port of Bilbao. The reactor best suited to marine propulsion is selected from the IAEA SMR catalogue through exclusion criteria and a multi-criteria analysis, which leads to the Kairos Power KP-FHR, a fluoride salt-cooled reactor with TRISO fuel. Its power and volume compatibility with a steam-turbine LNG carrier is verified, and a station blackout design basis accident is postulated.</w:t>
        </w:r>
      </w:ins>
    </w:p>
    <w:p>
      <w:pPr>
        <w:spacing w:line="360" w:lineRule="auto"/>
        <w:rPr>
          <w:ins w:id="90263" w:author="Claude" w:date="2026-10-20T00:00:00Z"/>
        </w:rPr>
      </w:pPr>
      <w:ins w:id="90264" w:author="Claude" w:date="2026-10-20T00:00:00Z">
        <w:r>
          <w:t>The source term is estimated with a mechanistic approach from the equilibrium core inventory and barrier attenuation factors. Atmospheric dispersion is computed with ARCON96 using meteorological data adapted to the site, and transport and dose with RADTRAD, following the Kairos Power methodology accepted by the NRC. The exclusion area boundary (EAB) and low population zone (LPZ) radii are obtained by comparing the total effective dose with the 250 mSv criteria for the worst 2 hours and for 30 days. A software tool has been developed that runs the whole calculation chain automatically and draws the zones on the port map.</w:t>
        </w:r>
      </w:ins>
    </w:p>
    <w:p>
      <w:pPr>
        <w:spacing w:line="360" w:lineRule="auto"/>
        <w:rPr>
          <w:ins w:id="90265" w:author="Claude" w:date="2026-10-20T00:00:00Z"/>
        </w:rPr>
      </w:pPr>
      <w:ins w:id="90266" w:author="Claude" w:date="2026-10-20T00:00:00Z">
        <w:r>
          <w:t>[Pending: one or two sentences with the radii obtained and the main conclusion.]</w:t>
        </w:r>
      </w:ins>
    </w:p>
    <w:p>
      <w:pPr>
        <w:spacing w:line="360" w:lineRule="auto"/>
        <w:rPr>
          <w:ins w:id="90267" w:author="Claude" w:date="2026-10-20T00:00:00Z"/>
        </w:rPr>
      </w:pPr>
      <w:ins w:id="90268" w:author="Claude" w:date="2026-10-20T00:00:00Z">
        <w:r>
          <w:rPr>
            <w:b/>
            <w:bCs/>
          </w:rPr>
          <w:t xml:space="preserve">Keywords: </w:t>
        </w:r>
        <w:r>
          <w:t>small modular reactor, KP-FHR, nuclear marine propulsion, emergency planning zones, ARCON96, RADTRAD, port of Bilbao.</w:t>
        </w:r>
      </w:ins>
    </w:p>
    <w:p>
      <w:pPr>
        <w:pStyle w:val="Ttulo1"/>
        <w:pageBreakBefore/>
        <w:numPr>
          <w:ilvl w:val="0"/>
          <w:numId w:val="0"/>
        </w:numPr>
        <w:rPr>
          <w:ins w:id="90269" w:author="Claude" w:date="2026-10-20T00:00:00Z"/>
        </w:rPr>
      </w:pPr>
      <w:ins w:id="90270" w:author="Claude" w:date="2026-10-20T00:00:00Z">
        <w:r>
          <w:t>LABURPENA</w:t>
        </w:r>
      </w:ins>
    </w:p>
    <w:p>
      <w:pPr>
        <w:spacing w:line="360" w:lineRule="auto"/>
        <w:rPr>
          <w:ins w:id="90271" w:author="Claude" w:date="2026-10-20T00:00:00Z"/>
        </w:rPr>
      </w:pPr>
      <w:ins w:id="90272" w:author="Claude" w:date="2026-10-20T00:00:00Z">
        <w:r>
          <w:t>[Pendiente: laburpena euskaraz, si la universidad lo exige.]</w:t>
        </w:r>
      </w:ins>
    </w:p>
    <w:p w14:paraId="071CE262" w14:textId="2562EE7E" w:rsidR="00133855" w:rsidRDefault="008E519A" w:rsidP="003F2EA3">
      <w:pPr>
        <w:pStyle w:val="Ttulo1"/>
        <w:numPr>
          <w:ilvl w:val="0"/>
          <w:numId w:val="0"/>
        </w:numPr>
        <w:ind w:left="431" w:hanging="431"/>
      </w:pPr>
      <w:bookmarkStart w:id="0" w:name="_Toc219185411"/>
      <w:bookmarkStart w:id="1" w:name="_Toc221055516"/>
      <w:r>
        <w:t>ÍNDICE</w:t>
      </w:r>
      <w:bookmarkEnd w:id="0"/>
      <w:bookmarkEnd w:id="1"/>
    </w:p>
    <w:sdt>
      <w:sdtPr>
        <w:rPr>
          <w:b/>
          <w:bCs/>
        </w:rPr>
        <w:id w:val="1699200905"/>
        <w:docPartObj>
          <w:docPartGallery w:val="Table of Contents"/>
          <w:docPartUnique/>
        </w:docPartObj>
      </w:sdtPr>
      <w:sdtEndPr>
        <w:rPr>
          <w:b w:val="0"/>
          <w:bCs w:val="0"/>
        </w:rPr>
      </w:sdtEndPr>
      <w:sdtContent>
        <w:p w14:paraId="7C287EBB" w14:textId="69A47116" w:rsidR="00A05413" w:rsidRDefault="003F2EA3">
          <w:pPr>
            <w:pStyle w:val="TDC1"/>
            <w:rPr>
              <w:rFonts w:asciiTheme="minorHAnsi" w:hAnsiTheme="minorHAnsi"/>
              <w:noProof/>
              <w:kern w:val="2"/>
              <w:sz w:val="24"/>
              <w:szCs w:val="24"/>
              <w14:ligatures w14:val="standardContextual"/>
            </w:rPr>
          </w:pPr>
          <w:r>
            <w:rPr>
              <w:rFonts w:asciiTheme="majorHAnsi" w:eastAsiaTheme="majorEastAsia" w:hAnsiTheme="majorHAnsi" w:cstheme="majorBidi"/>
              <w:color w:val="365F91" w:themeColor="accent1" w:themeShade="BF"/>
              <w:sz w:val="28"/>
              <w:szCs w:val="28"/>
              <w:lang w:eastAsia="en-US"/>
            </w:rPr>
            <w:fldChar w:fldCharType="begin" w:dirty="true"/>
          </w:r>
          <w:r>
            <w:instrText xml:space="preserve"> TOC \o "1-3" \h \z \u </w:instrText>
          </w:r>
          <w:r>
            <w:rPr>
              <w:rFonts w:asciiTheme="majorHAnsi" w:eastAsiaTheme="majorEastAsia" w:hAnsiTheme="majorHAnsi" w:cstheme="majorBidi"/>
              <w:color w:val="365F91" w:themeColor="accent1" w:themeShade="BF"/>
              <w:sz w:val="28"/>
              <w:szCs w:val="28"/>
              <w:lang w:eastAsia="en-US"/>
            </w:rPr>
            <w:fldChar w:fldCharType="separate"/>
          </w:r>
          <w:hyperlink w:anchor="_Toc221055516" w:history="1">
            <w:r>
              <w:rPr>
                <w:rStyle w:val="Hipervnculo"/>
                <w:noProof/>
              </w:rPr>
              <w:t>INDICE</w:t>
            </w:r>
            <w:r>
              <w:rPr>
                <w:noProof/>
                <w:webHidden/>
              </w:rPr>
              <w:tab/>
            </w:r>
            <w:r>
              <w:rPr>
                <w:noProof/>
                <w:webHidden/>
              </w:rPr>
              <w:fldChar w:fldCharType="begin"/>
            </w:r>
            <w:r>
              <w:rPr>
                <w:noProof/>
                <w:webHidden/>
              </w:rPr>
              <w:instrText xml:space="preserve"> PAGEREF _Toc221055516 \h </w:instrText>
            </w:r>
            <w:r>
              <w:rPr>
                <w:noProof/>
                <w:webHidden/>
              </w:rPr>
              <w:fldChar w:fldCharType="separate"/>
            </w:r>
            <w:r>
              <w:rPr>
                <w:noProof/>
                <w:webHidden/>
              </w:rPr>
              <w:t>3</w:t>
            </w:r>
            <w:r>
              <w:rPr>
                <w:noProof/>
                <w:webHidden/>
              </w:rPr>
              <w:fldChar w:fldCharType="end"/>
            </w:r>
          </w:hyperlink>
        </w:p>
        <w:p w14:paraId="3892D474" w14:textId="02089967" w:rsidR="00A05413" w:rsidRDefault="00A05413">
          <w:pPr>
            <w:pStyle w:val="TDC1"/>
            <w:rPr>
              <w:rFonts w:asciiTheme="minorHAnsi" w:hAnsiTheme="minorHAnsi"/>
              <w:noProof/>
              <w:kern w:val="2"/>
              <w:sz w:val="24"/>
              <w:szCs w:val="24"/>
              <w14:ligatures w14:val="standardContextual"/>
            </w:rPr>
          </w:pPr>
          <w:hyperlink w:anchor="_Toc221055517" w:history="1">
            <w:r>
              <w:rPr>
                <w:rStyle w:val="Hipervnculo"/>
                <w:noProof/>
              </w:rPr>
              <w:t>1</w:t>
            </w:r>
            <w:r>
              <w:rPr>
                <w:rFonts w:asciiTheme="minorHAnsi" w:hAnsiTheme="minorHAnsi"/>
                <w:noProof/>
                <w:kern w:val="2"/>
                <w:sz w:val="24"/>
                <w:szCs w:val="24"/>
                <w14:ligatures w14:val="standardContextual"/>
              </w:rPr>
              <w:tab/>
            </w:r>
            <w:r>
              <w:rPr>
                <w:rStyle w:val="Hipervnculo"/>
                <w:noProof/>
              </w:rPr>
              <w:t>INTRODUCCIÓN</w:t>
            </w:r>
            <w:r>
              <w:rPr>
                <w:noProof/>
                <w:webHidden/>
              </w:rPr>
              <w:tab/>
            </w:r>
            <w:r>
              <w:rPr>
                <w:noProof/>
                <w:webHidden/>
              </w:rPr>
              <w:fldChar w:fldCharType="begin"/>
            </w:r>
            <w:r>
              <w:rPr>
                <w:noProof/>
                <w:webHidden/>
              </w:rPr>
              <w:instrText xml:space="preserve"> PAGEREF _Toc221055517 \h </w:instrText>
            </w:r>
            <w:r>
              <w:rPr>
                <w:noProof/>
                <w:webHidden/>
              </w:rPr>
              <w:fldChar w:fldCharType="separate"/>
            </w:r>
            <w:r>
              <w:rPr>
                <w:noProof/>
                <w:webHidden/>
              </w:rPr>
              <w:t>6</w:t>
            </w:r>
            <w:r>
              <w:rPr>
                <w:noProof/>
                <w:webHidden/>
              </w:rPr>
              <w:fldChar w:fldCharType="end"/>
            </w:r>
          </w:hyperlink>
        </w:p>
        <w:p w14:paraId="73ED3E2E" w14:textId="3A8D3957" w:rsidR="00A05413" w:rsidRDefault="00A05413">
          <w:pPr>
            <w:pStyle w:val="TDC1"/>
            <w:rPr>
              <w:rFonts w:asciiTheme="minorHAnsi" w:hAnsiTheme="minorHAnsi"/>
              <w:noProof/>
              <w:kern w:val="2"/>
              <w:sz w:val="24"/>
              <w:szCs w:val="24"/>
              <w14:ligatures w14:val="standardContextual"/>
            </w:rPr>
          </w:pPr>
          <w:hyperlink w:anchor="_Toc221055518" w:history="1">
            <w:r>
              <w:rPr>
                <w:rStyle w:val="Hipervnculo"/>
                <w:noProof/>
              </w:rPr>
              <w:t>2</w:t>
            </w:r>
            <w:r>
              <w:rPr>
                <w:rFonts w:asciiTheme="minorHAnsi" w:hAnsiTheme="minorHAnsi"/>
                <w:noProof/>
                <w:kern w:val="2"/>
                <w:sz w:val="24"/>
                <w:szCs w:val="24"/>
                <w14:ligatures w14:val="standardContextual"/>
              </w:rPr>
              <w:tab/>
            </w:r>
            <w:r>
              <w:rPr>
                <w:rStyle w:val="Hipervnculo"/>
                <w:noProof/>
              </w:rPr>
              <w:t>OBJETIVO</w:t>
            </w:r>
            <w:r>
              <w:rPr>
                <w:noProof/>
                <w:webHidden/>
              </w:rPr>
              <w:tab/>
            </w:r>
            <w:r>
              <w:rPr>
                <w:noProof/>
                <w:webHidden/>
              </w:rPr>
              <w:fldChar w:fldCharType="begin"/>
            </w:r>
            <w:r>
              <w:rPr>
                <w:noProof/>
                <w:webHidden/>
              </w:rPr>
              <w:instrText xml:space="preserve"> PAGEREF _Toc221055518 \h </w:instrText>
            </w:r>
            <w:r>
              <w:rPr>
                <w:noProof/>
                <w:webHidden/>
              </w:rPr>
              <w:fldChar w:fldCharType="separate"/>
            </w:r>
            <w:r>
              <w:rPr>
                <w:noProof/>
                <w:webHidden/>
              </w:rPr>
              <w:t>9</w:t>
            </w:r>
            <w:r>
              <w:rPr>
                <w:noProof/>
                <w:webHidden/>
              </w:rPr>
              <w:fldChar w:fldCharType="end"/>
            </w:r>
          </w:hyperlink>
        </w:p>
        <w:p w14:paraId="6F7754F5" w14:textId="0D312A78" w:rsidR="00A05413" w:rsidRDefault="00A05413">
          <w:pPr>
            <w:pStyle w:val="TDC1"/>
            <w:rPr>
              <w:rFonts w:asciiTheme="minorHAnsi" w:hAnsiTheme="minorHAnsi"/>
              <w:noProof/>
              <w:kern w:val="2"/>
              <w:sz w:val="24"/>
              <w:szCs w:val="24"/>
              <w14:ligatures w14:val="standardContextual"/>
            </w:rPr>
          </w:pPr>
          <w:hyperlink w:anchor="_Toc221055519" w:history="1">
            <w:r>
              <w:rPr>
                <w:rStyle w:val="Hipervnculo"/>
                <w:noProof/>
              </w:rPr>
              <w:t>3</w:t>
            </w:r>
            <w:r>
              <w:rPr>
                <w:rFonts w:asciiTheme="minorHAnsi" w:hAnsiTheme="minorHAnsi"/>
                <w:noProof/>
                <w:kern w:val="2"/>
                <w:sz w:val="24"/>
                <w:szCs w:val="24"/>
                <w14:ligatures w14:val="standardContextual"/>
              </w:rPr>
              <w:tab/>
            </w:r>
            <w:r>
              <w:rPr>
                <w:rStyle w:val="Hipervnculo"/>
                <w:noProof/>
              </w:rPr>
              <w:t>SELECCIÓN DEL REACTOR</w:t>
            </w:r>
            <w:r>
              <w:rPr>
                <w:noProof/>
                <w:webHidden/>
              </w:rPr>
              <w:tab/>
            </w:r>
            <w:r>
              <w:rPr>
                <w:noProof/>
                <w:webHidden/>
              </w:rPr>
              <w:fldChar w:fldCharType="begin"/>
            </w:r>
            <w:r>
              <w:rPr>
                <w:noProof/>
                <w:webHidden/>
              </w:rPr>
              <w:instrText xml:space="preserve"> PAGEREF _Toc221055519 \h </w:instrText>
            </w:r>
            <w:r>
              <w:rPr>
                <w:noProof/>
                <w:webHidden/>
              </w:rPr>
              <w:fldChar w:fldCharType="separate"/>
            </w:r>
            <w:r>
              <w:rPr>
                <w:noProof/>
                <w:webHidden/>
              </w:rPr>
              <w:t>10</w:t>
            </w:r>
            <w:r>
              <w:rPr>
                <w:noProof/>
                <w:webHidden/>
              </w:rPr>
              <w:fldChar w:fldCharType="end"/>
            </w:r>
          </w:hyperlink>
        </w:p>
        <w:p w14:paraId="50032AB9" w14:textId="0354B3FD" w:rsidR="00A05413" w:rsidRDefault="00A05413">
          <w:pPr>
            <w:pStyle w:val="TDC2"/>
            <w:rPr>
              <w:rFonts w:asciiTheme="minorHAnsi" w:hAnsiTheme="minorHAnsi"/>
              <w:noProof/>
              <w:kern w:val="2"/>
              <w:sz w:val="24"/>
              <w:szCs w:val="24"/>
              <w14:ligatures w14:val="standardContextual"/>
            </w:rPr>
          </w:pPr>
          <w:hyperlink w:anchor="_Toc221055520" w:history="1">
            <w:r>
              <w:rPr>
                <w:rStyle w:val="Hipervnculo"/>
                <w:noProof/>
              </w:rPr>
              <w:t>3.1</w:t>
            </w:r>
            <w:r>
              <w:rPr>
                <w:rFonts w:asciiTheme="minorHAnsi" w:hAnsiTheme="minorHAnsi"/>
                <w:noProof/>
                <w:kern w:val="2"/>
                <w:sz w:val="24"/>
                <w:szCs w:val="24"/>
                <w14:ligatures w14:val="standardContextual"/>
              </w:rPr>
              <w:tab/>
            </w:r>
            <w:r>
              <w:rPr>
                <w:rStyle w:val="Hipervnculo"/>
                <w:noProof/>
              </w:rPr>
              <w:t>Criterios de exclusión</w:t>
            </w:r>
            <w:r>
              <w:rPr>
                <w:noProof/>
                <w:webHidden/>
              </w:rPr>
              <w:tab/>
            </w:r>
            <w:r>
              <w:rPr>
                <w:noProof/>
                <w:webHidden/>
              </w:rPr>
              <w:fldChar w:fldCharType="begin"/>
            </w:r>
            <w:r>
              <w:rPr>
                <w:noProof/>
                <w:webHidden/>
              </w:rPr>
              <w:instrText xml:space="preserve"> PAGEREF _Toc221055520 \h </w:instrText>
            </w:r>
            <w:r>
              <w:rPr>
                <w:noProof/>
                <w:webHidden/>
              </w:rPr>
              <w:fldChar w:fldCharType="separate"/>
            </w:r>
            <w:r>
              <w:rPr>
                <w:noProof/>
                <w:webHidden/>
              </w:rPr>
              <w:t>16</w:t>
            </w:r>
            <w:r>
              <w:rPr>
                <w:noProof/>
                <w:webHidden/>
              </w:rPr>
              <w:fldChar w:fldCharType="end"/>
            </w:r>
          </w:hyperlink>
        </w:p>
        <w:p w14:paraId="248ACE74" w14:textId="30CACEC8" w:rsidR="00A05413" w:rsidRDefault="00A05413">
          <w:pPr>
            <w:pStyle w:val="TDC2"/>
            <w:rPr>
              <w:rFonts w:asciiTheme="minorHAnsi" w:hAnsiTheme="minorHAnsi"/>
              <w:noProof/>
              <w:kern w:val="2"/>
              <w:sz w:val="24"/>
              <w:szCs w:val="24"/>
              <w14:ligatures w14:val="standardContextual"/>
            </w:rPr>
          </w:pPr>
          <w:hyperlink w:anchor="_Toc221055521" w:history="1">
            <w:r>
              <w:rPr>
                <w:rStyle w:val="Hipervnculo"/>
                <w:noProof/>
              </w:rPr>
              <w:t>3.2</w:t>
            </w:r>
            <w:r>
              <w:rPr>
                <w:rFonts w:asciiTheme="minorHAnsi" w:hAnsiTheme="minorHAnsi"/>
                <w:noProof/>
                <w:kern w:val="2"/>
                <w:sz w:val="24"/>
                <w:szCs w:val="24"/>
                <w14:ligatures w14:val="standardContextual"/>
              </w:rPr>
              <w:tab/>
            </w:r>
            <w:r>
              <w:rPr>
                <w:rStyle w:val="Hipervnculo"/>
                <w:noProof/>
              </w:rPr>
              <w:t>Resultado del proceso de exclusión</w:t>
            </w:r>
            <w:r>
              <w:rPr>
                <w:noProof/>
                <w:webHidden/>
              </w:rPr>
              <w:tab/>
            </w:r>
            <w:r>
              <w:rPr>
                <w:noProof/>
                <w:webHidden/>
              </w:rPr>
              <w:fldChar w:fldCharType="begin"/>
            </w:r>
            <w:r>
              <w:rPr>
                <w:noProof/>
                <w:webHidden/>
              </w:rPr>
              <w:instrText xml:space="preserve"> PAGEREF _Toc221055521 \h </w:instrText>
            </w:r>
            <w:r>
              <w:rPr>
                <w:noProof/>
                <w:webHidden/>
              </w:rPr>
              <w:fldChar w:fldCharType="separate"/>
            </w:r>
            <w:r>
              <w:rPr>
                <w:noProof/>
                <w:webHidden/>
              </w:rPr>
              <w:t>19</w:t>
            </w:r>
            <w:r>
              <w:rPr>
                <w:noProof/>
                <w:webHidden/>
              </w:rPr>
              <w:fldChar w:fldCharType="end"/>
            </w:r>
          </w:hyperlink>
        </w:p>
        <w:p w14:paraId="7C1F0A69" w14:textId="0D37E3D3" w:rsidR="00A05413" w:rsidRDefault="00A05413">
          <w:pPr>
            <w:pStyle w:val="TDC2"/>
            <w:rPr>
              <w:rFonts w:asciiTheme="minorHAnsi" w:hAnsiTheme="minorHAnsi"/>
              <w:noProof/>
              <w:kern w:val="2"/>
              <w:sz w:val="24"/>
              <w:szCs w:val="24"/>
              <w14:ligatures w14:val="standardContextual"/>
            </w:rPr>
          </w:pPr>
          <w:hyperlink w:anchor="_Toc221055522" w:history="1">
            <w:r>
              <w:rPr>
                <w:rStyle w:val="Hipervnculo"/>
                <w:noProof/>
              </w:rPr>
              <w:t>3.3</w:t>
            </w:r>
            <w:r>
              <w:rPr>
                <w:rFonts w:asciiTheme="minorHAnsi" w:hAnsiTheme="minorHAnsi"/>
                <w:noProof/>
                <w:kern w:val="2"/>
                <w:sz w:val="24"/>
                <w:szCs w:val="24"/>
                <w14:ligatures w14:val="standardContextual"/>
              </w:rPr>
              <w:tab/>
            </w:r>
            <w:r>
              <w:rPr>
                <w:rStyle w:val="Hipervnculo"/>
                <w:noProof/>
              </w:rPr>
              <w:t>Análisis de tecnologías viables</w:t>
            </w:r>
            <w:r>
              <w:rPr>
                <w:noProof/>
                <w:webHidden/>
              </w:rPr>
              <w:tab/>
            </w:r>
            <w:r>
              <w:rPr>
                <w:noProof/>
                <w:webHidden/>
              </w:rPr>
              <w:fldChar w:fldCharType="begin"/>
            </w:r>
            <w:r>
              <w:rPr>
                <w:noProof/>
                <w:webHidden/>
              </w:rPr>
              <w:instrText xml:space="preserve"> PAGEREF _Toc221055522 \h </w:instrText>
            </w:r>
            <w:r>
              <w:rPr>
                <w:noProof/>
                <w:webHidden/>
              </w:rPr>
              <w:fldChar w:fldCharType="separate"/>
            </w:r>
            <w:r>
              <w:rPr>
                <w:noProof/>
                <w:webHidden/>
              </w:rPr>
              <w:t>20</w:t>
            </w:r>
            <w:r>
              <w:rPr>
                <w:noProof/>
                <w:webHidden/>
              </w:rPr>
              <w:fldChar w:fldCharType="end"/>
            </w:r>
          </w:hyperlink>
        </w:p>
        <w:p w14:paraId="4DDF48EB" w14:textId="103438A1" w:rsidR="00A05413" w:rsidRDefault="00A05413">
          <w:pPr>
            <w:pStyle w:val="TDC1"/>
            <w:rPr>
              <w:rFonts w:asciiTheme="minorHAnsi" w:hAnsiTheme="minorHAnsi"/>
              <w:noProof/>
              <w:kern w:val="2"/>
              <w:sz w:val="24"/>
              <w:szCs w:val="24"/>
              <w14:ligatures w14:val="standardContextual"/>
            </w:rPr>
          </w:pPr>
          <w:hyperlink w:anchor="_Toc221055523" w:history="1">
            <w:r>
              <w:rPr>
                <w:rStyle w:val="Hipervnculo"/>
                <w:noProof/>
              </w:rPr>
              <w:t>4</w:t>
            </w:r>
            <w:r>
              <w:rPr>
                <w:rFonts w:asciiTheme="minorHAnsi" w:hAnsiTheme="minorHAnsi"/>
                <w:noProof/>
                <w:kern w:val="2"/>
                <w:sz w:val="24"/>
                <w:szCs w:val="24"/>
                <w14:ligatures w14:val="standardContextual"/>
              </w:rPr>
              <w:tab/>
            </w:r>
            <w:r>
              <w:rPr>
                <w:rStyle w:val="Hipervnculo"/>
                <w:noProof/>
              </w:rPr>
              <w:t>DESCRIPCIÓN TECNICA DEL REACTOR KP-FHR</w:t>
            </w:r>
            <w:r>
              <w:rPr>
                <w:noProof/>
                <w:webHidden/>
              </w:rPr>
              <w:tab/>
            </w:r>
            <w:r>
              <w:rPr>
                <w:noProof/>
                <w:webHidden/>
              </w:rPr>
              <w:fldChar w:fldCharType="begin"/>
            </w:r>
            <w:r>
              <w:rPr>
                <w:noProof/>
                <w:webHidden/>
              </w:rPr>
              <w:instrText xml:space="preserve"> PAGEREF _Toc221055523 \h </w:instrText>
            </w:r>
            <w:r>
              <w:rPr>
                <w:noProof/>
                <w:webHidden/>
              </w:rPr>
              <w:fldChar w:fldCharType="separate"/>
            </w:r>
            <w:r>
              <w:rPr>
                <w:noProof/>
                <w:webHidden/>
              </w:rPr>
              <w:t>24</w:t>
            </w:r>
            <w:r>
              <w:rPr>
                <w:noProof/>
                <w:webHidden/>
              </w:rPr>
              <w:fldChar w:fldCharType="end"/>
            </w:r>
          </w:hyperlink>
        </w:p>
        <w:p w14:paraId="09FD3312" w14:textId="7B53CA62" w:rsidR="00A05413" w:rsidRDefault="00A05413">
          <w:pPr>
            <w:pStyle w:val="TDC2"/>
            <w:rPr>
              <w:rFonts w:asciiTheme="minorHAnsi" w:hAnsiTheme="minorHAnsi"/>
              <w:noProof/>
              <w:kern w:val="2"/>
              <w:sz w:val="24"/>
              <w:szCs w:val="24"/>
              <w14:ligatures w14:val="standardContextual"/>
            </w:rPr>
          </w:pPr>
          <w:hyperlink w:anchor="_Toc221055524" w:history="1">
            <w:r>
              <w:rPr>
                <w:rStyle w:val="Hipervnculo"/>
                <w:noProof/>
              </w:rPr>
              <w:t>4.1</w:t>
            </w:r>
            <w:r>
              <w:rPr>
                <w:rFonts w:asciiTheme="minorHAnsi" w:hAnsiTheme="minorHAnsi"/>
                <w:noProof/>
                <w:kern w:val="2"/>
                <w:sz w:val="24"/>
                <w:szCs w:val="24"/>
                <w14:ligatures w14:val="standardContextual"/>
              </w:rPr>
              <w:tab/>
            </w:r>
            <w:r>
              <w:rPr>
                <w:rStyle w:val="Hipervnculo"/>
                <w:noProof/>
              </w:rPr>
              <w:t>Ficha técnica del reactor KP-FHR</w:t>
            </w:r>
            <w:r>
              <w:rPr>
                <w:noProof/>
                <w:webHidden/>
              </w:rPr>
              <w:tab/>
            </w:r>
            <w:r>
              <w:rPr>
                <w:noProof/>
                <w:webHidden/>
              </w:rPr>
              <w:fldChar w:fldCharType="begin"/>
            </w:r>
            <w:r>
              <w:rPr>
                <w:noProof/>
                <w:webHidden/>
              </w:rPr>
              <w:instrText xml:space="preserve"> PAGEREF _Toc221055524 \h </w:instrText>
            </w:r>
            <w:r>
              <w:rPr>
                <w:noProof/>
                <w:webHidden/>
              </w:rPr>
              <w:fldChar w:fldCharType="separate"/>
            </w:r>
            <w:r>
              <w:rPr>
                <w:noProof/>
                <w:webHidden/>
              </w:rPr>
              <w:t>24</w:t>
            </w:r>
            <w:r>
              <w:rPr>
                <w:noProof/>
                <w:webHidden/>
              </w:rPr>
              <w:fldChar w:fldCharType="end"/>
            </w:r>
          </w:hyperlink>
        </w:p>
        <w:p w14:paraId="519CE8E5" w14:textId="788FCD07" w:rsidR="00A05413" w:rsidRDefault="00A05413">
          <w:pPr>
            <w:pStyle w:val="TDC2"/>
            <w:rPr>
              <w:rFonts w:asciiTheme="minorHAnsi" w:hAnsiTheme="minorHAnsi"/>
              <w:noProof/>
              <w:kern w:val="2"/>
              <w:sz w:val="24"/>
              <w:szCs w:val="24"/>
              <w14:ligatures w14:val="standardContextual"/>
            </w:rPr>
          </w:pPr>
          <w:hyperlink w:anchor="_Toc221055525" w:history="1">
            <w:r>
              <w:rPr>
                <w:rStyle w:val="Hipervnculo"/>
                <w:noProof/>
              </w:rPr>
              <w:t>4.2</w:t>
            </w:r>
            <w:r>
              <w:rPr>
                <w:rFonts w:asciiTheme="minorHAnsi" w:hAnsiTheme="minorHAnsi"/>
                <w:noProof/>
                <w:kern w:val="2"/>
                <w:sz w:val="24"/>
                <w:szCs w:val="24"/>
                <w14:ligatures w14:val="standardContextual"/>
              </w:rPr>
              <w:tab/>
            </w:r>
            <w:r>
              <w:rPr>
                <w:rStyle w:val="Hipervnculo"/>
                <w:noProof/>
              </w:rPr>
              <w:t>Sistemas de seguridad del reactor KP-FHR</w:t>
            </w:r>
            <w:r>
              <w:rPr>
                <w:noProof/>
                <w:webHidden/>
              </w:rPr>
              <w:tab/>
            </w:r>
            <w:r>
              <w:rPr>
                <w:noProof/>
                <w:webHidden/>
              </w:rPr>
              <w:fldChar w:fldCharType="begin"/>
            </w:r>
            <w:r>
              <w:rPr>
                <w:noProof/>
                <w:webHidden/>
              </w:rPr>
              <w:instrText xml:space="preserve"> PAGEREF _Toc221055525 \h </w:instrText>
            </w:r>
            <w:r>
              <w:rPr>
                <w:noProof/>
                <w:webHidden/>
              </w:rPr>
              <w:fldChar w:fldCharType="separate"/>
            </w:r>
            <w:r>
              <w:rPr>
                <w:noProof/>
                <w:webHidden/>
              </w:rPr>
              <w:t>26</w:t>
            </w:r>
            <w:r>
              <w:rPr>
                <w:noProof/>
                <w:webHidden/>
              </w:rPr>
              <w:fldChar w:fldCharType="end"/>
            </w:r>
          </w:hyperlink>
        </w:p>
        <w:p w14:paraId="0B9F6B3E" w14:textId="47F7089E"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26" w:history="1">
            <w:r>
              <w:rPr>
                <w:rStyle w:val="Hipervnculo"/>
                <w:noProof/>
              </w:rPr>
              <w:t>4.2.1</w:t>
            </w:r>
            <w:r>
              <w:rPr>
                <w:rFonts w:asciiTheme="minorHAnsi" w:hAnsiTheme="minorHAnsi"/>
                <w:noProof/>
                <w:kern w:val="2"/>
                <w:sz w:val="24"/>
                <w:szCs w:val="24"/>
                <w14:ligatures w14:val="standardContextual"/>
              </w:rPr>
              <w:tab/>
            </w:r>
            <w:r>
              <w:rPr>
                <w:rStyle w:val="Hipervnculo"/>
                <w:noProof/>
              </w:rPr>
              <w:t>Control de la reactividad</w:t>
            </w:r>
            <w:r>
              <w:rPr>
                <w:noProof/>
                <w:webHidden/>
              </w:rPr>
              <w:tab/>
            </w:r>
            <w:r>
              <w:rPr>
                <w:noProof/>
                <w:webHidden/>
              </w:rPr>
              <w:fldChar w:fldCharType="begin"/>
            </w:r>
            <w:r>
              <w:rPr>
                <w:noProof/>
                <w:webHidden/>
              </w:rPr>
              <w:instrText xml:space="preserve"> PAGEREF _Toc221055526 \h </w:instrText>
            </w:r>
            <w:r>
              <w:rPr>
                <w:noProof/>
                <w:webHidden/>
              </w:rPr>
              <w:fldChar w:fldCharType="separate"/>
            </w:r>
            <w:r>
              <w:rPr>
                <w:noProof/>
                <w:webHidden/>
              </w:rPr>
              <w:t>26</w:t>
            </w:r>
            <w:r>
              <w:rPr>
                <w:noProof/>
                <w:webHidden/>
              </w:rPr>
              <w:fldChar w:fldCharType="end"/>
            </w:r>
          </w:hyperlink>
        </w:p>
        <w:p w14:paraId="7DE1D906" w14:textId="3EBAD7E4"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27" w:history="1">
            <w:r>
              <w:rPr>
                <w:rStyle w:val="Hipervnculo"/>
                <w:noProof/>
              </w:rPr>
              <w:t>4.2.2</w:t>
            </w:r>
            <w:r>
              <w:rPr>
                <w:rFonts w:asciiTheme="minorHAnsi" w:hAnsiTheme="minorHAnsi"/>
                <w:noProof/>
                <w:kern w:val="2"/>
                <w:sz w:val="24"/>
                <w:szCs w:val="24"/>
                <w14:ligatures w14:val="standardContextual"/>
              </w:rPr>
              <w:tab/>
            </w:r>
            <w:r>
              <w:rPr>
                <w:rStyle w:val="Hipervnculo"/>
                <w:noProof/>
              </w:rPr>
              <w:t>Eliminación del calor residual</w:t>
            </w:r>
            <w:r>
              <w:rPr>
                <w:noProof/>
                <w:webHidden/>
              </w:rPr>
              <w:tab/>
            </w:r>
            <w:r>
              <w:rPr>
                <w:noProof/>
                <w:webHidden/>
              </w:rPr>
              <w:fldChar w:fldCharType="begin"/>
            </w:r>
            <w:r>
              <w:rPr>
                <w:noProof/>
                <w:webHidden/>
              </w:rPr>
              <w:instrText xml:space="preserve"> PAGEREF _Toc221055527 \h </w:instrText>
            </w:r>
            <w:r>
              <w:rPr>
                <w:noProof/>
                <w:webHidden/>
              </w:rPr>
              <w:fldChar w:fldCharType="separate"/>
            </w:r>
            <w:r>
              <w:rPr>
                <w:noProof/>
                <w:webHidden/>
              </w:rPr>
              <w:t>26</w:t>
            </w:r>
            <w:r>
              <w:rPr>
                <w:noProof/>
                <w:webHidden/>
              </w:rPr>
              <w:fldChar w:fldCharType="end"/>
            </w:r>
          </w:hyperlink>
        </w:p>
        <w:p w14:paraId="5C4FC186" w14:textId="0FC7FA3A"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28" w:history="1">
            <w:r>
              <w:rPr>
                <w:rStyle w:val="Hipervnculo"/>
                <w:noProof/>
              </w:rPr>
              <w:t>4.2.3</w:t>
            </w:r>
            <w:r>
              <w:rPr>
                <w:rFonts w:asciiTheme="minorHAnsi" w:hAnsiTheme="minorHAnsi"/>
                <w:noProof/>
                <w:kern w:val="2"/>
                <w:sz w:val="24"/>
                <w:szCs w:val="24"/>
                <w14:ligatures w14:val="standardContextual"/>
              </w:rPr>
              <w:tab/>
            </w:r>
            <w:r>
              <w:rPr>
                <w:rStyle w:val="Hipervnculo"/>
                <w:noProof/>
              </w:rPr>
              <w:t>Combustible como elemento de seguridad</w:t>
            </w:r>
            <w:r>
              <w:rPr>
                <w:noProof/>
                <w:webHidden/>
              </w:rPr>
              <w:tab/>
            </w:r>
            <w:r>
              <w:rPr>
                <w:noProof/>
                <w:webHidden/>
              </w:rPr>
              <w:fldChar w:fldCharType="begin"/>
            </w:r>
            <w:r>
              <w:rPr>
                <w:noProof/>
                <w:webHidden/>
              </w:rPr>
              <w:instrText xml:space="preserve"> PAGEREF _Toc221055528 \h </w:instrText>
            </w:r>
            <w:r>
              <w:rPr>
                <w:noProof/>
                <w:webHidden/>
              </w:rPr>
              <w:fldChar w:fldCharType="separate"/>
            </w:r>
            <w:r>
              <w:rPr>
                <w:noProof/>
                <w:webHidden/>
              </w:rPr>
              <w:t>27</w:t>
            </w:r>
            <w:r>
              <w:rPr>
                <w:noProof/>
                <w:webHidden/>
              </w:rPr>
              <w:fldChar w:fldCharType="end"/>
            </w:r>
          </w:hyperlink>
        </w:p>
        <w:p w14:paraId="7AC025BE" w14:textId="2F34496D"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29" w:history="1">
            <w:r>
              <w:rPr>
                <w:rStyle w:val="Hipervnculo"/>
                <w:noProof/>
              </w:rPr>
              <w:t>4.2.4</w:t>
            </w:r>
            <w:r>
              <w:rPr>
                <w:rFonts w:asciiTheme="minorHAnsi" w:hAnsiTheme="minorHAnsi"/>
                <w:noProof/>
                <w:kern w:val="2"/>
                <w:sz w:val="24"/>
                <w:szCs w:val="24"/>
                <w14:ligatures w14:val="standardContextual"/>
              </w:rPr>
              <w:tab/>
            </w:r>
            <w:r>
              <w:rPr>
                <w:rStyle w:val="Hipervnculo"/>
                <w:noProof/>
              </w:rPr>
              <w:t>Refrigerante y condiciones de operación seguras</w:t>
            </w:r>
            <w:r>
              <w:rPr>
                <w:noProof/>
                <w:webHidden/>
              </w:rPr>
              <w:tab/>
            </w:r>
            <w:r>
              <w:rPr>
                <w:noProof/>
                <w:webHidden/>
              </w:rPr>
              <w:fldChar w:fldCharType="begin"/>
            </w:r>
            <w:r>
              <w:rPr>
                <w:noProof/>
                <w:webHidden/>
              </w:rPr>
              <w:instrText xml:space="preserve"> PAGEREF _Toc221055529 \h </w:instrText>
            </w:r>
            <w:r>
              <w:rPr>
                <w:noProof/>
                <w:webHidden/>
              </w:rPr>
              <w:fldChar w:fldCharType="separate"/>
            </w:r>
            <w:r>
              <w:rPr>
                <w:noProof/>
                <w:webHidden/>
              </w:rPr>
              <w:t>27</w:t>
            </w:r>
            <w:r>
              <w:rPr>
                <w:noProof/>
                <w:webHidden/>
              </w:rPr>
              <w:fldChar w:fldCharType="end"/>
            </w:r>
          </w:hyperlink>
        </w:p>
        <w:p w14:paraId="3874D1BA" w14:textId="67B2E03E"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0" w:history="1">
            <w:r>
              <w:rPr>
                <w:rStyle w:val="Hipervnculo"/>
                <w:noProof/>
              </w:rPr>
              <w:t>4.2.5</w:t>
            </w:r>
            <w:r>
              <w:rPr>
                <w:rFonts w:asciiTheme="minorHAnsi" w:hAnsiTheme="minorHAnsi"/>
                <w:noProof/>
                <w:kern w:val="2"/>
                <w:sz w:val="24"/>
                <w:szCs w:val="24"/>
                <w14:ligatures w14:val="standardContextual"/>
              </w:rPr>
              <w:tab/>
            </w:r>
            <w:r>
              <w:rPr>
                <w:rStyle w:val="Hipervnculo"/>
                <w:noProof/>
              </w:rPr>
              <w:t>Confinamiento y barreras de seguridad</w:t>
            </w:r>
            <w:r>
              <w:rPr>
                <w:noProof/>
                <w:webHidden/>
              </w:rPr>
              <w:tab/>
            </w:r>
            <w:r>
              <w:rPr>
                <w:noProof/>
                <w:webHidden/>
              </w:rPr>
              <w:fldChar w:fldCharType="begin"/>
            </w:r>
            <w:r>
              <w:rPr>
                <w:noProof/>
                <w:webHidden/>
              </w:rPr>
              <w:instrText xml:space="preserve"> PAGEREF _Toc221055530 \h </w:instrText>
            </w:r>
            <w:r>
              <w:rPr>
                <w:noProof/>
                <w:webHidden/>
              </w:rPr>
              <w:fldChar w:fldCharType="separate"/>
            </w:r>
            <w:r>
              <w:rPr>
                <w:noProof/>
                <w:webHidden/>
              </w:rPr>
              <w:t>28</w:t>
            </w:r>
            <w:r>
              <w:rPr>
                <w:noProof/>
                <w:webHidden/>
              </w:rPr>
              <w:fldChar w:fldCharType="end"/>
            </w:r>
          </w:hyperlink>
        </w:p>
        <w:p w14:paraId="749E8F07" w14:textId="57132CA9" w:rsidR="00A05413" w:rsidRDefault="00A05413">
          <w:pPr>
            <w:pStyle w:val="TDC2"/>
            <w:rPr>
              <w:rFonts w:asciiTheme="minorHAnsi" w:hAnsiTheme="minorHAnsi"/>
              <w:noProof/>
              <w:kern w:val="2"/>
              <w:sz w:val="24"/>
              <w:szCs w:val="24"/>
              <w14:ligatures w14:val="standardContextual"/>
            </w:rPr>
          </w:pPr>
          <w:hyperlink w:anchor="_Toc221055531" w:history="1">
            <w:r>
              <w:rPr>
                <w:rStyle w:val="Hipervnculo"/>
                <w:noProof/>
              </w:rPr>
              <w:t>4.3</w:t>
            </w:r>
            <w:r>
              <w:rPr>
                <w:rFonts w:asciiTheme="minorHAnsi" w:hAnsiTheme="minorHAnsi"/>
                <w:noProof/>
                <w:kern w:val="2"/>
                <w:sz w:val="24"/>
                <w:szCs w:val="24"/>
                <w14:ligatures w14:val="standardContextual"/>
              </w:rPr>
              <w:tab/>
            </w:r>
            <w:r>
              <w:rPr>
                <w:rStyle w:val="Hipervnculo"/>
                <w:noProof/>
              </w:rPr>
              <w:t>Otros aspectos relevantes del diseño del reactor KP-FHR</w:t>
            </w:r>
            <w:r>
              <w:rPr>
                <w:noProof/>
                <w:webHidden/>
              </w:rPr>
              <w:tab/>
            </w:r>
            <w:r>
              <w:rPr>
                <w:noProof/>
                <w:webHidden/>
              </w:rPr>
              <w:fldChar w:fldCharType="begin"/>
            </w:r>
            <w:r>
              <w:rPr>
                <w:noProof/>
                <w:webHidden/>
              </w:rPr>
              <w:instrText xml:space="preserve"> PAGEREF _Toc221055531 \h </w:instrText>
            </w:r>
            <w:r>
              <w:rPr>
                <w:noProof/>
                <w:webHidden/>
              </w:rPr>
              <w:fldChar w:fldCharType="separate"/>
            </w:r>
            <w:r>
              <w:rPr>
                <w:noProof/>
                <w:webHidden/>
              </w:rPr>
              <w:t>28</w:t>
            </w:r>
            <w:r>
              <w:rPr>
                <w:noProof/>
                <w:webHidden/>
              </w:rPr>
              <w:fldChar w:fldCharType="end"/>
            </w:r>
          </w:hyperlink>
        </w:p>
        <w:p w14:paraId="01E2042C" w14:textId="0019C735"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2" w:history="1">
            <w:r>
              <w:rPr>
                <w:rStyle w:val="Hipervnculo"/>
                <w:noProof/>
              </w:rPr>
              <w:t>4.3.1</w:t>
            </w:r>
            <w:r>
              <w:rPr>
                <w:rFonts w:asciiTheme="minorHAnsi" w:hAnsiTheme="minorHAnsi"/>
                <w:noProof/>
                <w:kern w:val="2"/>
                <w:sz w:val="24"/>
                <w:szCs w:val="24"/>
                <w14:ligatures w14:val="standardContextual"/>
              </w:rPr>
              <w:tab/>
            </w:r>
            <w:r>
              <w:rPr>
                <w:rStyle w:val="Hipervnculo"/>
                <w:noProof/>
              </w:rPr>
              <w:t>Modularidad y escalabilidad del diseño</w:t>
            </w:r>
            <w:r>
              <w:rPr>
                <w:noProof/>
                <w:webHidden/>
              </w:rPr>
              <w:tab/>
            </w:r>
            <w:r>
              <w:rPr>
                <w:noProof/>
                <w:webHidden/>
              </w:rPr>
              <w:fldChar w:fldCharType="begin"/>
            </w:r>
            <w:r>
              <w:rPr>
                <w:noProof/>
                <w:webHidden/>
              </w:rPr>
              <w:instrText xml:space="preserve"> PAGEREF _Toc221055532 \h </w:instrText>
            </w:r>
            <w:r>
              <w:rPr>
                <w:noProof/>
                <w:webHidden/>
              </w:rPr>
              <w:fldChar w:fldCharType="separate"/>
            </w:r>
            <w:r>
              <w:rPr>
                <w:noProof/>
                <w:webHidden/>
              </w:rPr>
              <w:t>28</w:t>
            </w:r>
            <w:r>
              <w:rPr>
                <w:noProof/>
                <w:webHidden/>
              </w:rPr>
              <w:fldChar w:fldCharType="end"/>
            </w:r>
          </w:hyperlink>
        </w:p>
        <w:p w14:paraId="56C6AC94" w14:textId="196790BF"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3" w:history="1">
            <w:r>
              <w:rPr>
                <w:rStyle w:val="Hipervnculo"/>
                <w:noProof/>
              </w:rPr>
              <w:t>4.3.2</w:t>
            </w:r>
            <w:r>
              <w:rPr>
                <w:rFonts w:asciiTheme="minorHAnsi" w:hAnsiTheme="minorHAnsi"/>
                <w:noProof/>
                <w:kern w:val="2"/>
                <w:sz w:val="24"/>
                <w:szCs w:val="24"/>
                <w14:ligatures w14:val="standardContextual"/>
              </w:rPr>
              <w:tab/>
            </w:r>
            <w:r>
              <w:rPr>
                <w:rStyle w:val="Hipervnculo"/>
                <w:noProof/>
              </w:rPr>
              <w:t>Flexibilidad en el sistema de conversión energética</w:t>
            </w:r>
            <w:r>
              <w:rPr>
                <w:noProof/>
                <w:webHidden/>
              </w:rPr>
              <w:tab/>
            </w:r>
            <w:r>
              <w:rPr>
                <w:noProof/>
                <w:webHidden/>
              </w:rPr>
              <w:fldChar w:fldCharType="begin"/>
            </w:r>
            <w:r>
              <w:rPr>
                <w:noProof/>
                <w:webHidden/>
              </w:rPr>
              <w:instrText xml:space="preserve"> PAGEREF _Toc221055533 \h </w:instrText>
            </w:r>
            <w:r>
              <w:rPr>
                <w:noProof/>
                <w:webHidden/>
              </w:rPr>
              <w:fldChar w:fldCharType="separate"/>
            </w:r>
            <w:r>
              <w:rPr>
                <w:noProof/>
                <w:webHidden/>
              </w:rPr>
              <w:t>29</w:t>
            </w:r>
            <w:r>
              <w:rPr>
                <w:noProof/>
                <w:webHidden/>
              </w:rPr>
              <w:fldChar w:fldCharType="end"/>
            </w:r>
          </w:hyperlink>
        </w:p>
        <w:p w14:paraId="1ED78422" w14:textId="72339302"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4" w:history="1">
            <w:r>
              <w:rPr>
                <w:rStyle w:val="Hipervnculo"/>
                <w:noProof/>
              </w:rPr>
              <w:t>4.3.3</w:t>
            </w:r>
            <w:r>
              <w:rPr>
                <w:rFonts w:asciiTheme="minorHAnsi" w:hAnsiTheme="minorHAnsi"/>
                <w:noProof/>
                <w:kern w:val="2"/>
                <w:sz w:val="24"/>
                <w:szCs w:val="24"/>
                <w14:ligatures w14:val="standardContextual"/>
              </w:rPr>
              <w:tab/>
            </w:r>
            <w:r>
              <w:rPr>
                <w:rStyle w:val="Hipervnculo"/>
                <w:noProof/>
              </w:rPr>
              <w:t>Estrategia de operación y gestión del combustible</w:t>
            </w:r>
            <w:r>
              <w:rPr>
                <w:noProof/>
                <w:webHidden/>
              </w:rPr>
              <w:tab/>
            </w:r>
            <w:r>
              <w:rPr>
                <w:noProof/>
                <w:webHidden/>
              </w:rPr>
              <w:fldChar w:fldCharType="begin"/>
            </w:r>
            <w:r>
              <w:rPr>
                <w:noProof/>
                <w:webHidden/>
              </w:rPr>
              <w:instrText xml:space="preserve"> PAGEREF _Toc221055534 \h </w:instrText>
            </w:r>
            <w:r>
              <w:rPr>
                <w:noProof/>
                <w:webHidden/>
              </w:rPr>
              <w:fldChar w:fldCharType="separate"/>
            </w:r>
            <w:r>
              <w:rPr>
                <w:noProof/>
                <w:webHidden/>
              </w:rPr>
              <w:t>29</w:t>
            </w:r>
            <w:r>
              <w:rPr>
                <w:noProof/>
                <w:webHidden/>
              </w:rPr>
              <w:fldChar w:fldCharType="end"/>
            </w:r>
          </w:hyperlink>
        </w:p>
        <w:p w14:paraId="4CF4D914" w14:textId="507E23CC"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5" w:history="1">
            <w:r>
              <w:rPr>
                <w:rStyle w:val="Hipervnculo"/>
                <w:noProof/>
              </w:rPr>
              <w:t>4.3.4</w:t>
            </w:r>
            <w:r>
              <w:rPr>
                <w:rFonts w:asciiTheme="minorHAnsi" w:hAnsiTheme="minorHAnsi"/>
                <w:noProof/>
                <w:kern w:val="2"/>
                <w:sz w:val="24"/>
                <w:szCs w:val="24"/>
                <w14:ligatures w14:val="standardContextual"/>
              </w:rPr>
              <w:tab/>
            </w:r>
            <w:r>
              <w:rPr>
                <w:rStyle w:val="Hipervnculo"/>
                <w:noProof/>
              </w:rPr>
              <w:t>Materiales estructurales y compatibilidad con el refrigerante</w:t>
            </w:r>
            <w:r>
              <w:rPr>
                <w:noProof/>
                <w:webHidden/>
              </w:rPr>
              <w:tab/>
            </w:r>
            <w:r>
              <w:rPr>
                <w:noProof/>
                <w:webHidden/>
              </w:rPr>
              <w:fldChar w:fldCharType="begin"/>
            </w:r>
            <w:r>
              <w:rPr>
                <w:noProof/>
                <w:webHidden/>
              </w:rPr>
              <w:instrText xml:space="preserve"> PAGEREF _Toc221055535 \h </w:instrText>
            </w:r>
            <w:r>
              <w:rPr>
                <w:noProof/>
                <w:webHidden/>
              </w:rPr>
              <w:fldChar w:fldCharType="separate"/>
            </w:r>
            <w:r>
              <w:rPr>
                <w:noProof/>
                <w:webHidden/>
              </w:rPr>
              <w:t>30</w:t>
            </w:r>
            <w:r>
              <w:rPr>
                <w:noProof/>
                <w:webHidden/>
              </w:rPr>
              <w:fldChar w:fldCharType="end"/>
            </w:r>
          </w:hyperlink>
        </w:p>
        <w:p w14:paraId="6838AE1A" w14:textId="5D1B260A"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36" w:history="1">
            <w:r>
              <w:rPr>
                <w:rStyle w:val="Hipervnculo"/>
                <w:noProof/>
              </w:rPr>
              <w:t>4.3.5</w:t>
            </w:r>
            <w:r>
              <w:rPr>
                <w:rFonts w:asciiTheme="minorHAnsi" w:hAnsiTheme="minorHAnsi"/>
                <w:noProof/>
                <w:kern w:val="2"/>
                <w:sz w:val="24"/>
                <w:szCs w:val="24"/>
                <w14:ligatures w14:val="standardContextual"/>
              </w:rPr>
              <w:tab/>
            </w:r>
            <w:r>
              <w:rPr>
                <w:rStyle w:val="Hipervnculo"/>
                <w:noProof/>
              </w:rPr>
              <w:t>Reactor de referencia y madurez tecnológica</w:t>
            </w:r>
            <w:r>
              <w:rPr>
                <w:noProof/>
                <w:webHidden/>
              </w:rPr>
              <w:tab/>
            </w:r>
            <w:r>
              <w:rPr>
                <w:noProof/>
                <w:webHidden/>
              </w:rPr>
              <w:fldChar w:fldCharType="begin"/>
            </w:r>
            <w:r>
              <w:rPr>
                <w:noProof/>
                <w:webHidden/>
              </w:rPr>
              <w:instrText xml:space="preserve"> PAGEREF _Toc221055536 \h </w:instrText>
            </w:r>
            <w:r>
              <w:rPr>
                <w:noProof/>
                <w:webHidden/>
              </w:rPr>
              <w:fldChar w:fldCharType="separate"/>
            </w:r>
            <w:r>
              <w:rPr>
                <w:noProof/>
                <w:webHidden/>
              </w:rPr>
              <w:t>30</w:t>
            </w:r>
            <w:r>
              <w:rPr>
                <w:noProof/>
                <w:webHidden/>
              </w:rPr>
              <w:fldChar w:fldCharType="end"/>
            </w:r>
          </w:hyperlink>
        </w:p>
        <w:p w14:paraId="617C137B" w14:textId="145F4B4A" w:rsidR="00A05413" w:rsidRDefault="00A05413">
          <w:pPr>
            <w:pStyle w:val="TDC1"/>
            <w:rPr>
              <w:rFonts w:asciiTheme="minorHAnsi" w:hAnsiTheme="minorHAnsi"/>
              <w:noProof/>
              <w:kern w:val="2"/>
              <w:sz w:val="24"/>
              <w:szCs w:val="24"/>
              <w14:ligatures w14:val="standardContextual"/>
            </w:rPr>
          </w:pPr>
          <w:hyperlink w:anchor="_Toc221055537" w:history="1">
            <w:r>
              <w:rPr>
                <w:rStyle w:val="Hipervnculo"/>
                <w:noProof/>
              </w:rPr>
              <w:t>5</w:t>
            </w:r>
            <w:r>
              <w:rPr>
                <w:rFonts w:asciiTheme="minorHAnsi" w:hAnsiTheme="minorHAnsi"/>
                <w:noProof/>
                <w:kern w:val="2"/>
                <w:sz w:val="24"/>
                <w:szCs w:val="24"/>
                <w14:ligatures w14:val="standardContextual"/>
              </w:rPr>
              <w:tab/>
            </w:r>
            <w:r>
              <w:rPr>
                <w:rStyle w:val="Hipervnculo"/>
                <w:noProof/>
              </w:rPr>
              <w:t>DESCRIPCION DE LA EMBARCACIÓN</w:t>
            </w:r>
            <w:r>
              <w:rPr>
                <w:noProof/>
                <w:webHidden/>
              </w:rPr>
              <w:tab/>
            </w:r>
            <w:r>
              <w:rPr>
                <w:noProof/>
                <w:webHidden/>
              </w:rPr>
              <w:fldChar w:fldCharType="begin"/>
            </w:r>
            <w:r>
              <w:rPr>
                <w:noProof/>
                <w:webHidden/>
              </w:rPr>
              <w:instrText xml:space="preserve"> PAGEREF _Toc221055537 \h </w:instrText>
            </w:r>
            <w:r>
              <w:rPr>
                <w:noProof/>
                <w:webHidden/>
              </w:rPr>
              <w:fldChar w:fldCharType="separate"/>
            </w:r>
            <w:r>
              <w:rPr>
                <w:noProof/>
                <w:webHidden/>
              </w:rPr>
              <w:t>31</w:t>
            </w:r>
            <w:r>
              <w:rPr>
                <w:noProof/>
                <w:webHidden/>
              </w:rPr>
              <w:fldChar w:fldCharType="end"/>
            </w:r>
          </w:hyperlink>
        </w:p>
        <w:p w14:paraId="70042F12" w14:textId="4AE5C955" w:rsidR="00A05413" w:rsidRDefault="00A05413">
          <w:pPr>
            <w:pStyle w:val="TDC2"/>
            <w:rPr>
              <w:rFonts w:asciiTheme="minorHAnsi" w:hAnsiTheme="minorHAnsi"/>
              <w:noProof/>
              <w:kern w:val="2"/>
              <w:sz w:val="24"/>
              <w:szCs w:val="24"/>
              <w14:ligatures w14:val="standardContextual"/>
            </w:rPr>
          </w:pPr>
          <w:hyperlink w:anchor="_Toc221055538" w:history="1">
            <w:r>
              <w:rPr>
                <w:rStyle w:val="Hipervnculo"/>
                <w:noProof/>
              </w:rPr>
              <w:t>5.1</w:t>
            </w:r>
            <w:r>
              <w:rPr>
                <w:rFonts w:asciiTheme="minorHAnsi" w:hAnsiTheme="minorHAnsi"/>
                <w:noProof/>
                <w:kern w:val="2"/>
                <w:sz w:val="24"/>
                <w:szCs w:val="24"/>
                <w14:ligatures w14:val="standardContextual"/>
              </w:rPr>
              <w:tab/>
            </w:r>
            <w:r>
              <w:rPr>
                <w:rStyle w:val="Hipervnculo"/>
                <w:noProof/>
              </w:rPr>
              <w:t>Introducción</w:t>
            </w:r>
            <w:r>
              <w:rPr>
                <w:noProof/>
                <w:webHidden/>
              </w:rPr>
              <w:tab/>
            </w:r>
            <w:r>
              <w:rPr>
                <w:noProof/>
                <w:webHidden/>
              </w:rPr>
              <w:fldChar w:fldCharType="begin"/>
            </w:r>
            <w:r>
              <w:rPr>
                <w:noProof/>
                <w:webHidden/>
              </w:rPr>
              <w:instrText xml:space="preserve"> PAGEREF _Toc221055538 \h </w:instrText>
            </w:r>
            <w:r>
              <w:rPr>
                <w:noProof/>
                <w:webHidden/>
              </w:rPr>
              <w:fldChar w:fldCharType="separate"/>
            </w:r>
            <w:r>
              <w:rPr>
                <w:noProof/>
                <w:webHidden/>
              </w:rPr>
              <w:t>31</w:t>
            </w:r>
            <w:r>
              <w:rPr>
                <w:noProof/>
                <w:webHidden/>
              </w:rPr>
              <w:fldChar w:fldCharType="end"/>
            </w:r>
          </w:hyperlink>
        </w:p>
        <w:p w14:paraId="6B8EBA20" w14:textId="2B006E16" w:rsidR="00A05413" w:rsidRDefault="00A05413">
          <w:pPr>
            <w:pStyle w:val="TDC2"/>
            <w:rPr>
              <w:rFonts w:asciiTheme="minorHAnsi" w:hAnsiTheme="minorHAnsi"/>
              <w:noProof/>
              <w:kern w:val="2"/>
              <w:sz w:val="24"/>
              <w:szCs w:val="24"/>
              <w14:ligatures w14:val="standardContextual"/>
            </w:rPr>
          </w:pPr>
          <w:hyperlink w:anchor="_Toc221055539" w:history="1">
            <w:r>
              <w:rPr>
                <w:rStyle w:val="Hipervnculo"/>
                <w:noProof/>
              </w:rPr>
              <w:t>5.2</w:t>
            </w:r>
            <w:r>
              <w:rPr>
                <w:rFonts w:asciiTheme="minorHAnsi" w:hAnsiTheme="minorHAnsi"/>
                <w:noProof/>
                <w:kern w:val="2"/>
                <w:sz w:val="24"/>
                <w:szCs w:val="24"/>
                <w14:ligatures w14:val="standardContextual"/>
              </w:rPr>
              <w:tab/>
            </w:r>
            <w:r>
              <w:rPr>
                <w:rStyle w:val="Hipervnculo"/>
                <w:noProof/>
              </w:rPr>
              <w:t>Características de la embarcación</w:t>
            </w:r>
            <w:r>
              <w:rPr>
                <w:noProof/>
                <w:webHidden/>
              </w:rPr>
              <w:tab/>
            </w:r>
            <w:r>
              <w:rPr>
                <w:noProof/>
                <w:webHidden/>
              </w:rPr>
              <w:fldChar w:fldCharType="begin"/>
            </w:r>
            <w:r>
              <w:rPr>
                <w:noProof/>
                <w:webHidden/>
              </w:rPr>
              <w:instrText xml:space="preserve"> PAGEREF _Toc221055539 \h </w:instrText>
            </w:r>
            <w:r>
              <w:rPr>
                <w:noProof/>
                <w:webHidden/>
              </w:rPr>
              <w:fldChar w:fldCharType="separate"/>
            </w:r>
            <w:r>
              <w:rPr>
                <w:noProof/>
                <w:webHidden/>
              </w:rPr>
              <w:t>31</w:t>
            </w:r>
            <w:r>
              <w:rPr>
                <w:noProof/>
                <w:webHidden/>
              </w:rPr>
              <w:fldChar w:fldCharType="end"/>
            </w:r>
          </w:hyperlink>
        </w:p>
        <w:p w14:paraId="5D874FBD" w14:textId="79122EB5" w:rsidR="00A05413" w:rsidRDefault="00A05413">
          <w:pPr>
            <w:pStyle w:val="TDC2"/>
            <w:rPr>
              <w:rFonts w:asciiTheme="minorHAnsi" w:hAnsiTheme="minorHAnsi"/>
              <w:noProof/>
              <w:kern w:val="2"/>
              <w:sz w:val="24"/>
              <w:szCs w:val="24"/>
              <w14:ligatures w14:val="standardContextual"/>
            </w:rPr>
          </w:pPr>
          <w:hyperlink w:anchor="_Toc221055540" w:history="1">
            <w:r>
              <w:rPr>
                <w:rStyle w:val="Hipervnculo"/>
                <w:noProof/>
              </w:rPr>
              <w:t>5.3</w:t>
            </w:r>
            <w:r>
              <w:rPr>
                <w:rFonts w:asciiTheme="minorHAnsi" w:hAnsiTheme="minorHAnsi"/>
                <w:noProof/>
                <w:kern w:val="2"/>
                <w:sz w:val="24"/>
                <w:szCs w:val="24"/>
                <w14:ligatures w14:val="standardContextual"/>
              </w:rPr>
              <w:tab/>
            </w:r>
            <w:r>
              <w:rPr>
                <w:rStyle w:val="Hipervnculo"/>
                <w:noProof/>
              </w:rPr>
              <w:t>Compatibilidad entre el reactor y la embarcación</w:t>
            </w:r>
            <w:r>
              <w:rPr>
                <w:noProof/>
                <w:webHidden/>
              </w:rPr>
              <w:tab/>
            </w:r>
            <w:r>
              <w:rPr>
                <w:noProof/>
                <w:webHidden/>
              </w:rPr>
              <w:fldChar w:fldCharType="begin"/>
            </w:r>
            <w:r>
              <w:rPr>
                <w:noProof/>
                <w:webHidden/>
              </w:rPr>
              <w:instrText xml:space="preserve"> PAGEREF _Toc221055540 \h </w:instrText>
            </w:r>
            <w:r>
              <w:rPr>
                <w:noProof/>
                <w:webHidden/>
              </w:rPr>
              <w:fldChar w:fldCharType="separate"/>
            </w:r>
            <w:r>
              <w:rPr>
                <w:noProof/>
                <w:webHidden/>
              </w:rPr>
              <w:t>35</w:t>
            </w:r>
            <w:r>
              <w:rPr>
                <w:noProof/>
                <w:webHidden/>
              </w:rPr>
              <w:fldChar w:fldCharType="end"/>
            </w:r>
          </w:hyperlink>
        </w:p>
        <w:p w14:paraId="2B0AF814" w14:textId="3953387F"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41" w:history="1">
            <w:r>
              <w:rPr>
                <w:rStyle w:val="Hipervnculo"/>
                <w:noProof/>
              </w:rPr>
              <w:t>5.3.1</w:t>
            </w:r>
            <w:r>
              <w:rPr>
                <w:rFonts w:asciiTheme="minorHAnsi" w:hAnsiTheme="minorHAnsi"/>
                <w:noProof/>
                <w:kern w:val="2"/>
                <w:sz w:val="24"/>
                <w:szCs w:val="24"/>
                <w14:ligatures w14:val="standardContextual"/>
              </w:rPr>
              <w:tab/>
            </w:r>
            <w:r>
              <w:rPr>
                <w:rStyle w:val="Hipervnculo"/>
                <w:noProof/>
              </w:rPr>
              <w:t>Compatibilidad en términos de potencia</w:t>
            </w:r>
            <w:r>
              <w:rPr>
                <w:noProof/>
                <w:webHidden/>
              </w:rPr>
              <w:tab/>
            </w:r>
            <w:r>
              <w:rPr>
                <w:noProof/>
                <w:webHidden/>
              </w:rPr>
              <w:fldChar w:fldCharType="begin"/>
            </w:r>
            <w:r>
              <w:rPr>
                <w:noProof/>
                <w:webHidden/>
              </w:rPr>
              <w:instrText xml:space="preserve"> PAGEREF _Toc221055541 \h </w:instrText>
            </w:r>
            <w:r>
              <w:rPr>
                <w:noProof/>
                <w:webHidden/>
              </w:rPr>
              <w:fldChar w:fldCharType="separate"/>
            </w:r>
            <w:r>
              <w:rPr>
                <w:noProof/>
                <w:webHidden/>
              </w:rPr>
              <w:t>35</w:t>
            </w:r>
            <w:r>
              <w:rPr>
                <w:noProof/>
                <w:webHidden/>
              </w:rPr>
              <w:fldChar w:fldCharType="end"/>
            </w:r>
          </w:hyperlink>
        </w:p>
        <w:p w14:paraId="5EDBD8C0" w14:textId="68808429" w:rsidR="00A05413" w:rsidRDefault="00A05413">
          <w:pPr>
            <w:pStyle w:val="TDC2"/>
            <w:rPr>
              <w:rFonts w:asciiTheme="minorHAnsi" w:hAnsiTheme="minorHAnsi"/>
              <w:noProof/>
              <w:kern w:val="2"/>
              <w:sz w:val="24"/>
              <w:szCs w:val="24"/>
              <w14:ligatures w14:val="standardContextual"/>
            </w:rPr>
          </w:pPr>
          <w:hyperlink w:anchor="_Toc221055542" w:history="1">
            <w:r>
              <w:rPr>
                <w:rStyle w:val="Hipervnculo"/>
                <w:noProof/>
              </w:rPr>
              <w:t>5.4</w:t>
            </w:r>
            <w:r>
              <w:rPr>
                <w:rFonts w:asciiTheme="minorHAnsi" w:hAnsiTheme="minorHAnsi"/>
                <w:noProof/>
                <w:kern w:val="2"/>
                <w:sz w:val="24"/>
                <w:szCs w:val="24"/>
                <w14:ligatures w14:val="standardContextual"/>
              </w:rPr>
              <w:tab/>
            </w:r>
            <w:r>
              <w:rPr>
                <w:rStyle w:val="Hipervnculo"/>
                <w:noProof/>
              </w:rPr>
              <w:t>Compatibilidad volumétrica</w:t>
            </w:r>
            <w:r>
              <w:rPr>
                <w:noProof/>
                <w:webHidden/>
              </w:rPr>
              <w:tab/>
            </w:r>
            <w:r>
              <w:rPr>
                <w:noProof/>
                <w:webHidden/>
              </w:rPr>
              <w:fldChar w:fldCharType="begin"/>
            </w:r>
            <w:r>
              <w:rPr>
                <w:noProof/>
                <w:webHidden/>
              </w:rPr>
              <w:instrText xml:space="preserve"> PAGEREF _Toc221055542 \h </w:instrText>
            </w:r>
            <w:r>
              <w:rPr>
                <w:noProof/>
                <w:webHidden/>
              </w:rPr>
              <w:fldChar w:fldCharType="separate"/>
            </w:r>
            <w:r>
              <w:rPr>
                <w:noProof/>
                <w:webHidden/>
              </w:rPr>
              <w:t>37</w:t>
            </w:r>
            <w:r>
              <w:rPr>
                <w:noProof/>
                <w:webHidden/>
              </w:rPr>
              <w:fldChar w:fldCharType="end"/>
            </w:r>
          </w:hyperlink>
        </w:p>
        <w:p w14:paraId="33173483" w14:textId="2DBD00DB" w:rsidR="00A05413" w:rsidRDefault="00A05413">
          <w:pPr>
            <w:pStyle w:val="TDC1"/>
            <w:rPr>
              <w:rFonts w:asciiTheme="minorHAnsi" w:hAnsiTheme="minorHAnsi"/>
              <w:noProof/>
              <w:kern w:val="2"/>
              <w:sz w:val="24"/>
              <w:szCs w:val="24"/>
              <w14:ligatures w14:val="standardContextual"/>
            </w:rPr>
          </w:pPr>
          <w:hyperlink w:anchor="_Toc221055543" w:history="1">
            <w:r>
              <w:rPr>
                <w:rStyle w:val="Hipervnculo"/>
                <w:noProof/>
              </w:rPr>
              <w:t>6</w:t>
            </w:r>
            <w:r>
              <w:rPr>
                <w:rFonts w:asciiTheme="minorHAnsi" w:hAnsiTheme="minorHAnsi"/>
                <w:noProof/>
                <w:kern w:val="2"/>
                <w:sz w:val="24"/>
                <w:szCs w:val="24"/>
                <w14:ligatures w14:val="standardContextual"/>
              </w:rPr>
              <w:tab/>
            </w:r>
            <w:r>
              <w:rPr>
                <w:rStyle w:val="Hipervnculo"/>
                <w:noProof/>
              </w:rPr>
              <w:t>POSTULACIÓN DEL ACCIDENTE</w:t>
            </w:r>
            <w:r>
              <w:rPr>
                <w:noProof/>
                <w:webHidden/>
              </w:rPr>
              <w:tab/>
            </w:r>
            <w:r>
              <w:rPr>
                <w:noProof/>
                <w:webHidden/>
              </w:rPr>
              <w:fldChar w:fldCharType="begin"/>
            </w:r>
            <w:r>
              <w:rPr>
                <w:noProof/>
                <w:webHidden/>
              </w:rPr>
              <w:instrText xml:space="preserve"> PAGEREF _Toc221055543 \h </w:instrText>
            </w:r>
            <w:r>
              <w:rPr>
                <w:noProof/>
                <w:webHidden/>
              </w:rPr>
              <w:fldChar w:fldCharType="separate"/>
            </w:r>
            <w:r>
              <w:rPr>
                <w:noProof/>
                <w:webHidden/>
              </w:rPr>
              <w:t>41</w:t>
            </w:r>
            <w:r>
              <w:rPr>
                <w:noProof/>
                <w:webHidden/>
              </w:rPr>
              <w:fldChar w:fldCharType="end"/>
            </w:r>
          </w:hyperlink>
        </w:p>
        <w:p w14:paraId="1C465B9C" w14:textId="34F0146D" w:rsidR="00A05413" w:rsidRDefault="00A05413">
          <w:pPr>
            <w:pStyle w:val="TDC1"/>
            <w:rPr>
              <w:rFonts w:asciiTheme="minorHAnsi" w:hAnsiTheme="minorHAnsi"/>
              <w:noProof/>
              <w:kern w:val="2"/>
              <w:sz w:val="24"/>
              <w:szCs w:val="24"/>
              <w14:ligatures w14:val="standardContextual"/>
            </w:rPr>
          </w:pPr>
          <w:hyperlink w:anchor="_Toc221055544" w:history="1">
            <w:r>
              <w:rPr>
                <w:rStyle w:val="Hipervnculo"/>
                <w:noProof/>
              </w:rPr>
              <w:t>7</w:t>
            </w:r>
            <w:r>
              <w:rPr>
                <w:rFonts w:asciiTheme="minorHAnsi" w:hAnsiTheme="minorHAnsi"/>
                <w:noProof/>
                <w:kern w:val="2"/>
                <w:sz w:val="24"/>
                <w:szCs w:val="24"/>
                <w14:ligatures w14:val="standardContextual"/>
              </w:rPr>
              <w:tab/>
            </w:r>
            <w:r>
              <w:rPr>
                <w:rStyle w:val="Hipervnculo"/>
                <w:noProof/>
              </w:rPr>
              <w:t>LIBERACCIÓN DE ISOTOPOS AL MEDIO</w:t>
            </w:r>
            <w:r>
              <w:rPr>
                <w:noProof/>
                <w:webHidden/>
              </w:rPr>
              <w:tab/>
            </w:r>
            <w:r>
              <w:rPr>
                <w:noProof/>
                <w:webHidden/>
              </w:rPr>
              <w:fldChar w:fldCharType="begin"/>
            </w:r>
            <w:r>
              <w:rPr>
                <w:noProof/>
                <w:webHidden/>
              </w:rPr>
              <w:instrText xml:space="preserve"> PAGEREF _Toc221055544 \h </w:instrText>
            </w:r>
            <w:r>
              <w:rPr>
                <w:noProof/>
                <w:webHidden/>
              </w:rPr>
              <w:fldChar w:fldCharType="separate"/>
            </w:r>
            <w:r>
              <w:rPr>
                <w:noProof/>
                <w:webHidden/>
              </w:rPr>
              <w:t>44</w:t>
            </w:r>
            <w:r>
              <w:rPr>
                <w:noProof/>
                <w:webHidden/>
              </w:rPr>
              <w:fldChar w:fldCharType="end"/>
            </w:r>
          </w:hyperlink>
        </w:p>
        <w:p w14:paraId="5235373A" w14:textId="02911CE9" w:rsidR="00A05413" w:rsidRDefault="00A05413">
          <w:pPr>
            <w:pStyle w:val="TDC2"/>
            <w:rPr>
              <w:rFonts w:asciiTheme="minorHAnsi" w:hAnsiTheme="minorHAnsi"/>
              <w:noProof/>
              <w:kern w:val="2"/>
              <w:sz w:val="24"/>
              <w:szCs w:val="24"/>
              <w14:ligatures w14:val="standardContextual"/>
            </w:rPr>
          </w:pPr>
          <w:hyperlink w:anchor="_Toc221055545" w:history="1">
            <w:r>
              <w:rPr>
                <w:rStyle w:val="Hipervnculo"/>
                <w:noProof/>
              </w:rPr>
              <w:t>7.1</w:t>
            </w:r>
            <w:r>
              <w:rPr>
                <w:rFonts w:asciiTheme="minorHAnsi" w:hAnsiTheme="minorHAnsi"/>
                <w:noProof/>
                <w:kern w:val="2"/>
                <w:sz w:val="24"/>
                <w:szCs w:val="24"/>
                <w14:ligatures w14:val="standardContextual"/>
              </w:rPr>
              <w:tab/>
            </w:r>
            <w:r>
              <w:rPr>
                <w:rStyle w:val="Hipervnculo"/>
                <w:noProof/>
              </w:rPr>
              <w:t>Determinación del isotópico en el núcleo</w:t>
            </w:r>
            <w:r>
              <w:rPr>
                <w:noProof/>
                <w:webHidden/>
              </w:rPr>
              <w:tab/>
            </w:r>
            <w:r>
              <w:rPr>
                <w:noProof/>
                <w:webHidden/>
              </w:rPr>
              <w:fldChar w:fldCharType="begin"/>
            </w:r>
            <w:r>
              <w:rPr>
                <w:noProof/>
                <w:webHidden/>
              </w:rPr>
              <w:instrText xml:space="preserve"> PAGEREF _Toc221055545 \h </w:instrText>
            </w:r>
            <w:r>
              <w:rPr>
                <w:noProof/>
                <w:webHidden/>
              </w:rPr>
              <w:fldChar w:fldCharType="separate"/>
            </w:r>
            <w:r>
              <w:rPr>
                <w:noProof/>
                <w:webHidden/>
              </w:rPr>
              <w:t>44</w:t>
            </w:r>
            <w:r>
              <w:rPr>
                <w:noProof/>
                <w:webHidden/>
              </w:rPr>
              <w:fldChar w:fldCharType="end"/>
            </w:r>
          </w:hyperlink>
        </w:p>
        <w:p w14:paraId="5E9497D1" w14:textId="15AF2179" w:rsidR="00A05413" w:rsidRDefault="00A05413">
          <w:pPr>
            <w:pStyle w:val="TDC2"/>
            <w:tabs>
              <w:tab w:val="left" w:pos="1440"/>
            </w:tabs>
            <w:rPr>
              <w:rFonts w:asciiTheme="minorHAnsi" w:hAnsiTheme="minorHAnsi"/>
              <w:noProof/>
              <w:kern w:val="2"/>
              <w:sz w:val="24"/>
              <w:szCs w:val="24"/>
              <w14:ligatures w14:val="standardContextual"/>
            </w:rPr>
          </w:pPr>
          <w:hyperlink w:anchor="_Toc221055546" w:history="1">
            <w:r>
              <w:rPr>
                <w:rStyle w:val="Hipervnculo"/>
                <w:noProof/>
              </w:rPr>
              <w:t>7.2</w:t>
            </w:r>
            <w:r>
              <w:rPr>
                <w:rFonts w:asciiTheme="minorHAnsi" w:hAnsiTheme="minorHAnsi"/>
                <w:noProof/>
                <w:kern w:val="2"/>
                <w:sz w:val="24"/>
                <w:szCs w:val="24"/>
                <w14:ligatures w14:val="standardContextual"/>
              </w:rPr>
              <w:tab/>
            </w:r>
            <w:r>
              <w:rPr>
                <w:rStyle w:val="Hipervnculo"/>
                <w:noProof/>
              </w:rPr>
              <w:t>Conversión del inventario isotópico en equilibrio a fuente término radiológica</w:t>
            </w:r>
            <w:r>
              <w:rPr>
                <w:noProof/>
                <w:webHidden/>
              </w:rPr>
              <w:tab/>
            </w:r>
            <w:r>
              <w:rPr>
                <w:noProof/>
                <w:webHidden/>
              </w:rPr>
              <w:fldChar w:fldCharType="begin"/>
            </w:r>
            <w:r>
              <w:rPr>
                <w:noProof/>
                <w:webHidden/>
              </w:rPr>
              <w:instrText xml:space="preserve"> PAGEREF _Toc221055546 \h </w:instrText>
            </w:r>
            <w:r>
              <w:rPr>
                <w:noProof/>
                <w:webHidden/>
              </w:rPr>
              <w:fldChar w:fldCharType="separate"/>
            </w:r>
            <w:r>
              <w:rPr>
                <w:noProof/>
                <w:webHidden/>
              </w:rPr>
              <w:t>46</w:t>
            </w:r>
            <w:r>
              <w:rPr>
                <w:noProof/>
                <w:webHidden/>
              </w:rPr>
              <w:fldChar w:fldCharType="end"/>
            </w:r>
          </w:hyperlink>
        </w:p>
        <w:p w14:paraId="05910E69" w14:textId="7DB2311E" w:rsidR="00A05413" w:rsidRDefault="00A05413">
          <w:pPr>
            <w:pStyle w:val="TDC2"/>
            <w:rPr>
              <w:rFonts w:asciiTheme="minorHAnsi" w:hAnsiTheme="minorHAnsi"/>
              <w:noProof/>
              <w:kern w:val="2"/>
              <w:sz w:val="24"/>
              <w:szCs w:val="24"/>
              <w14:ligatures w14:val="standardContextual"/>
            </w:rPr>
          </w:pPr>
          <w:hyperlink w:anchor="_Toc221055547" w:history="1">
            <w:r>
              <w:rPr>
                <w:rStyle w:val="Hipervnculo"/>
                <w:noProof/>
              </w:rPr>
              <w:t>7.3</w:t>
            </w:r>
            <w:r>
              <w:rPr>
                <w:rFonts w:asciiTheme="minorHAnsi" w:hAnsiTheme="minorHAnsi"/>
                <w:noProof/>
                <w:kern w:val="2"/>
                <w:sz w:val="24"/>
                <w:szCs w:val="24"/>
                <w14:ligatures w14:val="standardContextual"/>
              </w:rPr>
              <w:tab/>
            </w:r>
            <w:r>
              <w:rPr>
                <w:rStyle w:val="Hipervnculo"/>
                <w:noProof/>
              </w:rPr>
              <w:t>Transporte de la fuente término desde el núcleo hasta el exterior del edificio del reactor</w:t>
            </w:r>
            <w:r>
              <w:rPr>
                <w:noProof/>
                <w:webHidden/>
              </w:rPr>
              <w:tab/>
            </w:r>
            <w:r>
              <w:rPr>
                <w:noProof/>
                <w:webHidden/>
              </w:rPr>
              <w:fldChar w:fldCharType="begin"/>
            </w:r>
            <w:r>
              <w:rPr>
                <w:noProof/>
                <w:webHidden/>
              </w:rPr>
              <w:instrText xml:space="preserve"> PAGEREF _Toc221055547 \h </w:instrText>
            </w:r>
            <w:r>
              <w:rPr>
                <w:noProof/>
                <w:webHidden/>
              </w:rPr>
              <w:fldChar w:fldCharType="separate"/>
            </w:r>
            <w:r>
              <w:rPr>
                <w:noProof/>
                <w:webHidden/>
              </w:rPr>
              <w:t>48</w:t>
            </w:r>
            <w:r>
              <w:rPr>
                <w:noProof/>
                <w:webHidden/>
              </w:rPr>
              <w:fldChar w:fldCharType="end"/>
            </w:r>
          </w:hyperlink>
        </w:p>
        <w:p w14:paraId="28E291AF" w14:textId="55B7A613"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48" w:history="1">
            <w:r>
              <w:rPr>
                <w:rStyle w:val="Hipervnculo"/>
                <w:noProof/>
              </w:rPr>
              <w:t>7.3.1</w:t>
            </w:r>
            <w:r>
              <w:rPr>
                <w:rFonts w:asciiTheme="minorHAnsi" w:hAnsiTheme="minorHAnsi"/>
                <w:noProof/>
                <w:kern w:val="2"/>
                <w:sz w:val="24"/>
                <w:szCs w:val="24"/>
                <w14:ligatures w14:val="standardContextual"/>
              </w:rPr>
              <w:tab/>
            </w:r>
            <w:r>
              <w:rPr>
                <w:rStyle w:val="Hipervnculo"/>
                <w:noProof/>
              </w:rPr>
              <w:t>Factores de atenuación por barrera en condiciones accidentales</w:t>
            </w:r>
            <w:r>
              <w:rPr>
                <w:noProof/>
                <w:webHidden/>
              </w:rPr>
              <w:tab/>
            </w:r>
            <w:r>
              <w:rPr>
                <w:noProof/>
                <w:webHidden/>
              </w:rPr>
              <w:fldChar w:fldCharType="begin"/>
            </w:r>
            <w:r>
              <w:rPr>
                <w:noProof/>
                <w:webHidden/>
              </w:rPr>
              <w:instrText xml:space="preserve"> PAGEREF _Toc221055548 \h </w:instrText>
            </w:r>
            <w:r>
              <w:rPr>
                <w:noProof/>
                <w:webHidden/>
              </w:rPr>
              <w:fldChar w:fldCharType="separate"/>
            </w:r>
            <w:r>
              <w:rPr>
                <w:noProof/>
                <w:webHidden/>
              </w:rPr>
              <w:t>48</w:t>
            </w:r>
            <w:r>
              <w:rPr>
                <w:noProof/>
                <w:webHidden/>
              </w:rPr>
              <w:fldChar w:fldCharType="end"/>
            </w:r>
          </w:hyperlink>
        </w:p>
        <w:p w14:paraId="16FBC19D" w14:textId="0030B466" w:rsidR="00A05413" w:rsidRDefault="00A05413">
          <w:pPr>
            <w:pStyle w:val="TDC2"/>
            <w:rPr>
              <w:rFonts w:asciiTheme="minorHAnsi" w:hAnsiTheme="minorHAnsi"/>
              <w:noProof/>
              <w:kern w:val="2"/>
              <w:sz w:val="24"/>
              <w:szCs w:val="24"/>
              <w14:ligatures w14:val="standardContextual"/>
            </w:rPr>
          </w:pPr>
          <w:hyperlink w:anchor="_Toc221055549" w:history="1">
            <w:r>
              <w:rPr>
                <w:rStyle w:val="Hipervnculo"/>
                <w:noProof/>
              </w:rPr>
              <w:t>7.4</w:t>
            </w:r>
            <w:r>
              <w:rPr>
                <w:rFonts w:asciiTheme="minorHAnsi" w:hAnsiTheme="minorHAnsi"/>
                <w:noProof/>
                <w:kern w:val="2"/>
                <w:sz w:val="24"/>
                <w:szCs w:val="24"/>
                <w14:ligatures w14:val="standardContextual"/>
              </w:rPr>
              <w:tab/>
            </w:r>
            <w:r>
              <w:rPr>
                <w:rStyle w:val="Hipervnculo"/>
                <w:noProof/>
              </w:rPr>
              <w:t>Cálculo del término fuente al exterior del edificio</w:t>
            </w:r>
            <w:r>
              <w:rPr>
                <w:noProof/>
                <w:webHidden/>
              </w:rPr>
              <w:tab/>
            </w:r>
            <w:r>
              <w:rPr>
                <w:noProof/>
                <w:webHidden/>
              </w:rPr>
              <w:fldChar w:fldCharType="begin"/>
            </w:r>
            <w:r>
              <w:rPr>
                <w:noProof/>
                <w:webHidden/>
              </w:rPr>
              <w:instrText xml:space="preserve"> PAGEREF _Toc221055549 \h </w:instrText>
            </w:r>
            <w:r>
              <w:rPr>
                <w:noProof/>
                <w:webHidden/>
              </w:rPr>
              <w:fldChar w:fldCharType="separate"/>
            </w:r>
            <w:r>
              <w:rPr>
                <w:noProof/>
                <w:webHidden/>
              </w:rPr>
              <w:t>49</w:t>
            </w:r>
            <w:r>
              <w:rPr>
                <w:noProof/>
                <w:webHidden/>
              </w:rPr>
              <w:fldChar w:fldCharType="end"/>
            </w:r>
          </w:hyperlink>
        </w:p>
        <w:p w14:paraId="533F721C" w14:textId="03173B9B" w:rsidR="00A05413" w:rsidRDefault="00A05413">
          <w:pPr>
            <w:pStyle w:val="TDC1"/>
            <w:rPr>
              <w:rFonts w:asciiTheme="minorHAnsi" w:hAnsiTheme="minorHAnsi"/>
              <w:noProof/>
              <w:kern w:val="2"/>
              <w:sz w:val="24"/>
              <w:szCs w:val="24"/>
              <w14:ligatures w14:val="standardContextual"/>
            </w:rPr>
          </w:pPr>
          <w:hyperlink w:anchor="_Toc221055550" w:history="1">
            <w:r>
              <w:rPr>
                <w:rStyle w:val="Hipervnculo"/>
                <w:noProof/>
              </w:rPr>
              <w:t>8</w:t>
            </w:r>
            <w:r>
              <w:rPr>
                <w:rFonts w:asciiTheme="minorHAnsi" w:hAnsiTheme="minorHAnsi"/>
                <w:noProof/>
                <w:kern w:val="2"/>
                <w:sz w:val="24"/>
                <w:szCs w:val="24"/>
                <w14:ligatures w14:val="standardContextual"/>
              </w:rPr>
              <w:tab/>
            </w:r>
            <w:r>
              <w:rPr>
                <w:rStyle w:val="Hipervnculo"/>
                <w:noProof/>
              </w:rPr>
              <w:t>DISPERSIÓN ATMOSFERICA</w:t>
            </w:r>
            <w:r>
              <w:rPr>
                <w:noProof/>
                <w:webHidden/>
              </w:rPr>
              <w:tab/>
            </w:r>
            <w:r>
              <w:rPr>
                <w:noProof/>
                <w:webHidden/>
              </w:rPr>
              <w:fldChar w:fldCharType="begin"/>
            </w:r>
            <w:r>
              <w:rPr>
                <w:noProof/>
                <w:webHidden/>
              </w:rPr>
              <w:instrText xml:space="preserve"> PAGEREF _Toc221055550 \h </w:instrText>
            </w:r>
            <w:r>
              <w:rPr>
                <w:noProof/>
                <w:webHidden/>
              </w:rPr>
              <w:fldChar w:fldCharType="separate"/>
            </w:r>
            <w:r>
              <w:rPr>
                <w:noProof/>
                <w:webHidden/>
              </w:rPr>
              <w:t>51</w:t>
            </w:r>
            <w:r>
              <w:rPr>
                <w:noProof/>
                <w:webHidden/>
              </w:rPr>
              <w:fldChar w:fldCharType="end"/>
            </w:r>
          </w:hyperlink>
        </w:p>
        <w:p w14:paraId="4409805A" w14:textId="675A43DC" w:rsidR="00A05413" w:rsidRDefault="00A05413">
          <w:pPr>
            <w:pStyle w:val="TDC2"/>
            <w:rPr>
              <w:rFonts w:asciiTheme="minorHAnsi" w:hAnsiTheme="minorHAnsi"/>
              <w:noProof/>
              <w:kern w:val="2"/>
              <w:sz w:val="24"/>
              <w:szCs w:val="24"/>
              <w14:ligatures w14:val="standardContextual"/>
            </w:rPr>
          </w:pPr>
          <w:hyperlink w:anchor="_Toc221055551" w:history="1">
            <w:r>
              <w:rPr>
                <w:rStyle w:val="Hipervnculo"/>
                <w:noProof/>
              </w:rPr>
              <w:t>8.1</w:t>
            </w:r>
            <w:r>
              <w:rPr>
                <w:rFonts w:asciiTheme="minorHAnsi" w:hAnsiTheme="minorHAnsi"/>
                <w:noProof/>
                <w:kern w:val="2"/>
                <w:sz w:val="24"/>
                <w:szCs w:val="24"/>
                <w14:ligatures w14:val="standardContextual"/>
              </w:rPr>
              <w:tab/>
            </w:r>
            <w:r>
              <w:rPr>
                <w:rStyle w:val="Hipervnculo"/>
                <w:noProof/>
              </w:rPr>
              <w:t>CONCEPTOS TEÓRICOS</w:t>
            </w:r>
            <w:r>
              <w:rPr>
                <w:noProof/>
                <w:webHidden/>
              </w:rPr>
              <w:tab/>
            </w:r>
            <w:r>
              <w:rPr>
                <w:noProof/>
                <w:webHidden/>
              </w:rPr>
              <w:fldChar w:fldCharType="begin"/>
            </w:r>
            <w:r>
              <w:rPr>
                <w:noProof/>
                <w:webHidden/>
              </w:rPr>
              <w:instrText xml:space="preserve"> PAGEREF _Toc221055551 \h </w:instrText>
            </w:r>
            <w:r>
              <w:rPr>
                <w:noProof/>
                <w:webHidden/>
              </w:rPr>
              <w:fldChar w:fldCharType="separate"/>
            </w:r>
            <w:r>
              <w:rPr>
                <w:noProof/>
                <w:webHidden/>
              </w:rPr>
              <w:t>51</w:t>
            </w:r>
            <w:r>
              <w:rPr>
                <w:noProof/>
                <w:webHidden/>
              </w:rPr>
              <w:fldChar w:fldCharType="end"/>
            </w:r>
          </w:hyperlink>
        </w:p>
        <w:p w14:paraId="3B8DD0EA" w14:textId="13B3B2C2" w:rsidR="00A05413" w:rsidRDefault="00A05413">
          <w:pPr>
            <w:pStyle w:val="TDC2"/>
            <w:rPr>
              <w:rFonts w:asciiTheme="minorHAnsi" w:hAnsiTheme="minorHAnsi"/>
              <w:noProof/>
              <w:kern w:val="2"/>
              <w:sz w:val="24"/>
              <w:szCs w:val="24"/>
              <w14:ligatures w14:val="standardContextual"/>
            </w:rPr>
          </w:pPr>
          <w:hyperlink w:anchor="_Toc221055552" w:history="1">
            <w:r>
              <w:rPr>
                <w:rStyle w:val="Hipervnculo"/>
                <w:noProof/>
              </w:rPr>
              <w:t>8.2</w:t>
            </w:r>
            <w:r>
              <w:rPr>
                <w:rFonts w:asciiTheme="minorHAnsi" w:hAnsiTheme="minorHAnsi"/>
                <w:noProof/>
                <w:kern w:val="2"/>
                <w:sz w:val="24"/>
                <w:szCs w:val="24"/>
                <w14:ligatures w14:val="standardContextual"/>
              </w:rPr>
              <w:tab/>
            </w:r>
            <w:r>
              <w:rPr>
                <w:rStyle w:val="Hipervnculo"/>
                <w:noProof/>
              </w:rPr>
              <w:t>ELECCIÓN DE SOFTWARE</w:t>
            </w:r>
            <w:r>
              <w:rPr>
                <w:noProof/>
                <w:webHidden/>
              </w:rPr>
              <w:tab/>
            </w:r>
            <w:r>
              <w:rPr>
                <w:noProof/>
                <w:webHidden/>
              </w:rPr>
              <w:fldChar w:fldCharType="begin"/>
            </w:r>
            <w:r>
              <w:rPr>
                <w:noProof/>
                <w:webHidden/>
              </w:rPr>
              <w:instrText xml:space="preserve"> PAGEREF _Toc221055552 \h </w:instrText>
            </w:r>
            <w:r>
              <w:rPr>
                <w:noProof/>
                <w:webHidden/>
              </w:rPr>
              <w:fldChar w:fldCharType="separate"/>
            </w:r>
            <w:r>
              <w:rPr>
                <w:noProof/>
                <w:webHidden/>
              </w:rPr>
              <w:t>52</w:t>
            </w:r>
            <w:r>
              <w:rPr>
                <w:noProof/>
                <w:webHidden/>
              </w:rPr>
              <w:fldChar w:fldCharType="end"/>
            </w:r>
          </w:hyperlink>
        </w:p>
        <w:p w14:paraId="4A948124" w14:textId="1D47D360" w:rsidR="00A05413" w:rsidRDefault="00A05413">
          <w:pPr>
            <w:pStyle w:val="TDC2"/>
            <w:rPr>
              <w:rFonts w:asciiTheme="minorHAnsi" w:hAnsiTheme="minorHAnsi"/>
              <w:noProof/>
              <w:kern w:val="2"/>
              <w:sz w:val="24"/>
              <w:szCs w:val="24"/>
              <w14:ligatures w14:val="standardContextual"/>
            </w:rPr>
          </w:pPr>
          <w:hyperlink w:anchor="_Toc221055553" w:history="1">
            <w:r>
              <w:rPr>
                <w:rStyle w:val="Hipervnculo"/>
                <w:noProof/>
              </w:rPr>
              <w:t>8.3</w:t>
            </w:r>
            <w:r>
              <w:rPr>
                <w:rFonts w:asciiTheme="minorHAnsi" w:hAnsiTheme="minorHAnsi"/>
                <w:noProof/>
                <w:kern w:val="2"/>
                <w:sz w:val="24"/>
                <w:szCs w:val="24"/>
                <w14:ligatures w14:val="standardContextual"/>
              </w:rPr>
              <w:tab/>
            </w:r>
            <w:r>
              <w:rPr>
                <w:rStyle w:val="Hipervnculo"/>
                <w:noProof/>
              </w:rPr>
              <w:t>ARCON96</w:t>
            </w:r>
            <w:r>
              <w:rPr>
                <w:noProof/>
                <w:webHidden/>
              </w:rPr>
              <w:tab/>
            </w:r>
            <w:r>
              <w:rPr>
                <w:noProof/>
                <w:webHidden/>
              </w:rPr>
              <w:fldChar w:fldCharType="begin"/>
            </w:r>
            <w:r>
              <w:rPr>
                <w:noProof/>
                <w:webHidden/>
              </w:rPr>
              <w:instrText xml:space="preserve"> PAGEREF _Toc221055553 \h </w:instrText>
            </w:r>
            <w:r>
              <w:rPr>
                <w:noProof/>
                <w:webHidden/>
              </w:rPr>
              <w:fldChar w:fldCharType="separate"/>
            </w:r>
            <w:r>
              <w:rPr>
                <w:noProof/>
                <w:webHidden/>
              </w:rPr>
              <w:t>53</w:t>
            </w:r>
            <w:r>
              <w:rPr>
                <w:noProof/>
                <w:webHidden/>
              </w:rPr>
              <w:fldChar w:fldCharType="end"/>
            </w:r>
          </w:hyperlink>
        </w:p>
        <w:p w14:paraId="3E2B1DA4" w14:textId="6C8E9E47"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54" w:history="1">
            <w:r>
              <w:rPr>
                <w:rStyle w:val="Hipervnculo"/>
                <w:noProof/>
              </w:rPr>
              <w:t>8.3.1</w:t>
            </w:r>
            <w:r>
              <w:rPr>
                <w:rFonts w:asciiTheme="minorHAnsi" w:hAnsiTheme="minorHAnsi"/>
                <w:noProof/>
                <w:kern w:val="2"/>
                <w:sz w:val="24"/>
                <w:szCs w:val="24"/>
                <w14:ligatures w14:val="standardContextual"/>
              </w:rPr>
              <w:tab/>
            </w:r>
            <w:r>
              <w:rPr>
                <w:rStyle w:val="Hipervnculo"/>
                <w:noProof/>
              </w:rPr>
              <w:t>ORIGEN DEL MODELO</w:t>
            </w:r>
            <w:r>
              <w:rPr>
                <w:noProof/>
                <w:webHidden/>
              </w:rPr>
              <w:tab/>
            </w:r>
            <w:r>
              <w:rPr>
                <w:noProof/>
                <w:webHidden/>
              </w:rPr>
              <w:fldChar w:fldCharType="begin"/>
            </w:r>
            <w:r>
              <w:rPr>
                <w:noProof/>
                <w:webHidden/>
              </w:rPr>
              <w:instrText xml:space="preserve"> PAGEREF _Toc221055554 \h </w:instrText>
            </w:r>
            <w:r>
              <w:rPr>
                <w:noProof/>
                <w:webHidden/>
              </w:rPr>
              <w:fldChar w:fldCharType="separate"/>
            </w:r>
            <w:r>
              <w:rPr>
                <w:noProof/>
                <w:webHidden/>
              </w:rPr>
              <w:t>53</w:t>
            </w:r>
            <w:r>
              <w:rPr>
                <w:noProof/>
                <w:webHidden/>
              </w:rPr>
              <w:fldChar w:fldCharType="end"/>
            </w:r>
          </w:hyperlink>
        </w:p>
        <w:p w14:paraId="171CF512" w14:textId="58B605C5"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55" w:history="1">
            <w:r>
              <w:rPr>
                <w:rStyle w:val="Hipervnculo"/>
                <w:noProof/>
              </w:rPr>
              <w:t>8.3.2</w:t>
            </w:r>
            <w:r>
              <w:rPr>
                <w:rFonts w:asciiTheme="minorHAnsi" w:hAnsiTheme="minorHAnsi"/>
                <w:noProof/>
                <w:kern w:val="2"/>
                <w:sz w:val="24"/>
                <w:szCs w:val="24"/>
                <w14:ligatures w14:val="standardContextual"/>
              </w:rPr>
              <w:tab/>
            </w:r>
            <w:r>
              <w:rPr>
                <w:rStyle w:val="Hipervnculo"/>
                <w:noProof/>
              </w:rPr>
              <w:t>PROCESAMIENTO DE DATOS METEOROLÓGICOS</w:t>
            </w:r>
            <w:r>
              <w:rPr>
                <w:noProof/>
                <w:webHidden/>
              </w:rPr>
              <w:tab/>
            </w:r>
            <w:r>
              <w:rPr>
                <w:noProof/>
                <w:webHidden/>
              </w:rPr>
              <w:fldChar w:fldCharType="begin"/>
            </w:r>
            <w:r>
              <w:rPr>
                <w:noProof/>
                <w:webHidden/>
              </w:rPr>
              <w:instrText xml:space="preserve"> PAGEREF _Toc221055555 \h </w:instrText>
            </w:r>
            <w:r>
              <w:rPr>
                <w:noProof/>
                <w:webHidden/>
              </w:rPr>
              <w:fldChar w:fldCharType="separate"/>
            </w:r>
            <w:r>
              <w:rPr>
                <w:noProof/>
                <w:webHidden/>
              </w:rPr>
              <w:t>53</w:t>
            </w:r>
            <w:r>
              <w:rPr>
                <w:noProof/>
                <w:webHidden/>
              </w:rPr>
              <w:fldChar w:fldCharType="end"/>
            </w:r>
          </w:hyperlink>
        </w:p>
        <w:p w14:paraId="4CF27ADF" w14:textId="073E7712"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56" w:history="1">
            <w:r>
              <w:rPr>
                <w:rStyle w:val="Hipervnculo"/>
                <w:noProof/>
              </w:rPr>
              <w:t>8.3.3</w:t>
            </w:r>
            <w:r>
              <w:rPr>
                <w:rFonts w:asciiTheme="minorHAnsi" w:hAnsiTheme="minorHAnsi"/>
                <w:noProof/>
                <w:kern w:val="2"/>
                <w:sz w:val="24"/>
                <w:szCs w:val="24"/>
                <w14:ligatures w14:val="standardContextual"/>
              </w:rPr>
              <w:tab/>
            </w:r>
            <w:r>
              <w:rPr>
                <w:rStyle w:val="Hipervnculo"/>
                <w:noProof/>
              </w:rPr>
              <w:t>ASOCIACIÓN METEOROLOGÍA–GEOMETRÍA</w:t>
            </w:r>
            <w:r>
              <w:rPr>
                <w:noProof/>
                <w:webHidden/>
              </w:rPr>
              <w:tab/>
            </w:r>
            <w:r>
              <w:rPr>
                <w:noProof/>
                <w:webHidden/>
              </w:rPr>
              <w:fldChar w:fldCharType="begin"/>
            </w:r>
            <w:r>
              <w:rPr>
                <w:noProof/>
                <w:webHidden/>
              </w:rPr>
              <w:instrText xml:space="preserve"> PAGEREF _Toc221055556 \h </w:instrText>
            </w:r>
            <w:r>
              <w:rPr>
                <w:noProof/>
                <w:webHidden/>
              </w:rPr>
              <w:fldChar w:fldCharType="separate"/>
            </w:r>
            <w:r>
              <w:rPr>
                <w:noProof/>
                <w:webHidden/>
              </w:rPr>
              <w:t>54</w:t>
            </w:r>
            <w:r>
              <w:rPr>
                <w:noProof/>
                <w:webHidden/>
              </w:rPr>
              <w:fldChar w:fldCharType="end"/>
            </w:r>
          </w:hyperlink>
        </w:p>
        <w:p w14:paraId="0D6093DB" w14:textId="4DC45E3D"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57" w:history="1">
            <w:r>
              <w:rPr>
                <w:rStyle w:val="Hipervnculo"/>
                <w:noProof/>
              </w:rPr>
              <w:t>8.3.4</w:t>
            </w:r>
            <w:r>
              <w:rPr>
                <w:rFonts w:asciiTheme="minorHAnsi" w:hAnsiTheme="minorHAnsi"/>
                <w:noProof/>
                <w:kern w:val="2"/>
                <w:sz w:val="24"/>
                <w:szCs w:val="24"/>
                <w14:ligatures w14:val="standardContextual"/>
              </w:rPr>
              <w:tab/>
            </w:r>
            <w:r>
              <w:rPr>
                <w:rStyle w:val="Hipervnculo"/>
                <w:noProof/>
              </w:rPr>
              <w:t>CÁLCULO HORARIO DE χ/Q</w:t>
            </w:r>
            <w:r>
              <w:rPr>
                <w:noProof/>
                <w:webHidden/>
              </w:rPr>
              <w:tab/>
            </w:r>
            <w:r>
              <w:rPr>
                <w:noProof/>
                <w:webHidden/>
              </w:rPr>
              <w:fldChar w:fldCharType="begin"/>
            </w:r>
            <w:r>
              <w:rPr>
                <w:noProof/>
                <w:webHidden/>
              </w:rPr>
              <w:instrText xml:space="preserve"> PAGEREF _Toc221055557 \h </w:instrText>
            </w:r>
            <w:r>
              <w:rPr>
                <w:noProof/>
                <w:webHidden/>
              </w:rPr>
              <w:fldChar w:fldCharType="separate"/>
            </w:r>
            <w:r>
              <w:rPr>
                <w:noProof/>
                <w:webHidden/>
              </w:rPr>
              <w:t>55</w:t>
            </w:r>
            <w:r>
              <w:rPr>
                <w:noProof/>
                <w:webHidden/>
              </w:rPr>
              <w:fldChar w:fldCharType="end"/>
            </w:r>
          </w:hyperlink>
        </w:p>
        <w:p w14:paraId="4D15000A" w14:textId="62600502" w:rsidR="00A05413" w:rsidRDefault="00A05413">
          <w:pPr>
            <w:pStyle w:val="TDC2"/>
            <w:rPr>
              <w:rFonts w:asciiTheme="minorHAnsi" w:hAnsiTheme="minorHAnsi"/>
              <w:noProof/>
              <w:kern w:val="2"/>
              <w:sz w:val="24"/>
              <w:szCs w:val="24"/>
              <w14:ligatures w14:val="standardContextual"/>
            </w:rPr>
          </w:pPr>
          <w:hyperlink w:anchor="_Toc221055558" w:history="1">
            <w:r>
              <w:rPr>
                <w:rStyle w:val="Hipervnculo"/>
                <w:noProof/>
              </w:rPr>
              <w:t>8.4</w:t>
            </w:r>
            <w:r>
              <w:rPr>
                <w:rFonts w:asciiTheme="minorHAnsi" w:hAnsiTheme="minorHAnsi"/>
                <w:noProof/>
                <w:kern w:val="2"/>
                <w:sz w:val="24"/>
                <w:szCs w:val="24"/>
                <w14:ligatures w14:val="standardContextual"/>
              </w:rPr>
              <w:tab/>
            </w:r>
            <w:r>
              <w:rPr>
                <w:rStyle w:val="Hipervnculo"/>
                <w:noProof/>
              </w:rPr>
              <w:t>METODOLOGIA</w:t>
            </w:r>
            <w:r>
              <w:rPr>
                <w:noProof/>
                <w:webHidden/>
              </w:rPr>
              <w:tab/>
            </w:r>
            <w:r>
              <w:rPr>
                <w:noProof/>
                <w:webHidden/>
              </w:rPr>
              <w:fldChar w:fldCharType="begin"/>
            </w:r>
            <w:r>
              <w:rPr>
                <w:noProof/>
                <w:webHidden/>
              </w:rPr>
              <w:instrText xml:space="preserve"> PAGEREF _Toc221055558 \h </w:instrText>
            </w:r>
            <w:r>
              <w:rPr>
                <w:noProof/>
                <w:webHidden/>
              </w:rPr>
              <w:fldChar w:fldCharType="separate"/>
            </w:r>
            <w:r>
              <w:rPr>
                <w:noProof/>
                <w:webHidden/>
              </w:rPr>
              <w:t>55</w:t>
            </w:r>
            <w:r>
              <w:rPr>
                <w:noProof/>
                <w:webHidden/>
              </w:rPr>
              <w:fldChar w:fldCharType="end"/>
            </w:r>
          </w:hyperlink>
        </w:p>
        <w:p w14:paraId="39AF6469" w14:textId="3F2C4C9B"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59" w:history="1">
            <w:r>
              <w:rPr>
                <w:rStyle w:val="Hipervnculo"/>
                <w:noProof/>
              </w:rPr>
              <w:t>8.4.1</w:t>
            </w:r>
            <w:r>
              <w:rPr>
                <w:rFonts w:asciiTheme="minorHAnsi" w:hAnsiTheme="minorHAnsi"/>
                <w:noProof/>
                <w:kern w:val="2"/>
                <w:sz w:val="24"/>
                <w:szCs w:val="24"/>
                <w14:ligatures w14:val="standardContextual"/>
              </w:rPr>
              <w:tab/>
            </w:r>
            <w:r>
              <w:rPr>
                <w:rStyle w:val="Hipervnculo"/>
                <w:noProof/>
              </w:rPr>
              <w:t>TRATAMIENTO DE DATOS METEOROLOGICOS</w:t>
            </w:r>
            <w:r>
              <w:rPr>
                <w:noProof/>
                <w:webHidden/>
              </w:rPr>
              <w:tab/>
            </w:r>
            <w:r>
              <w:rPr>
                <w:noProof/>
                <w:webHidden/>
              </w:rPr>
              <w:fldChar w:fldCharType="begin"/>
            </w:r>
            <w:r>
              <w:rPr>
                <w:noProof/>
                <w:webHidden/>
              </w:rPr>
              <w:instrText xml:space="preserve"> PAGEREF _Toc221055559 \h </w:instrText>
            </w:r>
            <w:r>
              <w:rPr>
                <w:noProof/>
                <w:webHidden/>
              </w:rPr>
              <w:fldChar w:fldCharType="separate"/>
            </w:r>
            <w:r>
              <w:rPr>
                <w:noProof/>
                <w:webHidden/>
              </w:rPr>
              <w:t>56</w:t>
            </w:r>
            <w:r>
              <w:rPr>
                <w:noProof/>
                <w:webHidden/>
              </w:rPr>
              <w:fldChar w:fldCharType="end"/>
            </w:r>
          </w:hyperlink>
        </w:p>
        <w:p w14:paraId="18ABF5C0" w14:textId="51DEAC70"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60" w:history="1">
            <w:r>
              <w:rPr>
                <w:rStyle w:val="Hipervnculo"/>
                <w:noProof/>
              </w:rPr>
              <w:t>8.4.2</w:t>
            </w:r>
            <w:r>
              <w:rPr>
                <w:rFonts w:asciiTheme="minorHAnsi" w:hAnsiTheme="minorHAnsi"/>
                <w:noProof/>
                <w:kern w:val="2"/>
                <w:sz w:val="24"/>
                <w:szCs w:val="24"/>
                <w14:ligatures w14:val="standardContextual"/>
              </w:rPr>
              <w:tab/>
            </w:r>
            <w:r>
              <w:rPr>
                <w:rStyle w:val="Hipervnculo"/>
                <w:noProof/>
              </w:rPr>
              <w:t>ADAPTACIÓN DE INPUT DATA PARA ARCON96</w:t>
            </w:r>
            <w:r>
              <w:rPr>
                <w:noProof/>
                <w:webHidden/>
              </w:rPr>
              <w:tab/>
            </w:r>
            <w:r>
              <w:rPr>
                <w:noProof/>
                <w:webHidden/>
              </w:rPr>
              <w:fldChar w:fldCharType="begin"/>
            </w:r>
            <w:r>
              <w:rPr>
                <w:noProof/>
                <w:webHidden/>
              </w:rPr>
              <w:instrText xml:space="preserve"> PAGEREF _Toc221055560 \h </w:instrText>
            </w:r>
            <w:r>
              <w:rPr>
                <w:noProof/>
                <w:webHidden/>
              </w:rPr>
              <w:fldChar w:fldCharType="separate"/>
            </w:r>
            <w:r>
              <w:rPr>
                <w:noProof/>
                <w:webHidden/>
              </w:rPr>
              <w:t>61</w:t>
            </w:r>
            <w:r>
              <w:rPr>
                <w:noProof/>
                <w:webHidden/>
              </w:rPr>
              <w:fldChar w:fldCharType="end"/>
            </w:r>
          </w:hyperlink>
        </w:p>
        <w:p w14:paraId="17FF85EB" w14:textId="5A26E535" w:rsidR="00A05413" w:rsidRDefault="00A05413">
          <w:pPr>
            <w:pStyle w:val="TDC1"/>
            <w:rPr>
              <w:rFonts w:asciiTheme="minorHAnsi" w:hAnsiTheme="minorHAnsi"/>
              <w:noProof/>
              <w:kern w:val="2"/>
              <w:sz w:val="24"/>
              <w:szCs w:val="24"/>
              <w14:ligatures w14:val="standardContextual"/>
            </w:rPr>
          </w:pPr>
          <w:hyperlink w:anchor="_Toc221055561" w:history="1">
            <w:r>
              <w:rPr>
                <w:rStyle w:val="Hipervnculo"/>
                <w:noProof/>
              </w:rPr>
              <w:t>9</w:t>
            </w:r>
            <w:r>
              <w:rPr>
                <w:rFonts w:asciiTheme="minorHAnsi" w:hAnsiTheme="minorHAnsi"/>
                <w:noProof/>
                <w:kern w:val="2"/>
                <w:sz w:val="24"/>
                <w:szCs w:val="24"/>
                <w14:ligatures w14:val="standardContextual"/>
              </w:rPr>
              <w:tab/>
            </w:r>
            <w:r>
              <w:rPr>
                <w:rStyle w:val="Hipervnculo"/>
                <w:noProof/>
              </w:rPr>
              <w:t>CÁLCULO DE DOSIS</w:t>
            </w:r>
            <w:r>
              <w:rPr>
                <w:noProof/>
                <w:webHidden/>
              </w:rPr>
              <w:tab/>
            </w:r>
            <w:r>
              <w:rPr>
                <w:noProof/>
                <w:webHidden/>
              </w:rPr>
              <w:fldChar w:fldCharType="begin"/>
            </w:r>
            <w:r>
              <w:rPr>
                <w:noProof/>
                <w:webHidden/>
              </w:rPr>
              <w:instrText xml:space="preserve"> PAGEREF _Toc221055561 \h </w:instrText>
            </w:r>
            <w:r>
              <w:rPr>
                <w:noProof/>
                <w:webHidden/>
              </w:rPr>
              <w:fldChar w:fldCharType="separate"/>
            </w:r>
            <w:r>
              <w:rPr>
                <w:noProof/>
                <w:webHidden/>
              </w:rPr>
              <w:t>63</w:t>
            </w:r>
            <w:r>
              <w:rPr>
                <w:noProof/>
                <w:webHidden/>
              </w:rPr>
              <w:fldChar w:fldCharType="end"/>
            </w:r>
          </w:hyperlink>
        </w:p>
        <w:p w14:paraId="40C14091" w14:textId="645D7F3D" w:rsidR="00A05413" w:rsidRDefault="00A05413">
          <w:pPr>
            <w:pStyle w:val="TDC2"/>
            <w:rPr>
              <w:rFonts w:asciiTheme="minorHAnsi" w:hAnsiTheme="minorHAnsi"/>
              <w:noProof/>
              <w:kern w:val="2"/>
              <w:sz w:val="24"/>
              <w:szCs w:val="24"/>
              <w14:ligatures w14:val="standardContextual"/>
            </w:rPr>
          </w:pPr>
          <w:hyperlink w:anchor="_Toc221055562" w:history="1">
            <w:r>
              <w:rPr>
                <w:rStyle w:val="Hipervnculo"/>
                <w:noProof/>
              </w:rPr>
              <w:t>9.1</w:t>
            </w:r>
            <w:r>
              <w:rPr>
                <w:rFonts w:asciiTheme="minorHAnsi" w:hAnsiTheme="minorHAnsi"/>
                <w:noProof/>
                <w:kern w:val="2"/>
                <w:sz w:val="24"/>
                <w:szCs w:val="24"/>
                <w14:ligatures w14:val="standardContextual"/>
              </w:rPr>
              <w:tab/>
            </w:r>
            <w:r>
              <w:rPr>
                <w:rStyle w:val="Hipervnculo"/>
                <w:noProof/>
              </w:rPr>
              <w:t>Marco regulatorio</w:t>
            </w:r>
            <w:r>
              <w:rPr>
                <w:noProof/>
                <w:webHidden/>
              </w:rPr>
              <w:tab/>
            </w:r>
            <w:r>
              <w:rPr>
                <w:noProof/>
                <w:webHidden/>
              </w:rPr>
              <w:fldChar w:fldCharType="begin"/>
            </w:r>
            <w:r>
              <w:rPr>
                <w:noProof/>
                <w:webHidden/>
              </w:rPr>
              <w:instrText xml:space="preserve"> PAGEREF _Toc221055562 \h </w:instrText>
            </w:r>
            <w:r>
              <w:rPr>
                <w:noProof/>
                <w:webHidden/>
              </w:rPr>
              <w:fldChar w:fldCharType="separate"/>
            </w:r>
            <w:r>
              <w:rPr>
                <w:noProof/>
                <w:webHidden/>
              </w:rPr>
              <w:t>63</w:t>
            </w:r>
            <w:r>
              <w:rPr>
                <w:noProof/>
                <w:webHidden/>
              </w:rPr>
              <w:fldChar w:fldCharType="end"/>
            </w:r>
          </w:hyperlink>
        </w:p>
        <w:p w14:paraId="50D6DD5B" w14:textId="4F47FC5D" w:rsidR="00A05413" w:rsidRDefault="00A05413">
          <w:pPr>
            <w:pStyle w:val="TDC2"/>
            <w:rPr>
              <w:rFonts w:asciiTheme="minorHAnsi" w:hAnsiTheme="minorHAnsi"/>
              <w:noProof/>
              <w:kern w:val="2"/>
              <w:sz w:val="24"/>
              <w:szCs w:val="24"/>
              <w14:ligatures w14:val="standardContextual"/>
            </w:rPr>
          </w:pPr>
          <w:hyperlink w:anchor="_Toc221055563" w:history="1">
            <w:r>
              <w:rPr>
                <w:rStyle w:val="Hipervnculo"/>
                <w:noProof/>
              </w:rPr>
              <w:t>9.2</w:t>
            </w:r>
            <w:r>
              <w:rPr>
                <w:rFonts w:asciiTheme="minorHAnsi" w:hAnsiTheme="minorHAnsi"/>
                <w:noProof/>
                <w:kern w:val="2"/>
                <w:sz w:val="24"/>
                <w:szCs w:val="24"/>
                <w14:ligatures w14:val="standardContextual"/>
              </w:rPr>
              <w:tab/>
            </w:r>
            <w:r>
              <w:rPr>
                <w:rStyle w:val="Hipervnculo"/>
                <w:noProof/>
              </w:rPr>
              <w:t>RADTRAD</w:t>
            </w:r>
            <w:r>
              <w:rPr>
                <w:noProof/>
                <w:webHidden/>
              </w:rPr>
              <w:tab/>
            </w:r>
            <w:r>
              <w:rPr>
                <w:noProof/>
                <w:webHidden/>
              </w:rPr>
              <w:fldChar w:fldCharType="begin"/>
            </w:r>
            <w:r>
              <w:rPr>
                <w:noProof/>
                <w:webHidden/>
              </w:rPr>
              <w:instrText xml:space="preserve"> PAGEREF _Toc221055563 \h </w:instrText>
            </w:r>
            <w:r>
              <w:rPr>
                <w:noProof/>
                <w:webHidden/>
              </w:rPr>
              <w:fldChar w:fldCharType="separate"/>
            </w:r>
            <w:r>
              <w:rPr>
                <w:noProof/>
                <w:webHidden/>
              </w:rPr>
              <w:t>64</w:t>
            </w:r>
            <w:r>
              <w:rPr>
                <w:noProof/>
                <w:webHidden/>
              </w:rPr>
              <w:fldChar w:fldCharType="end"/>
            </w:r>
          </w:hyperlink>
        </w:p>
        <w:p w14:paraId="5DF6CE5D" w14:textId="57719F59"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64" w:history="1">
            <w:r>
              <w:rPr>
                <w:rStyle w:val="Hipervnculo"/>
                <w:noProof/>
              </w:rPr>
              <w:t>9.2.1</w:t>
            </w:r>
            <w:r>
              <w:rPr>
                <w:rFonts w:asciiTheme="minorHAnsi" w:hAnsiTheme="minorHAnsi"/>
                <w:noProof/>
                <w:kern w:val="2"/>
                <w:sz w:val="24"/>
                <w:szCs w:val="24"/>
                <w14:ligatures w14:val="standardContextual"/>
              </w:rPr>
              <w:tab/>
            </w:r>
            <w:r>
              <w:rPr>
                <w:rStyle w:val="Hipervnculo"/>
                <w:noProof/>
              </w:rPr>
              <w:t>Detalle del código</w:t>
            </w:r>
            <w:r>
              <w:rPr>
                <w:noProof/>
                <w:webHidden/>
              </w:rPr>
              <w:tab/>
            </w:r>
            <w:r>
              <w:rPr>
                <w:noProof/>
                <w:webHidden/>
              </w:rPr>
              <w:fldChar w:fldCharType="begin"/>
            </w:r>
            <w:r>
              <w:rPr>
                <w:noProof/>
                <w:webHidden/>
              </w:rPr>
              <w:instrText xml:space="preserve"> PAGEREF _Toc221055564 \h </w:instrText>
            </w:r>
            <w:r>
              <w:rPr>
                <w:noProof/>
                <w:webHidden/>
              </w:rPr>
              <w:fldChar w:fldCharType="separate"/>
            </w:r>
            <w:r>
              <w:rPr>
                <w:noProof/>
                <w:webHidden/>
              </w:rPr>
              <w:t>64</w:t>
            </w:r>
            <w:r>
              <w:rPr>
                <w:noProof/>
                <w:webHidden/>
              </w:rPr>
              <w:fldChar w:fldCharType="end"/>
            </w:r>
          </w:hyperlink>
        </w:p>
        <w:p w14:paraId="6057AB9C" w14:textId="01417CD1" w:rsidR="00A05413" w:rsidRDefault="00A05413">
          <w:pPr>
            <w:pStyle w:val="TDC3"/>
            <w:tabs>
              <w:tab w:val="left" w:pos="1200"/>
              <w:tab w:val="right" w:leader="dot" w:pos="9628"/>
            </w:tabs>
            <w:rPr>
              <w:rFonts w:asciiTheme="minorHAnsi" w:hAnsiTheme="minorHAnsi"/>
              <w:noProof/>
              <w:kern w:val="2"/>
              <w:sz w:val="24"/>
              <w:szCs w:val="24"/>
              <w14:ligatures w14:val="standardContextual"/>
            </w:rPr>
          </w:pPr>
          <w:hyperlink w:anchor="_Toc221055565" w:history="1">
            <w:r>
              <w:rPr>
                <w:rStyle w:val="Hipervnculo"/>
                <w:noProof/>
              </w:rPr>
              <w:t>9.2.2</w:t>
            </w:r>
            <w:r>
              <w:rPr>
                <w:rFonts w:asciiTheme="minorHAnsi" w:hAnsiTheme="minorHAnsi"/>
                <w:noProof/>
                <w:kern w:val="2"/>
                <w:sz w:val="24"/>
                <w:szCs w:val="24"/>
                <w14:ligatures w14:val="standardContextual"/>
              </w:rPr>
              <w:tab/>
            </w:r>
            <w:r>
              <w:rPr>
                <w:rStyle w:val="Hipervnculo"/>
                <w:noProof/>
              </w:rPr>
              <w:t>Input data requerido</w:t>
            </w:r>
            <w:r>
              <w:rPr>
                <w:noProof/>
                <w:webHidden/>
              </w:rPr>
              <w:tab/>
            </w:r>
            <w:r>
              <w:rPr>
                <w:noProof/>
                <w:webHidden/>
              </w:rPr>
              <w:fldChar w:fldCharType="begin"/>
            </w:r>
            <w:r>
              <w:rPr>
                <w:noProof/>
                <w:webHidden/>
              </w:rPr>
              <w:instrText xml:space="preserve"> PAGEREF _Toc221055565 \h </w:instrText>
            </w:r>
            <w:r>
              <w:rPr>
                <w:noProof/>
                <w:webHidden/>
              </w:rPr>
              <w:fldChar w:fldCharType="separate"/>
            </w:r>
            <w:r>
              <w:rPr>
                <w:noProof/>
                <w:webHidden/>
              </w:rPr>
              <w:t>65</w:t>
            </w:r>
            <w:r>
              <w:rPr>
                <w:noProof/>
                <w:webHidden/>
              </w:rPr>
              <w:fldChar w:fldCharType="end"/>
            </w:r>
          </w:hyperlink>
        </w:p>
        <w:p w14:paraId="1E5F7A1B" w14:textId="5C4CE866" w:rsidR="00A05413" w:rsidRDefault="00A05413">
          <w:pPr>
            <w:pStyle w:val="TDC1"/>
            <w:rPr>
              <w:rFonts w:asciiTheme="minorHAnsi" w:hAnsiTheme="minorHAnsi"/>
              <w:noProof/>
              <w:kern w:val="2"/>
              <w:sz w:val="24"/>
              <w:szCs w:val="24"/>
              <w14:ligatures w14:val="standardContextual"/>
            </w:rPr>
          </w:pPr>
          <w:hyperlink w:anchor="_Toc221055566" w:history="1">
            <w:r>
              <w:rPr>
                <w:rStyle w:val="Hipervnculo"/>
                <w:noProof/>
              </w:rPr>
              <w:t>10</w:t>
            </w:r>
            <w:r>
              <w:rPr>
                <w:rFonts w:asciiTheme="minorHAnsi" w:hAnsiTheme="minorHAnsi"/>
                <w:noProof/>
                <w:kern w:val="2"/>
                <w:sz w:val="24"/>
                <w:szCs w:val="24"/>
                <w14:ligatures w14:val="standardContextual"/>
              </w:rPr>
              <w:tab/>
            </w:r>
            <w:r>
              <w:rPr>
                <w:rStyle w:val="Hipervnculo"/>
                <w:noProof/>
              </w:rPr>
              <w:t>RESULTADOS</w:t>
            </w:r>
            <w:r>
              <w:rPr>
                <w:noProof/>
                <w:webHidden/>
              </w:rPr>
              <w:tab/>
            </w:r>
            <w:r>
              <w:rPr>
                <w:noProof/>
                <w:webHidden/>
              </w:rPr>
              <w:fldChar w:fldCharType="begin"/>
            </w:r>
            <w:r>
              <w:rPr>
                <w:noProof/>
                <w:webHidden/>
              </w:rPr>
              <w:instrText xml:space="preserve"> PAGEREF _Toc221055566 \h </w:instrText>
            </w:r>
            <w:r>
              <w:rPr>
                <w:noProof/>
                <w:webHidden/>
              </w:rPr>
              <w:fldChar w:fldCharType="separate"/>
            </w:r>
            <w:r>
              <w:rPr>
                <w:noProof/>
                <w:webHidden/>
              </w:rPr>
              <w:t>68</w:t>
            </w:r>
            <w:r>
              <w:rPr>
                <w:noProof/>
                <w:webHidden/>
              </w:rPr>
              <w:fldChar w:fldCharType="end"/>
            </w:r>
          </w:hyperlink>
        </w:p>
        <w:p w14:paraId="4FDC3001" w14:textId="7C569FBE" w:rsidR="00A05413" w:rsidRDefault="00A05413">
          <w:pPr>
            <w:pStyle w:val="TDC1"/>
            <w:rPr>
              <w:rFonts w:asciiTheme="minorHAnsi" w:hAnsiTheme="minorHAnsi"/>
              <w:noProof/>
              <w:kern w:val="2"/>
              <w:sz w:val="24"/>
              <w:szCs w:val="24"/>
              <w14:ligatures w14:val="standardContextual"/>
            </w:rPr>
          </w:pPr>
          <w:hyperlink w:anchor="_Toc221055567" w:history="1">
            <w:r>
              <w:rPr>
                <w:rStyle w:val="Hipervnculo"/>
                <w:noProof/>
              </w:rPr>
              <w:t>11</w:t>
            </w:r>
            <w:r>
              <w:rPr>
                <w:rFonts w:asciiTheme="minorHAnsi" w:hAnsiTheme="minorHAnsi"/>
                <w:noProof/>
                <w:kern w:val="2"/>
                <w:sz w:val="24"/>
                <w:szCs w:val="24"/>
                <w14:ligatures w14:val="standardContextual"/>
              </w:rPr>
              <w:tab/>
            </w:r>
            <w:r>
              <w:rPr>
                <w:rStyle w:val="Hipervnculo"/>
                <w:noProof/>
              </w:rPr>
              <w:t>CONCLUSIONES</w:t>
            </w:r>
            <w:r>
              <w:rPr>
                <w:noProof/>
                <w:webHidden/>
              </w:rPr>
              <w:tab/>
            </w:r>
            <w:r>
              <w:rPr>
                <w:noProof/>
                <w:webHidden/>
              </w:rPr>
              <w:fldChar w:fldCharType="begin"/>
            </w:r>
            <w:r>
              <w:rPr>
                <w:noProof/>
                <w:webHidden/>
              </w:rPr>
              <w:instrText xml:space="preserve"> PAGEREF _Toc221055567 \h </w:instrText>
            </w:r>
            <w:r>
              <w:rPr>
                <w:noProof/>
                <w:webHidden/>
              </w:rPr>
              <w:fldChar w:fldCharType="separate"/>
            </w:r>
            <w:r>
              <w:rPr>
                <w:noProof/>
                <w:webHidden/>
              </w:rPr>
              <w:t>69</w:t>
            </w:r>
            <w:r>
              <w:rPr>
                <w:noProof/>
                <w:webHidden/>
              </w:rPr>
              <w:fldChar w:fldCharType="end"/>
            </w:r>
          </w:hyperlink>
        </w:p>
        <w:p w14:paraId="4D2A7A2B" w14:textId="566B2444" w:rsidR="00A05413" w:rsidRDefault="00A05413">
          <w:pPr>
            <w:pStyle w:val="TDC1"/>
            <w:rPr>
              <w:rFonts w:asciiTheme="minorHAnsi" w:hAnsiTheme="minorHAnsi"/>
              <w:noProof/>
              <w:kern w:val="2"/>
              <w:sz w:val="24"/>
              <w:szCs w:val="24"/>
              <w14:ligatures w14:val="standardContextual"/>
            </w:rPr>
          </w:pPr>
          <w:hyperlink w:anchor="_Toc221055568" w:history="1">
            <w:r>
              <w:rPr>
                <w:rStyle w:val="Hipervnculo"/>
                <w:noProof/>
              </w:rPr>
              <w:t>ANEXOS</w:t>
            </w:r>
            <w:r>
              <w:rPr>
                <w:noProof/>
                <w:webHidden/>
              </w:rPr>
              <w:tab/>
            </w:r>
            <w:r>
              <w:rPr>
                <w:noProof/>
                <w:webHidden/>
              </w:rPr>
              <w:fldChar w:fldCharType="begin"/>
            </w:r>
            <w:r>
              <w:rPr>
                <w:noProof/>
                <w:webHidden/>
              </w:rPr>
              <w:instrText xml:space="preserve"> PAGEREF _Toc221055568 \h </w:instrText>
            </w:r>
            <w:r>
              <w:rPr>
                <w:noProof/>
                <w:webHidden/>
              </w:rPr>
              <w:fldChar w:fldCharType="separate"/>
            </w:r>
            <w:r>
              <w:rPr>
                <w:noProof/>
                <w:webHidden/>
              </w:rPr>
              <w:t>70</w:t>
            </w:r>
            <w:r>
              <w:rPr>
                <w:noProof/>
                <w:webHidden/>
              </w:rPr>
              <w:fldChar w:fldCharType="end"/>
            </w:r>
          </w:hyperlink>
        </w:p>
        <w:p w14:paraId="719D9B5C" w14:textId="2F561929" w:rsidR="00A05413" w:rsidRDefault="00A05413">
          <w:pPr>
            <w:pStyle w:val="TDC2"/>
            <w:rPr>
              <w:rFonts w:asciiTheme="minorHAnsi" w:hAnsiTheme="minorHAnsi"/>
              <w:noProof/>
              <w:kern w:val="2"/>
              <w:sz w:val="24"/>
              <w:szCs w:val="24"/>
              <w14:ligatures w14:val="standardContextual"/>
            </w:rPr>
          </w:pPr>
          <w:hyperlink w:anchor="_Toc221055569" w:history="1">
            <w:r>
              <w:rPr>
                <w:rStyle w:val="Hipervnculo"/>
                <w:noProof/>
              </w:rPr>
              <w:t>Anexo 1:Radionucleidos al exterior del edificio del reactor</w:t>
            </w:r>
            <w:r>
              <w:rPr>
                <w:noProof/>
                <w:webHidden/>
              </w:rPr>
              <w:tab/>
            </w:r>
            <w:r>
              <w:rPr>
                <w:noProof/>
                <w:webHidden/>
              </w:rPr>
              <w:fldChar w:fldCharType="begin"/>
            </w:r>
            <w:r>
              <w:rPr>
                <w:noProof/>
                <w:webHidden/>
              </w:rPr>
              <w:instrText xml:space="preserve"> PAGEREF _Toc221055569 \h </w:instrText>
            </w:r>
            <w:r>
              <w:rPr>
                <w:noProof/>
                <w:webHidden/>
              </w:rPr>
              <w:fldChar w:fldCharType="separate"/>
            </w:r>
            <w:r>
              <w:rPr>
                <w:noProof/>
                <w:webHidden/>
              </w:rPr>
              <w:t>70</w:t>
            </w:r>
            <w:r>
              <w:rPr>
                <w:noProof/>
                <w:webHidden/>
              </w:rPr>
              <w:fldChar w:fldCharType="end"/>
            </w:r>
          </w:hyperlink>
        </w:p>
        <w:p w14:paraId="1415094F" w14:textId="465E0D29" w:rsidR="003F2EA3" w:rsidRDefault="003F2EA3" w:rsidP="00B07314">
          <w:pPr>
            <w:spacing w:line="360" w:lineRule="auto"/>
          </w:pPr>
          <w:r>
            <w:rPr>
              <w:b/>
              <w:bCs/>
            </w:rPr>
            <w:fldChar w:fldCharType="end"/>
          </w:r>
        </w:p>
      </w:sdtContent>
    </w:sdt>
    <w:p w14:paraId="0A958171" w14:textId="77777777" w:rsidR="00133855" w:rsidRDefault="00133855">
      <w:r>
        <w:br w:type="page"/>
      </w:r>
    </w:p>
    <w:p w14:paraId="4AD2213B" w14:textId="77777777" w:rsidR="00133855" w:rsidRDefault="00133855" w:rsidP="00692236"/>
    <w:p w14:paraId="2A5847F3" w14:textId="77777777" w:rsidR="00133855" w:rsidRDefault="00133855">
      <w:r>
        <w:br w:type="page"/>
      </w:r>
    </w:p>
    <w:p>
      <w:pPr>
        <w:pStyle w:val="Ttulo1"/>
        <w:pageBreakBefore/>
        <w:numPr>
          <w:ilvl w:val="0"/>
          <w:numId w:val="0"/>
        </w:numPr>
        <w:rPr>
          <w:ins w:id="90273" w:author="Claude" w:date="2026-10-20T00:00:00Z"/>
        </w:rPr>
      </w:pPr>
      <w:commentRangeStart w:id="72"/>
      <w:ins w:id="90274" w:author="Claude" w:date="2026-10-20T00:00:00Z">
        <w:r>
          <w:t>LISTA DE SIGLAS Y ACRÓNIMOS</w:t>
        </w:r>
      </w:ins>
      <w:commentRangeEnd w:id="72"/>
      <w:r>
        <w:rPr>
          <w:rStyle w:val="Refdecomentario"/>
        </w:rPr>
        <w:commentReference w:id="72"/>
      </w:r>
    </w:p>
    <w:tbl>
      <w:tblPr>
        <w:tblW w:w="8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900"/>
        <w:gridCol w:w="7000"/>
      </w:tblGrid>
      <w:tr>
        <w:trPr>
          <w:ins w:id="90275" w:author="Claude" w:date="2026-10-20T00:00:00Z"/>
        </w:trPr>
        <w:tc>
          <w:tcPr>
            <w:tcW w:w="1900" w:type="dxa"/>
          </w:tcPr>
          <w:p>
            <w:pPr>
              <w:rPr>
                <w:ins w:id="90276" w:author="Claude" w:date="2026-10-20T00:00:00Z"/>
              </w:rPr>
            </w:pPr>
            <w:ins w:id="90277" w:author="Claude" w:date="2026-10-20T00:00:00Z">
              <w:r>
                <w:rPr>
                  <w:b/>
                  <w:bCs/>
                </w:rPr>
                <w:t>Sigla</w:t>
              </w:r>
            </w:ins>
          </w:p>
        </w:tc>
        <w:tc>
          <w:tcPr>
            <w:tcW w:w="7000" w:type="dxa"/>
          </w:tcPr>
          <w:p>
            <w:pPr>
              <w:rPr>
                <w:ins w:id="90278" w:author="Claude" w:date="2026-10-20T00:00:00Z"/>
              </w:rPr>
            </w:pPr>
            <w:ins w:id="90279" w:author="Claude" w:date="2026-10-20T00:00:00Z">
              <w:r>
                <w:rPr>
                  <w:b/>
                  <w:bCs/>
                </w:rPr>
                <w:t>Significado</w:t>
              </w:r>
            </w:ins>
          </w:p>
        </w:tc>
      </w:tr>
      <w:tr>
        <w:trPr>
          <w:ins w:id="90280" w:author="Claude" w:date="2026-10-20T00:00:00Z"/>
        </w:trPr>
        <w:tc>
          <w:tcPr>
            <w:tcW w:w="1900" w:type="dxa"/>
          </w:tcPr>
          <w:p>
            <w:pPr>
              <w:rPr>
                <w:ins w:id="90281" w:author="Claude" w:date="2026-10-20T00:00:00Z"/>
              </w:rPr>
            </w:pPr>
            <w:ins w:id="90282" w:author="Claude" w:date="2026-10-20T00:00:00Z">
              <w:r>
                <w:rPr>
                  <w:b/>
                  <w:bCs/>
                </w:rPr>
                <w:t>AF</w:t>
              </w:r>
            </w:ins>
          </w:p>
        </w:tc>
        <w:tc>
          <w:tcPr>
            <w:tcW w:w="7000" w:type="dxa"/>
          </w:tcPr>
          <w:p>
            <w:pPr>
              <w:rPr>
                <w:ins w:id="90283" w:author="Claude" w:date="2026-10-20T00:00:00Z"/>
              </w:rPr>
            </w:pPr>
            <w:ins w:id="90284" w:author="Claude" w:date="2026-10-20T00:00:00Z">
              <w:r>
                <w:t>Attenuation Factor (factor de atenuación)</w:t>
              </w:r>
            </w:ins>
          </w:p>
        </w:tc>
      </w:tr>
      <w:tr>
        <w:trPr>
          <w:ins w:id="90285" w:author="Claude" w:date="2026-10-20T00:00:00Z"/>
        </w:trPr>
        <w:tc>
          <w:tcPr>
            <w:tcW w:w="1900" w:type="dxa"/>
          </w:tcPr>
          <w:p>
            <w:pPr>
              <w:rPr>
                <w:ins w:id="90286" w:author="Claude" w:date="2026-10-20T00:00:00Z"/>
              </w:rPr>
            </w:pPr>
            <w:ins w:id="90287" w:author="Claude" w:date="2026-10-20T00:00:00Z">
              <w:r>
                <w:rPr>
                  <w:b/>
                  <w:bCs/>
                </w:rPr>
                <w:t>AHP</w:t>
              </w:r>
            </w:ins>
          </w:p>
        </w:tc>
        <w:tc>
          <w:tcPr>
            <w:tcW w:w="7000" w:type="dxa"/>
          </w:tcPr>
          <w:p>
            <w:pPr>
              <w:rPr>
                <w:ins w:id="90288" w:author="Claude" w:date="2026-10-20T00:00:00Z"/>
              </w:rPr>
            </w:pPr>
            <w:ins w:id="90289" w:author="Claude" w:date="2026-10-20T00:00:00Z">
              <w:r>
                <w:t>Analytic Hierarchy Process (proceso analítico jerárquico)</w:t>
              </w:r>
            </w:ins>
          </w:p>
        </w:tc>
      </w:tr>
      <w:tr>
        <w:trPr>
          <w:ins w:id="90290" w:author="Claude" w:date="2026-10-20T00:00:00Z"/>
        </w:trPr>
        <w:tc>
          <w:tcPr>
            <w:tcW w:w="1900" w:type="dxa"/>
          </w:tcPr>
          <w:p>
            <w:pPr>
              <w:rPr>
                <w:ins w:id="90291" w:author="Claude" w:date="2026-10-20T00:00:00Z"/>
              </w:rPr>
            </w:pPr>
            <w:ins w:id="90292" w:author="Claude" w:date="2026-10-20T00:00:00Z">
              <w:r>
                <w:rPr>
                  <w:b/>
                  <w:bCs/>
                </w:rPr>
                <w:t>ARCON96</w:t>
              </w:r>
            </w:ins>
          </w:p>
        </w:tc>
        <w:tc>
          <w:tcPr>
            <w:tcW w:w="7000" w:type="dxa"/>
          </w:tcPr>
          <w:p>
            <w:pPr>
              <w:rPr>
                <w:ins w:id="90293" w:author="Claude" w:date="2026-10-20T00:00:00Z"/>
              </w:rPr>
            </w:pPr>
            <w:ins w:id="90294" w:author="Claude" w:date="2026-10-20T00:00:00Z">
              <w:r>
                <w:t>Atmospheric Relative CONcentrations in building wakes (código de la NRC, versión 1996)</w:t>
              </w:r>
            </w:ins>
          </w:p>
        </w:tc>
      </w:tr>
      <w:tr>
        <w:trPr>
          <w:ins w:id="90295" w:author="Claude" w:date="2026-10-20T00:00:00Z"/>
        </w:trPr>
        <w:tc>
          <w:tcPr>
            <w:tcW w:w="1900" w:type="dxa"/>
          </w:tcPr>
          <w:p>
            <w:pPr>
              <w:rPr>
                <w:ins w:id="90296" w:author="Claude" w:date="2026-10-20T00:00:00Z"/>
              </w:rPr>
            </w:pPr>
            <w:ins w:id="90297" w:author="Claude" w:date="2026-10-20T00:00:00Z">
              <w:r>
                <w:rPr>
                  <w:b/>
                  <w:bCs/>
                </w:rPr>
                <w:t>CFR</w:t>
              </w:r>
            </w:ins>
          </w:p>
        </w:tc>
        <w:tc>
          <w:tcPr>
            <w:tcW w:w="7000" w:type="dxa"/>
          </w:tcPr>
          <w:p>
            <w:pPr>
              <w:rPr>
                <w:ins w:id="90298" w:author="Claude" w:date="2026-10-20T00:00:00Z"/>
              </w:rPr>
            </w:pPr>
            <w:ins w:id="90299" w:author="Claude" w:date="2026-10-20T00:00:00Z">
              <w:r>
                <w:t>Code of Federal Regulations (EE. UU.)</w:t>
              </w:r>
            </w:ins>
          </w:p>
        </w:tc>
      </w:tr>
      <w:tr>
        <w:trPr>
          <w:ins w:id="90300" w:author="Claude" w:date="2026-10-20T00:00:00Z"/>
        </w:trPr>
        <w:tc>
          <w:tcPr>
            <w:tcW w:w="1900" w:type="dxa"/>
          </w:tcPr>
          <w:p>
            <w:pPr>
              <w:rPr>
                <w:ins w:id="90301" w:author="Claude" w:date="2026-10-20T00:00:00Z"/>
              </w:rPr>
            </w:pPr>
            <w:ins w:id="90302" w:author="Claude" w:date="2026-10-20T00:00:00Z">
              <w:r>
                <w:rPr>
                  <w:b/>
                  <w:bCs/>
                </w:rPr>
                <w:t>CSN</w:t>
              </w:r>
            </w:ins>
          </w:p>
        </w:tc>
        <w:tc>
          <w:tcPr>
            <w:tcW w:w="7000" w:type="dxa"/>
          </w:tcPr>
          <w:p>
            <w:pPr>
              <w:rPr>
                <w:ins w:id="90303" w:author="Claude" w:date="2026-10-20T00:00:00Z"/>
              </w:rPr>
            </w:pPr>
            <w:ins w:id="90304" w:author="Claude" w:date="2026-10-20T00:00:00Z">
              <w:r>
                <w:t>Consejo de Seguridad Nuclear</w:t>
              </w:r>
            </w:ins>
          </w:p>
        </w:tc>
      </w:tr>
      <w:tr>
        <w:trPr>
          <w:ins w:id="90305" w:author="Claude" w:date="2026-10-20T00:00:00Z"/>
        </w:trPr>
        <w:tc>
          <w:tcPr>
            <w:tcW w:w="1900" w:type="dxa"/>
          </w:tcPr>
          <w:p>
            <w:pPr>
              <w:rPr>
                <w:ins w:id="90306" w:author="Claude" w:date="2026-10-20T00:00:00Z"/>
              </w:rPr>
            </w:pPr>
            <w:ins w:id="90307" w:author="Claude" w:date="2026-10-20T00:00:00Z">
              <w:r>
                <w:rPr>
                  <w:b/>
                  <w:bCs/>
                </w:rPr>
                <w:t>DBA</w:t>
              </w:r>
            </w:ins>
          </w:p>
        </w:tc>
        <w:tc>
          <w:tcPr>
            <w:tcW w:w="7000" w:type="dxa"/>
          </w:tcPr>
          <w:p>
            <w:pPr>
              <w:rPr>
                <w:ins w:id="90308" w:author="Claude" w:date="2026-10-20T00:00:00Z"/>
              </w:rPr>
            </w:pPr>
            <w:ins w:id="90309" w:author="Claude" w:date="2026-10-20T00:00:00Z">
              <w:r>
                <w:t>Design Basis Accident (accidente base de diseño)</w:t>
              </w:r>
            </w:ins>
          </w:p>
        </w:tc>
      </w:tr>
      <w:tr>
        <w:trPr>
          <w:ins w:id="90310" w:author="Claude" w:date="2026-10-20T00:00:00Z"/>
        </w:trPr>
        <w:tc>
          <w:tcPr>
            <w:tcW w:w="1900" w:type="dxa"/>
          </w:tcPr>
          <w:p>
            <w:pPr>
              <w:rPr>
                <w:ins w:id="90311" w:author="Claude" w:date="2026-10-20T00:00:00Z"/>
              </w:rPr>
            </w:pPr>
            <w:ins w:id="90312" w:author="Claude" w:date="2026-10-20T00:00:00Z">
              <w:r>
                <w:rPr>
                  <w:b/>
                  <w:bCs/>
                </w:rPr>
                <w:t>EAB</w:t>
              </w:r>
            </w:ins>
          </w:p>
        </w:tc>
        <w:tc>
          <w:tcPr>
            <w:tcW w:w="7000" w:type="dxa"/>
          </w:tcPr>
          <w:p>
            <w:pPr>
              <w:rPr>
                <w:ins w:id="90313" w:author="Claude" w:date="2026-10-20T00:00:00Z"/>
              </w:rPr>
            </w:pPr>
            <w:ins w:id="90314" w:author="Claude" w:date="2026-10-20T00:00:00Z">
              <w:r>
                <w:t>Exclusion Area Boundary (límite del área de exclusión)</w:t>
              </w:r>
            </w:ins>
          </w:p>
        </w:tc>
      </w:tr>
      <w:tr>
        <w:trPr>
          <w:ins w:id="90315" w:author="Claude" w:date="2026-10-20T00:00:00Z"/>
        </w:trPr>
        <w:tc>
          <w:tcPr>
            <w:tcW w:w="1900" w:type="dxa"/>
          </w:tcPr>
          <w:p>
            <w:pPr>
              <w:rPr>
                <w:ins w:id="90316" w:author="Claude" w:date="2026-10-20T00:00:00Z"/>
              </w:rPr>
            </w:pPr>
            <w:ins w:id="90317" w:author="Claude" w:date="2026-10-20T00:00:00Z">
              <w:r>
                <w:rPr>
                  <w:b/>
                  <w:bCs/>
                </w:rPr>
                <w:t>FHR</w:t>
              </w:r>
            </w:ins>
          </w:p>
        </w:tc>
        <w:tc>
          <w:tcPr>
            <w:tcW w:w="7000" w:type="dxa"/>
          </w:tcPr>
          <w:p>
            <w:pPr>
              <w:rPr>
                <w:ins w:id="90318" w:author="Claude" w:date="2026-10-20T00:00:00Z"/>
              </w:rPr>
            </w:pPr>
            <w:ins w:id="90319" w:author="Claude" w:date="2026-10-20T00:00:00Z">
              <w:r>
                <w:t>Fluoride salt-cooled High-temperature Reactor</w:t>
              </w:r>
            </w:ins>
          </w:p>
        </w:tc>
      </w:tr>
      <w:tr>
        <w:trPr>
          <w:ins w:id="90320" w:author="Claude" w:date="2026-10-20T00:00:00Z"/>
        </w:trPr>
        <w:tc>
          <w:tcPr>
            <w:tcW w:w="1900" w:type="dxa"/>
          </w:tcPr>
          <w:p>
            <w:pPr>
              <w:rPr>
                <w:ins w:id="90321" w:author="Claude" w:date="2026-10-20T00:00:00Z"/>
              </w:rPr>
            </w:pPr>
            <w:ins w:id="90322" w:author="Claude" w:date="2026-10-20T00:00:00Z">
              <w:r>
                <w:rPr>
                  <w:b/>
                  <w:bCs/>
                </w:rPr>
                <w:t>FLiBe</w:t>
              </w:r>
            </w:ins>
          </w:p>
        </w:tc>
        <w:tc>
          <w:tcPr>
            <w:tcW w:w="7000" w:type="dxa"/>
          </w:tcPr>
          <w:p>
            <w:pPr>
              <w:rPr>
                <w:ins w:id="90323" w:author="Claude" w:date="2026-10-20T00:00:00Z"/>
              </w:rPr>
            </w:pPr>
            <w:ins w:id="90324" w:author="Claude" w:date="2026-10-20T00:00:00Z">
              <w:r>
                <w:t>Sal fundida 2LiF–BeF₂</w:t>
              </w:r>
            </w:ins>
          </w:p>
        </w:tc>
      </w:tr>
      <w:tr>
        <w:trPr>
          <w:ins w:id="90325" w:author="Claude" w:date="2026-10-20T00:00:00Z"/>
        </w:trPr>
        <w:tc>
          <w:tcPr>
            <w:tcW w:w="1900" w:type="dxa"/>
          </w:tcPr>
          <w:p>
            <w:pPr>
              <w:rPr>
                <w:ins w:id="90326" w:author="Claude" w:date="2026-10-20T00:00:00Z"/>
              </w:rPr>
            </w:pPr>
            <w:ins w:id="90327" w:author="Claude" w:date="2026-10-20T00:00:00Z">
              <w:r>
                <w:rPr>
                  <w:b/>
                  <w:bCs/>
                </w:rPr>
                <w:t>HALEU</w:t>
              </w:r>
            </w:ins>
          </w:p>
        </w:tc>
        <w:tc>
          <w:tcPr>
            <w:tcW w:w="7000" w:type="dxa"/>
          </w:tcPr>
          <w:p>
            <w:pPr>
              <w:rPr>
                <w:ins w:id="90328" w:author="Claude" w:date="2026-10-20T00:00:00Z"/>
              </w:rPr>
            </w:pPr>
            <w:ins w:id="90329" w:author="Claude" w:date="2026-10-20T00:00:00Z">
              <w:r>
                <w:t>High-Assay Low-Enriched Uranium (uranio poco enriquecido de alto ensayo)</w:t>
              </w:r>
            </w:ins>
          </w:p>
        </w:tc>
      </w:tr>
      <w:tr>
        <w:trPr>
          <w:ins w:id="90330" w:author="Claude" w:date="2026-10-20T00:00:00Z"/>
        </w:trPr>
        <w:tc>
          <w:tcPr>
            <w:tcW w:w="1900" w:type="dxa"/>
          </w:tcPr>
          <w:p>
            <w:pPr>
              <w:rPr>
                <w:ins w:id="90331" w:author="Claude" w:date="2026-10-20T00:00:00Z"/>
              </w:rPr>
            </w:pPr>
            <w:ins w:id="90332" w:author="Claude" w:date="2026-10-20T00:00:00Z">
              <w:r>
                <w:rPr>
                  <w:b/>
                  <w:bCs/>
                </w:rPr>
                <w:t>HTGR</w:t>
              </w:r>
            </w:ins>
          </w:p>
        </w:tc>
        <w:tc>
          <w:tcPr>
            <w:tcW w:w="7000" w:type="dxa"/>
          </w:tcPr>
          <w:p>
            <w:pPr>
              <w:rPr>
                <w:ins w:id="90333" w:author="Claude" w:date="2026-10-20T00:00:00Z"/>
              </w:rPr>
            </w:pPr>
            <w:ins w:id="90334" w:author="Claude" w:date="2026-10-20T00:00:00Z">
              <w:r>
                <w:t>High Temperature Gas-cooled Reactor</w:t>
              </w:r>
            </w:ins>
          </w:p>
        </w:tc>
      </w:tr>
      <w:tr>
        <w:trPr>
          <w:ins w:id="90335" w:author="Claude" w:date="2026-10-20T00:00:00Z"/>
        </w:trPr>
        <w:tc>
          <w:tcPr>
            <w:tcW w:w="1900" w:type="dxa"/>
          </w:tcPr>
          <w:p>
            <w:pPr>
              <w:rPr>
                <w:ins w:id="90336" w:author="Claude" w:date="2026-10-20T00:00:00Z"/>
              </w:rPr>
            </w:pPr>
            <w:ins w:id="90337" w:author="Claude" w:date="2026-10-20T00:00:00Z">
              <w:r>
                <w:rPr>
                  <w:b/>
                  <w:bCs/>
                </w:rPr>
                <w:t>IAEA / OIEA</w:t>
              </w:r>
            </w:ins>
          </w:p>
        </w:tc>
        <w:tc>
          <w:tcPr>
            <w:tcW w:w="7000" w:type="dxa"/>
          </w:tcPr>
          <w:p>
            <w:pPr>
              <w:rPr>
                <w:ins w:id="90338" w:author="Claude" w:date="2026-10-20T00:00:00Z"/>
              </w:rPr>
            </w:pPr>
            <w:ins w:id="90339" w:author="Claude" w:date="2026-10-20T00:00:00Z">
              <w:r>
                <w:t>International Atomic Energy Agency / Organismo Internacional de Energía Atómica</w:t>
              </w:r>
            </w:ins>
          </w:p>
        </w:tc>
      </w:tr>
      <w:tr>
        <w:trPr>
          <w:ins w:id="90340" w:author="Claude" w:date="2026-10-20T00:00:00Z"/>
        </w:trPr>
        <w:tc>
          <w:tcPr>
            <w:tcW w:w="1900" w:type="dxa"/>
          </w:tcPr>
          <w:p>
            <w:pPr>
              <w:rPr>
                <w:ins w:id="90341" w:author="Claude" w:date="2026-10-20T00:00:00Z"/>
              </w:rPr>
            </w:pPr>
            <w:ins w:id="90342" w:author="Claude" w:date="2026-10-20T00:00:00Z">
              <w:r>
                <w:rPr>
                  <w:b/>
                  <w:bCs/>
                </w:rPr>
                <w:t>KP-FHR</w:t>
              </w:r>
            </w:ins>
          </w:p>
        </w:tc>
        <w:tc>
          <w:tcPr>
            <w:tcW w:w="7000" w:type="dxa"/>
          </w:tcPr>
          <w:p>
            <w:pPr>
              <w:rPr>
                <w:ins w:id="90343" w:author="Claude" w:date="2026-10-20T00:00:00Z"/>
              </w:rPr>
            </w:pPr>
            <w:ins w:id="90344" w:author="Claude" w:date="2026-10-20T00:00:00Z">
              <w:r>
                <w:t>Kairos Power Fluoride salt-cooled High-temperature Reactor</w:t>
              </w:r>
            </w:ins>
          </w:p>
        </w:tc>
      </w:tr>
      <w:tr>
        <w:trPr>
          <w:ins w:id="90345" w:author="Claude" w:date="2026-10-20T00:00:00Z"/>
        </w:trPr>
        <w:tc>
          <w:tcPr>
            <w:tcW w:w="1900" w:type="dxa"/>
          </w:tcPr>
          <w:p>
            <w:pPr>
              <w:rPr>
                <w:ins w:id="90346" w:author="Claude" w:date="2026-10-20T00:00:00Z"/>
              </w:rPr>
            </w:pPr>
            <w:ins w:id="90347" w:author="Claude" w:date="2026-10-20T00:00:00Z">
              <w:r>
                <w:rPr>
                  <w:b/>
                  <w:bCs/>
                </w:rPr>
                <w:t>LNG</w:t>
              </w:r>
            </w:ins>
          </w:p>
        </w:tc>
        <w:tc>
          <w:tcPr>
            <w:tcW w:w="7000" w:type="dxa"/>
          </w:tcPr>
          <w:p>
            <w:pPr>
              <w:rPr>
                <w:ins w:id="90348" w:author="Claude" w:date="2026-10-20T00:00:00Z"/>
              </w:rPr>
            </w:pPr>
            <w:ins w:id="90349" w:author="Claude" w:date="2026-10-20T00:00:00Z">
              <w:r>
                <w:t>Liquefied Natural Gas (gas natural licuado)</w:t>
              </w:r>
            </w:ins>
          </w:p>
        </w:tc>
      </w:tr>
      <w:tr>
        <w:trPr>
          <w:ins w:id="90350" w:author="Claude" w:date="2026-10-20T00:00:00Z"/>
        </w:trPr>
        <w:tc>
          <w:tcPr>
            <w:tcW w:w="1900" w:type="dxa"/>
          </w:tcPr>
          <w:p>
            <w:pPr>
              <w:rPr>
                <w:ins w:id="90351" w:author="Claude" w:date="2026-10-20T00:00:00Z"/>
              </w:rPr>
            </w:pPr>
            <w:ins w:id="90352" w:author="Claude" w:date="2026-10-20T00:00:00Z">
              <w:r>
                <w:rPr>
                  <w:b/>
                  <w:bCs/>
                </w:rPr>
                <w:t>LPZ</w:t>
              </w:r>
            </w:ins>
          </w:p>
        </w:tc>
        <w:tc>
          <w:tcPr>
            <w:tcW w:w="7000" w:type="dxa"/>
          </w:tcPr>
          <w:p>
            <w:pPr>
              <w:rPr>
                <w:ins w:id="90353" w:author="Claude" w:date="2026-10-20T00:00:00Z"/>
              </w:rPr>
            </w:pPr>
            <w:ins w:id="90354" w:author="Claude" w:date="2026-10-20T00:00:00Z">
              <w:r>
                <w:t>Low Population Zone (zona de baja población)</w:t>
              </w:r>
            </w:ins>
          </w:p>
        </w:tc>
      </w:tr>
      <w:tr>
        <w:trPr>
          <w:ins w:id="90355" w:author="Claude" w:date="2026-10-20T00:00:00Z"/>
        </w:trPr>
        <w:tc>
          <w:tcPr>
            <w:tcW w:w="1900" w:type="dxa"/>
          </w:tcPr>
          <w:p>
            <w:pPr>
              <w:rPr>
                <w:ins w:id="90356" w:author="Claude" w:date="2026-10-20T00:00:00Z"/>
              </w:rPr>
            </w:pPr>
            <w:ins w:id="90357" w:author="Claude" w:date="2026-10-20T00:00:00Z">
              <w:r>
                <w:rPr>
                  <w:b/>
                  <w:bCs/>
                </w:rPr>
                <w:t>NIF</w:t>
              </w:r>
            </w:ins>
          </w:p>
        </w:tc>
        <w:tc>
          <w:tcPr>
            <w:tcW w:w="7000" w:type="dxa"/>
          </w:tcPr>
          <w:p>
            <w:pPr>
              <w:rPr>
                <w:ins w:id="90358" w:author="Claude" w:date="2026-10-20T00:00:00Z"/>
              </w:rPr>
            </w:pPr>
            <w:ins w:id="90359" w:author="Claude" w:date="2026-10-20T00:00:00Z">
              <w:r>
                <w:t>Nuclide Inventory File (fichero de inventario de RADTRAD)</w:t>
              </w:r>
            </w:ins>
          </w:p>
        </w:tc>
      </w:tr>
      <w:tr>
        <w:trPr>
          <w:ins w:id="90360" w:author="Claude" w:date="2026-10-20T00:00:00Z"/>
        </w:trPr>
        <w:tc>
          <w:tcPr>
            <w:tcW w:w="1900" w:type="dxa"/>
          </w:tcPr>
          <w:p>
            <w:pPr>
              <w:rPr>
                <w:ins w:id="90361" w:author="Claude" w:date="2026-10-20T00:00:00Z"/>
              </w:rPr>
            </w:pPr>
            <w:ins w:id="90362" w:author="Claude" w:date="2026-10-20T00:00:00Z">
              <w:r>
                <w:rPr>
                  <w:b/>
                  <w:bCs/>
                </w:rPr>
                <w:t>NRC</w:t>
              </w:r>
            </w:ins>
          </w:p>
        </w:tc>
        <w:tc>
          <w:tcPr>
            <w:tcW w:w="7000" w:type="dxa"/>
          </w:tcPr>
          <w:p>
            <w:pPr>
              <w:rPr>
                <w:ins w:id="90363" w:author="Claude" w:date="2026-10-20T00:00:00Z"/>
              </w:rPr>
            </w:pPr>
            <w:ins w:id="90364" w:author="Claude" w:date="2026-10-20T00:00:00Z">
              <w:r>
                <w:t>U.S. Nuclear Regulatory Commission</w:t>
              </w:r>
            </w:ins>
          </w:p>
        </w:tc>
      </w:tr>
      <w:tr>
        <w:trPr>
          <w:ins w:id="90365" w:author="Claude" w:date="2026-10-20T00:00:00Z"/>
        </w:trPr>
        <w:tc>
          <w:tcPr>
            <w:tcW w:w="1900" w:type="dxa"/>
          </w:tcPr>
          <w:p>
            <w:pPr>
              <w:rPr>
                <w:ins w:id="90366" w:author="Claude" w:date="2026-10-20T00:00:00Z"/>
              </w:rPr>
            </w:pPr>
            <w:ins w:id="90367" w:author="Claude" w:date="2026-10-20T00:00:00Z">
              <w:r>
                <w:rPr>
                  <w:b/>
                  <w:bCs/>
                </w:rPr>
                <w:t>OMI</w:t>
              </w:r>
            </w:ins>
          </w:p>
        </w:tc>
        <w:tc>
          <w:tcPr>
            <w:tcW w:w="7000" w:type="dxa"/>
          </w:tcPr>
          <w:p>
            <w:pPr>
              <w:rPr>
                <w:ins w:id="90368" w:author="Claude" w:date="2026-10-20T00:00:00Z"/>
              </w:rPr>
            </w:pPr>
            <w:ins w:id="90369" w:author="Claude" w:date="2026-10-20T00:00:00Z">
              <w:r>
                <w:t>Organización Marítima Internacional</w:t>
              </w:r>
            </w:ins>
          </w:p>
        </w:tc>
      </w:tr>
      <w:tr>
        <w:trPr>
          <w:ins w:id="90370" w:author="Claude" w:date="2026-10-20T00:00:00Z"/>
        </w:trPr>
        <w:tc>
          <w:tcPr>
            <w:tcW w:w="1900" w:type="dxa"/>
          </w:tcPr>
          <w:p>
            <w:pPr>
              <w:rPr>
                <w:ins w:id="90371" w:author="Claude" w:date="2026-10-20T00:00:00Z"/>
              </w:rPr>
            </w:pPr>
            <w:ins w:id="90372" w:author="Claude" w:date="2026-10-20T00:00:00Z">
              <w:r>
                <w:rPr>
                  <w:b/>
                  <w:bCs/>
                </w:rPr>
                <w:t>PAZ / UPZ</w:t>
              </w:r>
            </w:ins>
          </w:p>
        </w:tc>
        <w:tc>
          <w:tcPr>
            <w:tcW w:w="7000" w:type="dxa"/>
          </w:tcPr>
          <w:p>
            <w:pPr>
              <w:rPr>
                <w:ins w:id="90373" w:author="Claude" w:date="2026-10-20T00:00:00Z"/>
              </w:rPr>
            </w:pPr>
            <w:ins w:id="90374" w:author="Claude" w:date="2026-10-20T00:00:00Z">
              <w:r>
                <w:t>Precautionary Action Zone / Urgent Protective action planning Zone</w:t>
              </w:r>
            </w:ins>
          </w:p>
        </w:tc>
      </w:tr>
      <w:tr>
        <w:trPr>
          <w:ins w:id="90375" w:author="Claude" w:date="2026-10-20T00:00:00Z"/>
        </w:trPr>
        <w:tc>
          <w:tcPr>
            <w:tcW w:w="1900" w:type="dxa"/>
          </w:tcPr>
          <w:p>
            <w:pPr>
              <w:rPr>
                <w:ins w:id="90376" w:author="Claude" w:date="2026-10-20T00:00:00Z"/>
              </w:rPr>
            </w:pPr>
            <w:ins w:id="90377" w:author="Claude" w:date="2026-10-20T00:00:00Z">
              <w:r>
                <w:rPr>
                  <w:b/>
                  <w:bCs/>
                </w:rPr>
                <w:t>PLABEN</w:t>
              </w:r>
            </w:ins>
          </w:p>
        </w:tc>
        <w:tc>
          <w:tcPr>
            <w:tcW w:w="7000" w:type="dxa"/>
          </w:tcPr>
          <w:p>
            <w:pPr>
              <w:rPr>
                <w:ins w:id="90378" w:author="Claude" w:date="2026-10-20T00:00:00Z"/>
              </w:rPr>
            </w:pPr>
            <w:ins w:id="90379" w:author="Claude" w:date="2026-10-20T00:00:00Z">
              <w:r>
                <w:t>Plan Básico de Emergencia Nuclear</w:t>
              </w:r>
            </w:ins>
          </w:p>
        </w:tc>
      </w:tr>
      <w:tr>
        <w:trPr>
          <w:ins w:id="90380" w:author="Claude" w:date="2026-10-20T00:00:00Z"/>
        </w:trPr>
        <w:tc>
          <w:tcPr>
            <w:tcW w:w="1900" w:type="dxa"/>
          </w:tcPr>
          <w:p>
            <w:pPr>
              <w:rPr>
                <w:ins w:id="90381" w:author="Claude" w:date="2026-10-20T00:00:00Z"/>
              </w:rPr>
            </w:pPr>
            <w:ins w:id="90382" w:author="Claude" w:date="2026-10-20T00:00:00Z">
              <w:r>
                <w:rPr>
                  <w:b/>
                  <w:bCs/>
                </w:rPr>
                <w:t>PSF</w:t>
              </w:r>
            </w:ins>
          </w:p>
        </w:tc>
        <w:tc>
          <w:tcPr>
            <w:tcW w:w="7000" w:type="dxa"/>
          </w:tcPr>
          <w:p>
            <w:pPr>
              <w:rPr>
                <w:ins w:id="90383" w:author="Claude" w:date="2026-10-20T00:00:00Z"/>
              </w:rPr>
            </w:pPr>
            <w:ins w:id="90384" w:author="Claude" w:date="2026-10-20T00:00:00Z">
              <w:r>
                <w:t>Plant Scenario File (fichero de entrada de RADTRAD)</w:t>
              </w:r>
            </w:ins>
          </w:p>
        </w:tc>
      </w:tr>
      <w:tr>
        <w:trPr>
          <w:ins w:id="90385" w:author="Claude" w:date="2026-10-20T00:00:00Z"/>
        </w:trPr>
        <w:tc>
          <w:tcPr>
            <w:tcW w:w="1900" w:type="dxa"/>
          </w:tcPr>
          <w:p>
            <w:pPr>
              <w:rPr>
                <w:ins w:id="90386" w:author="Claude" w:date="2026-10-20T00:00:00Z"/>
              </w:rPr>
            </w:pPr>
            <w:ins w:id="90387" w:author="Claude" w:date="2026-10-20T00:00:00Z">
              <w:r>
                <w:rPr>
                  <w:b/>
                  <w:bCs/>
                </w:rPr>
                <w:t>RADTRAD</w:t>
              </w:r>
            </w:ins>
          </w:p>
        </w:tc>
        <w:tc>
          <w:tcPr>
            <w:tcW w:w="7000" w:type="dxa"/>
          </w:tcPr>
          <w:p>
            <w:pPr>
              <w:rPr>
                <w:ins w:id="90388" w:author="Claude" w:date="2026-10-20T00:00:00Z"/>
              </w:rPr>
            </w:pPr>
            <w:ins w:id="90389" w:author="Claude" w:date="2026-10-20T00:00:00Z">
              <w:r>
                <w:t>RADionuclide Transport, Removal And Dose estimation</w:t>
              </w:r>
            </w:ins>
          </w:p>
        </w:tc>
      </w:tr>
      <w:tr>
        <w:trPr>
          <w:ins w:id="90390" w:author="Claude" w:date="2026-10-20T00:00:00Z"/>
        </w:trPr>
        <w:tc>
          <w:tcPr>
            <w:tcW w:w="1900" w:type="dxa"/>
          </w:tcPr>
          <w:p>
            <w:pPr>
              <w:rPr>
                <w:ins w:id="90391" w:author="Claude" w:date="2026-10-20T00:00:00Z"/>
              </w:rPr>
            </w:pPr>
            <w:ins w:id="90392" w:author="Claude" w:date="2026-10-20T00:00:00Z">
              <w:r>
                <w:rPr>
                  <w:b/>
                  <w:bCs/>
                </w:rPr>
                <w:t>RG</w:t>
              </w:r>
            </w:ins>
          </w:p>
        </w:tc>
        <w:tc>
          <w:tcPr>
            <w:tcW w:w="7000" w:type="dxa"/>
          </w:tcPr>
          <w:p>
            <w:pPr>
              <w:rPr>
                <w:ins w:id="90393" w:author="Claude" w:date="2026-10-20T00:00:00Z"/>
              </w:rPr>
            </w:pPr>
            <w:ins w:id="90394" w:author="Claude" w:date="2026-10-20T00:00:00Z">
              <w:r>
                <w:t>Regulatory Guide (guía reguladora de la NRC)</w:t>
              </w:r>
            </w:ins>
          </w:p>
        </w:tc>
      </w:tr>
      <w:tr>
        <w:trPr>
          <w:ins w:id="90395" w:author="Claude" w:date="2026-10-20T00:00:00Z"/>
        </w:trPr>
        <w:tc>
          <w:tcPr>
            <w:tcW w:w="1900" w:type="dxa"/>
          </w:tcPr>
          <w:p>
            <w:pPr>
              <w:rPr>
                <w:ins w:id="90396" w:author="Claude" w:date="2026-10-20T00:00:00Z"/>
              </w:rPr>
            </w:pPr>
            <w:ins w:id="90397" w:author="Claude" w:date="2026-10-20T00:00:00Z">
              <w:r>
                <w:rPr>
                  <w:b/>
                  <w:bCs/>
                </w:rPr>
                <w:t>RVACS</w:t>
              </w:r>
            </w:ins>
          </w:p>
        </w:tc>
        <w:tc>
          <w:tcPr>
            <w:tcW w:w="7000" w:type="dxa"/>
          </w:tcPr>
          <w:p>
            <w:pPr>
              <w:rPr>
                <w:ins w:id="90398" w:author="Claude" w:date="2026-10-20T00:00:00Z"/>
              </w:rPr>
            </w:pPr>
            <w:ins w:id="90399" w:author="Claude" w:date="2026-10-20T00:00:00Z">
              <w:r>
                <w:t>Reactor Vessel Auxiliary Cooling System</w:t>
              </w:r>
            </w:ins>
          </w:p>
        </w:tc>
      </w:tr>
      <w:tr>
        <w:trPr>
          <w:ins w:id="90400" w:author="Claude" w:date="2026-10-20T00:00:00Z"/>
        </w:trPr>
        <w:tc>
          <w:tcPr>
            <w:tcW w:w="1900" w:type="dxa"/>
          </w:tcPr>
          <w:p>
            <w:pPr>
              <w:rPr>
                <w:ins w:id="90401" w:author="Claude" w:date="2026-10-20T00:00:00Z"/>
              </w:rPr>
            </w:pPr>
            <w:ins w:id="90402" w:author="Claude" w:date="2026-10-20T00:00:00Z">
              <w:r>
                <w:rPr>
                  <w:b/>
                  <w:bCs/>
                </w:rPr>
                <w:t>SBO</w:t>
              </w:r>
            </w:ins>
          </w:p>
        </w:tc>
        <w:tc>
          <w:tcPr>
            <w:tcW w:w="7000" w:type="dxa"/>
          </w:tcPr>
          <w:p>
            <w:pPr>
              <w:rPr>
                <w:ins w:id="90403" w:author="Claude" w:date="2026-10-20T00:00:00Z"/>
              </w:rPr>
            </w:pPr>
            <w:ins w:id="90404" w:author="Claude" w:date="2026-10-20T00:00:00Z">
              <w:r>
                <w:t>Station Blackout (pérdida total de suministro eléctrico)</w:t>
              </w:r>
            </w:ins>
          </w:p>
        </w:tc>
      </w:tr>
      <w:tr>
        <w:trPr>
          <w:ins w:id="90405" w:author="Claude" w:date="2026-10-20T00:00:00Z"/>
        </w:trPr>
        <w:tc>
          <w:tcPr>
            <w:tcW w:w="1900" w:type="dxa"/>
          </w:tcPr>
          <w:p>
            <w:pPr>
              <w:rPr>
                <w:ins w:id="90406" w:author="Claude" w:date="2026-10-20T00:00:00Z"/>
              </w:rPr>
            </w:pPr>
            <w:ins w:id="90407" w:author="Claude" w:date="2026-10-20T00:00:00Z">
              <w:r>
                <w:rPr>
                  <w:b/>
                  <w:bCs/>
                </w:rPr>
                <w:t>SMR</w:t>
              </w:r>
            </w:ins>
          </w:p>
        </w:tc>
        <w:tc>
          <w:tcPr>
            <w:tcW w:w="7000" w:type="dxa"/>
          </w:tcPr>
          <w:p>
            <w:pPr>
              <w:rPr>
                <w:ins w:id="90408" w:author="Claude" w:date="2026-10-20T00:00:00Z"/>
              </w:rPr>
            </w:pPr>
            <w:ins w:id="90409" w:author="Claude" w:date="2026-10-20T00:00:00Z">
              <w:r>
                <w:t>Small Modular Reactor (pequeño reactor modular)</w:t>
              </w:r>
            </w:ins>
          </w:p>
        </w:tc>
      </w:tr>
      <w:tr>
        <w:trPr>
          <w:ins w:id="90410" w:author="Claude" w:date="2026-10-20T00:00:00Z"/>
        </w:trPr>
        <w:tc>
          <w:tcPr>
            <w:tcW w:w="1900" w:type="dxa"/>
          </w:tcPr>
          <w:p>
            <w:pPr>
              <w:rPr>
                <w:ins w:id="90411" w:author="Claude" w:date="2026-10-20T00:00:00Z"/>
              </w:rPr>
            </w:pPr>
            <w:ins w:id="90412" w:author="Claude" w:date="2026-10-20T00:00:00Z">
              <w:r>
                <w:rPr>
                  <w:b/>
                  <w:bCs/>
                </w:rPr>
                <w:t>TEDE</w:t>
              </w:r>
            </w:ins>
          </w:p>
        </w:tc>
        <w:tc>
          <w:tcPr>
            <w:tcW w:w="7000" w:type="dxa"/>
          </w:tcPr>
          <w:p>
            <w:pPr>
              <w:rPr>
                <w:ins w:id="90413" w:author="Claude" w:date="2026-10-20T00:00:00Z"/>
              </w:rPr>
            </w:pPr>
            <w:ins w:id="90414" w:author="Claude" w:date="2026-10-20T00:00:00Z">
              <w:r>
                <w:t>Total Effective Dose Equivalent (dosis efectiva total equivalente)</w:t>
              </w:r>
            </w:ins>
          </w:p>
        </w:tc>
      </w:tr>
      <w:tr>
        <w:trPr>
          <w:ins w:id="90415" w:author="Claude" w:date="2026-10-20T00:00:00Z"/>
        </w:trPr>
        <w:tc>
          <w:tcPr>
            <w:tcW w:w="1900" w:type="dxa"/>
          </w:tcPr>
          <w:p>
            <w:pPr>
              <w:rPr>
                <w:ins w:id="90416" w:author="Claude" w:date="2026-10-20T00:00:00Z"/>
              </w:rPr>
            </w:pPr>
            <w:ins w:id="90417" w:author="Claude" w:date="2026-10-20T00:00:00Z">
              <w:r>
                <w:rPr>
                  <w:b/>
                  <w:bCs/>
                </w:rPr>
                <w:t>TRISO</w:t>
              </w:r>
            </w:ins>
          </w:p>
        </w:tc>
        <w:tc>
          <w:tcPr>
            <w:tcW w:w="7000" w:type="dxa"/>
          </w:tcPr>
          <w:p>
            <w:pPr>
              <w:rPr>
                <w:ins w:id="90418" w:author="Claude" w:date="2026-10-20T00:00:00Z"/>
              </w:rPr>
            </w:pPr>
            <w:ins w:id="90419" w:author="Claude" w:date="2026-10-20T00:00:00Z">
              <w:r>
                <w:t>TRi-structural ISOtropic (partícula de combustible recubierta)</w:t>
              </w:r>
            </w:ins>
          </w:p>
        </w:tc>
      </w:tr>
      <w:tr>
        <w:trPr>
          <w:ins w:id="90420" w:author="Claude" w:date="2026-10-20T00:00:00Z"/>
        </w:trPr>
        <w:tc>
          <w:tcPr>
            <w:tcW w:w="1900" w:type="dxa"/>
          </w:tcPr>
          <w:p>
            <w:pPr>
              <w:rPr>
                <w:ins w:id="90421" w:author="Claude" w:date="2026-10-20T00:00:00Z"/>
              </w:rPr>
            </w:pPr>
            <w:ins w:id="90422" w:author="Claude" w:date="2026-10-20T00:00:00Z">
              <w:r>
                <w:rPr>
                  <w:b/>
                  <w:bCs/>
                </w:rPr>
                <w:t>TRL</w:t>
              </w:r>
            </w:ins>
          </w:p>
        </w:tc>
        <w:tc>
          <w:tcPr>
            <w:tcW w:w="7000" w:type="dxa"/>
          </w:tcPr>
          <w:p>
            <w:pPr>
              <w:rPr>
                <w:ins w:id="90423" w:author="Claude" w:date="2026-10-20T00:00:00Z"/>
              </w:rPr>
            </w:pPr>
            <w:ins w:id="90424" w:author="Claude" w:date="2026-10-20T00:00:00Z">
              <w:r>
                <w:t>Technology Readiness Level (nivel de madurez tecnológica)</w:t>
              </w:r>
            </w:ins>
          </w:p>
        </w:tc>
      </w:tr>
      <w:tr>
        <w:trPr>
          <w:ins w:id="90425" w:author="Claude" w:date="2026-10-20T00:00:00Z"/>
        </w:trPr>
        <w:tc>
          <w:tcPr>
            <w:tcW w:w="1900" w:type="dxa"/>
          </w:tcPr>
          <w:p>
            <w:pPr>
              <w:rPr>
                <w:ins w:id="90426" w:author="Claude" w:date="2026-10-20T00:00:00Z"/>
              </w:rPr>
            </w:pPr>
            <w:ins w:id="90427" w:author="Claude" w:date="2026-10-20T00:00:00Z">
              <w:r>
                <w:rPr>
                  <w:b/>
                  <w:bCs/>
                </w:rPr>
                <w:t>χ/Q</w:t>
              </w:r>
            </w:ins>
          </w:p>
        </w:tc>
        <w:tc>
          <w:tcPr>
            <w:tcW w:w="7000" w:type="dxa"/>
          </w:tcPr>
          <w:p>
            <w:pPr>
              <w:rPr>
                <w:ins w:id="90428" w:author="Claude" w:date="2026-10-20T00:00:00Z"/>
              </w:rPr>
            </w:pPr>
            <w:ins w:id="90429" w:author="Claude" w:date="2026-10-20T00:00:00Z">
              <w:r>
                <w:t>Coeficiente de dispersión atmosférica (s/m³)</w:t>
              </w:r>
            </w:ins>
          </w:p>
        </w:tc>
      </w:tr>
    </w:tbl>
    <w:p>
      <w:pPr>
        <w:spacing w:line="360" w:lineRule="auto"/>
      </w:pPr>
    </w:p>
    <w:p w14:paraId="1D6E2C96" w14:textId="036B391D" w:rsidR="00692236" w:rsidRDefault="00133855" w:rsidP="003F2EA3">
      <w:pPr>
        <w:pStyle w:val="Ttulo1"/>
      </w:pPr>
      <w:bookmarkStart w:id="2" w:name="_Toc221055517"/>
      <w:r>
        <w:t>INTRODUCCIÓN</w:t>
      </w:r>
      <w:bookmarkEnd w:id="2"/>
    </w:p>
    <w:p w14:paraId="68A03E84" w14:textId="77777777" w:rsidR="003F2EA3" w:rsidRDefault="003F2EA3" w:rsidP="003F2EA3">
      <w:pPr>
        <w:spacing w:before="240" w:line="360" w:lineRule="auto"/>
      </w:pPr>
      <w:r>
        <w:t>El incremento sostenido en la demanda de energía eléctrica, impulsado por transformaciones tecnológicas, sociales y en los patrones de consumo, ha reavivado el interés global por la energía nuclear como un componente estratégico dentro del mix energético. Esta renovada atención se fundamenta en la revalorización de la energía nuclear como una fuente de generación con bajas emisiones de carbono, posicionándola como una alternativa viable y sostenible frente a las tecnologías de generación convencionales basadas en combustibles fósiles.</w:t>
      </w:r>
    </w:p>
    <w:p w14:paraId="668B41DD" w14:textId="77777777" w:rsidR="003F2EA3" w:rsidRDefault="003F2EA3" w:rsidP="003F2EA3">
      <w:pPr>
        <w:spacing w:before="240" w:line="360" w:lineRule="auto"/>
      </w:pPr>
      <w:r>
        <w:t xml:space="preserve">En este contexto, los avances tecnológicos recientes han dado lugar al desarrollo de soluciones nucleares más adaptables y socialmente aceptables, destacándose entre ellas los pequeños reactores modulares </w:t>
      </w:r>
      <w:r>
        <w:t xml:space="preserve">(Small Modular Reactors, SMR)</w:t>
      </w:r>
      <w:ins w:id="90763" w:author="Claude" w:date="2026-10-20T00:00:00Z"/>
      <w:sdt>
        <w:sdtPr>
          <w:id w:val="1112622881"/>
          <w:citation/>
        </w:sdtPr>
        <w:sdtContent>
          <w:ins w:id="92183" w:author="Claude" w:date="2026-10-20T00:00:00Z">
            <w:r>
              <w:fldChar w:fldCharType="begin"/>
            </w:r>
            <w:r>
              <w:instrText xml:space="preserve"> CITATION Int24 \l 3082 </w:instrText>
            </w:r>
            <w:r>
              <w:fldChar w:fldCharType="separate"/>
            </w:r>
            <w:r>
              <w:rPr>
                <w:noProof/>
              </w:rPr>
              <w:t xml:space="preserve"> [1]</w:t>
            </w:r>
            <w:r>
              <w:fldChar w:fldCharType="end"/>
            </w:r>
          </w:ins>
        </w:sdtContent>
      </w:sdt>
      <w:r>
        <w:t xml:space="preserve">. Estos sistemas representan una evolución significativa respecto a las plantas nucleares de gran escala que han predominado en décadas anteriores.</w:t>
      </w:r>
    </w:p>
    <w:p w14:paraId="076ABB6B" w14:textId="77777777" w:rsidR="003F2EA3" w:rsidRDefault="003F2EA3" w:rsidP="003F2EA3">
      <w:pPr>
        <w:spacing w:before="240" w:line="360" w:lineRule="auto"/>
      </w:pPr>
      <w:r>
        <w:t xml:space="preserve">Los SMR están diseñados bajo un enfoque modular que permite ajustar la capacidad instalada mediante la adición de múltiples unidades en configuración serie, lo cual facilita su adaptación a distintos contextos de demanda energética, ya sea en zonas aisladas, regiones con limitaciones en infraestructura, o como respaldo a sistemas energéticos híbridos. </w:t>
      </w:r>
      <w:del w:id="90049" w:author="Claude" w:date="2026-10-20T00:00:00Z">
        <w:r>
          <w:delText xml:space="preserve">Este modularidad</w:delText>
        </w:r>
      </w:del>
      <w:ins w:id="90050" w:author="Claude" w:date="2026-10-20T00:00:00Z">
        <w:r>
          <w:t>Esta modularidad</w:t>
        </w:r>
      </w:ins>
      <w:r>
        <w:t xml:space="preserve">, además, favorece la estandarización y fabricación en serie de los componentes, lo que puede traducirse en una notable reducción de los plazos y costos asociados a los procesos de licenciamiento e instalación.</w:t>
      </w:r>
    </w:p>
    <w:p w14:paraId="24A49C37" w14:textId="77777777" w:rsidR="003F2EA3" w:rsidRDefault="003F2EA3" w:rsidP="003F2EA3">
      <w:pPr>
        <w:spacing w:before="240" w:line="360" w:lineRule="auto"/>
      </w:pPr>
      <w:r>
        <w:t>Desde una perspectiva normativa y de seguridad, los SMR incorporan sistemas de protección pasiva y diseños intrínsecamente más seguros que los de las plantas tradicionales. Estos dispositivos están concebidos para minimizar el riesgo operativo y responder de manera más eficiente ante eventos imprevistos, lo que mejora su perfil de aceptación tanto a nivel regulatorio como social.</w:t>
      </w:r>
    </w:p>
    <w:p w14:paraId="5A09A120" w14:textId="6B69B07B" w:rsidR="003F2EA3" w:rsidRPr="00577E8F" w:rsidRDefault="003F2EA3" w:rsidP="003F2EA3">
      <w:pPr>
        <w:spacing w:before="240" w:line="360" w:lineRule="auto"/>
      </w:pPr>
      <w:r>
        <w:t>En consonancia con el principio de evolución constante que caracteriza al sector nuclear, y considerando la versatilidad inherente a los SMR, se ha intensificado el debate en torno a su aplicación más allá del ámbito tradicional de generación eléctrica. Estos reactores, que se perfilan como una piedra angular en el futuro energético, presentan un potencial considerable para ser integrados en una amplia gama de aplicaciones industriales y tecnológicas.</w:t>
      </w:r>
    </w:p>
    <w:p w14:paraId="3E773CD7" w14:textId="77777777" w:rsidR="003F2EA3" w:rsidRPr="00577E8F" w:rsidRDefault="003F2EA3" w:rsidP="003F2EA3">
      <w:pPr>
        <w:spacing w:before="240" w:line="360" w:lineRule="auto"/>
      </w:pPr>
      <w:r>
        <w:t xml:space="preserve">Entre los usos alternativos actualmente en estudio destacan el suministro energético directo a grandes data centers (centros de datos), el acoplamiento a plantas desalinizadoras, y su integración en procesos de electrólisis para la producción de hidrógeno verde. Estas aplicaciones se benefician no solo de la producción continua y libre de emisiones de los SMR, sino también de su capacidad para operar en configuraciones distribuidas, autónomas o acopladas a microrredes.</w:t>
      </w:r>
    </w:p>
    <w:p w14:paraId="7F65D360" w14:textId="77777777" w:rsidR="003F2EA3" w:rsidRDefault="003F2EA3" w:rsidP="003F2EA3">
      <w:pPr>
        <w:spacing w:before="240" w:line="360" w:lineRule="auto"/>
      </w:pPr>
      <w:r>
        <w:t xml:space="preserve">En un plano más experimental, también se exploran aplicaciones extremas que van desde fuentes nucleares de energía en sistemas miniaturizados, como dispositivos móviles, hasta su utilización en sistemas de propulsión avanzados, incluyendo cohetes espaciales. Sin embargo, el presente trabajo se centrará específicamente en el estudio de viabilidad e impacto de la implementación de un reactor nuclear modular a bordo de </w:t>
      </w:r>
      <w:del w:id="90051" w:author="Claude" w:date="2026-10-20T00:00:00Z">
        <w:r>
          <w:delText xml:space="preserve">un buque portacontenedores, como alternativa sostenible a los sistemas de propulsión convencionales basados en la combustión de queroseno o fuelóleo pesado</w:delText>
        </w:r>
      </w:del>
      <w:ins w:id="90052" w:author="Claude" w:date="2026-10-20T00:00:00Z">
        <w:r>
          <w:t>un buque mercante de gran porte (en el caso de estudio, un metanero o LNG carrier), como alternativa sostenible a los sistemas de propulsión convencionales basados en la combustión de fuelóleo pesado o gasóleo marino</w:t>
        </w:r>
      </w:ins>
      <w:r>
        <w:t xml:space="preserve">.</w:t>
      </w:r>
    </w:p>
    <w:p w14:paraId="006B10D3" w14:textId="77777777" w:rsidR="003F2EA3" w:rsidRPr="00F9762C" w:rsidRDefault="003F2EA3" w:rsidP="003F2EA3">
      <w:pPr>
        <w:spacing w:before="240" w:line="360" w:lineRule="auto"/>
      </w:pPr>
      <w:r>
        <w:t xml:space="preserve">La incorporación de un reactor nuclear a bordo de un </w:t>
      </w:r>
      <w:del w:id="90053" w:author="Claude" w:date="2026-10-20T00:00:00Z">
        <w:r>
          <w:delText xml:space="preserve">buque portacontenedores</w:delText>
        </w:r>
      </w:del>
      <w:ins w:id="90054" w:author="Claude" w:date="2026-10-20T00:00:00Z">
        <w:r>
          <w:t>buque mercante</w:t>
        </w:r>
      </w:ins>
      <w:r>
        <w:t xml:space="preserve"> introduce una serie de desafíos específicos relacionados con el transporte marítimo de materiales nucleares y la operación segura de instalaciones nucleares móviles. Si bien muchos de los aspectos técnicos y operacionales pueden considerarse resueltos gracias a la amplia experiencia acumulada en el ámbito naval militar, particularmente en submarinos y portaaviones propulsados por energía nuclear, las preocupaciones más relevantes en el contexto civil se centran en cuestiones de seguridad y protección radiológica.</w:t>
      </w:r>
    </w:p>
    <w:p w14:paraId="26712760" w14:textId="77777777" w:rsidR="003F2EA3" w:rsidRPr="00F9762C" w:rsidRDefault="003F2EA3" w:rsidP="003F2EA3">
      <w:pPr>
        <w:spacing w:before="240" w:line="360" w:lineRule="auto"/>
      </w:pPr>
      <w:r>
        <w:t>Dos factores críticos emergen en este escenario. El primero es la necesidad de establecer medidas robustas de protección física para prevenir actos de piratería o terrorismo, con especial atención al riesgo de robo o desvío del combustible nuclear con fines ilícitos. Este aspecto requiere la implementación de protocolos específicos de seguridad nuclear y de cooperación internacional, dado el carácter sensible del material transportado.</w:t>
      </w:r>
    </w:p>
    <w:p w14:paraId="5E00549B" w14:textId="77777777" w:rsidR="003F2EA3" w:rsidRPr="00F9762C" w:rsidRDefault="003F2EA3" w:rsidP="003F2EA3">
      <w:pPr>
        <w:spacing w:before="240" w:line="360" w:lineRule="auto"/>
      </w:pPr>
      <w:r>
        <w:t>El segundo factor, de carácter más técnico y regulatorio, se refiere a la definición de zonas de exclusión radiológica asociadas a una instalación nuclear en movimiento. A diferencia de los reactores fijos, cuya ubicación permite la delimitación precisa de zonas de seguridad y control, un reactor embarcado plantea el reto adicional de mantener estos criterios dinámicamente durante la navegación y, especialmente, en situaciones de atraque en puertos civiles.</w:t>
      </w:r>
    </w:p>
    <w:p>
      <w:pPr>
        <w:spacing w:line="360" w:lineRule="auto"/>
        <w:rPr>
          <w:ins w:id="90761" w:author="Claude" w:date="2026-10-20T00:00:00Z"/>
        </w:rPr>
      </w:pPr>
      <w:commentRangeStart w:id="111"/>
      <w:ins w:id="90762" w:author="Claude" w:date="2026-10-20T00:00:00Z"/>
      <w:ins w:id="92186" w:author="Claude" w:date="2026-10-20T00:00:00Z">
        <w:r>
          <w:t>La propulsión nuclear civil no es nueva. Entre los años sesenta y ochenta se construyeron cuatro buques mercantes nucleares: el NS Savannah (Estados Unidos), el Otto Hahn (Alemania), el Mutsu (Japón) y el Sevmorput (Unión Soviética). Todos funcionaron con reactores de agua a presión y su explotación comercial se vio limitada, más que por problemas técnicos, por las restricciones de acceso a los puertos</w:t>
        </w:r>
      </w:ins>
      <w:sdt>
        <w:sdtPr>
          <w:id w:val="1168208735"/>
          <w:citation/>
        </w:sdtPr>
        <w:sdtContent>
          <w:ins w:id="92184" w:author="Claude" w:date="2026-10-20T00:00:00Z">
            <w:r>
              <w:fldChar w:fldCharType="begin"/>
            </w:r>
            <w:r>
              <w:instrText xml:space="preserve"> CITATION NSmerch \l 3082 </w:instrText>
            </w:r>
            <w:r>
              <w:fldChar w:fldCharType="separate"/>
            </w:r>
            <w:r>
              <w:rPr>
                <w:noProof/>
              </w:rPr>
              <w:t xml:space="preserve"> [2]</w:t>
            </w:r>
            <w:r>
              <w:fldChar w:fldCharType="end"/>
            </w:r>
          </w:ins>
        </w:sdtContent>
      </w:sdt>
      <w:ins w:id="92187" w:author="Claude" w:date="2026-10-20T00:00:00Z">
        <w:r>
          <w:t>. El marco internacional que los regula, el Capítulo VIII del Convenio SOLAS y el Código de seguridad para buques mercantes nucleares de la OMI, deja en manos del Estado del puerto la definición de las condiciones de escala</w:t>
        </w:r>
      </w:ins>
      <w:sdt>
        <w:sdtPr>
          <w:id w:val="1101012947"/>
          <w:citation/>
        </w:sdtPr>
        <w:sdtContent>
          <w:ins w:id="92185" w:author="Claude" w:date="2026-10-20T00:00:00Z">
            <w:r>
              <w:fldChar w:fldCharType="begin"/>
            </w:r>
            <w:r>
              <w:instrText xml:space="preserve"> CITATION IMO81 \l 3082 </w:instrText>
            </w:r>
            <w:r>
              <w:fldChar w:fldCharType="separate"/>
            </w:r>
            <w:r>
              <w:rPr>
                <w:noProof/>
              </w:rPr>
              <w:t xml:space="preserve"> [3]</w:t>
            </w:r>
            <w:r>
              <w:fldChar w:fldCharType="end"/>
            </w:r>
          </w:ins>
        </w:sdtContent>
      </w:sdt>
      <w:ins w:id="92188" w:author="Claude" w:date="2026-10-20T00:00:00Z">
        <w:r>
          <w:t>. Este trabajo aborda precisamente esa cuestión para una tecnología de reactor distinta y un puerto concreto.</w:t>
        </w:r>
      </w:ins>
      <w:commentRangeEnd w:id="111"/>
      <w:r>
        <w:rPr>
          <w:rStyle w:val="Refdecomentario"/>
        </w:rPr>
        <w:commentReference w:id="111"/>
      </w:r>
    </w:p>
    <w:p w14:paraId="4DBAB5A2" w14:textId="77777777" w:rsidR="003F2EA3" w:rsidRDefault="003F2EA3" w:rsidP="003F2EA3">
      <w:pPr>
        <w:spacing w:before="240" w:line="360" w:lineRule="auto"/>
      </w:pPr>
      <w:r>
        <w:t>En el presente trabajo se abordará la propuesta y validación de una metodología para el cálculo de zonas de exclusión radiológica en torno a buques equipados con reactores modulares, tomando como caso de estudio el supuesto de un buque atracado en el Puerto de Bilbao. Esta aproximación permitirá evaluar los impactos potenciales en el entorno portuario, la compatibilidad con las normativas vigentes en materia de protección radiológica y seguridad nuclear, y la viabilidad de establecer corredores marítimos seguros en el contexto de operaciones regulares.</w:t>
      </w:r>
    </w:p>
    <w:p w14:paraId="54E4CD2E" w14:textId="77777777" w:rsidR="003F2EA3" w:rsidRDefault="003F2EA3"/>
    <w:p w14:paraId="595CDFD7" w14:textId="1C4D19D5" w:rsidR="00F9762C" w:rsidRDefault="00F9762C">
      <w:r>
        <w:br w:type="page"/>
      </w:r>
    </w:p>
    <w:p w14:paraId="122A73B8" w14:textId="14178917" w:rsidR="00F9762C" w:rsidRDefault="00D47A42" w:rsidP="00620D10">
      <w:pPr>
        <w:pStyle w:val="Ttulo1"/>
      </w:pPr>
      <w:bookmarkStart w:id="3" w:name="_Toc221055518"/>
      <w:del w:id="90003" w:author="Claude" w:date="2026-10-20T00:00:00Z">
        <w:r>
          <w:delText xml:space="preserve">OBJETIVO</w:delText>
        </w:r>
      </w:del>
      <w:ins w:id="90004" w:author="Claude" w:date="2026-10-20T00:00:00Z">
        <w:r>
          <w:t>OBJETIVOS Y ALCANCE</w:t>
        </w:r>
      </w:ins>
      <w:bookmarkEnd w:id="3"/>
    </w:p>
    <w:p w14:paraId="241EDE94" w14:textId="77777777" w:rsidR="00F423FE" w:rsidRPr="00620D10" w:rsidRDefault="00F423FE" w:rsidP="00F423FE">
      <w:pPr>
        <w:spacing w:line="360" w:lineRule="auto"/>
        <w:rPr>
          <w:rFonts w:eastAsia="Times New Roman" w:cs="Times New Roman"/>
        </w:rPr>
      </w:pPr>
      <w:r>
        <w:rPr>
          <w:rFonts w:eastAsia="Times New Roman" w:cs="Times New Roman"/>
        </w:rPr>
        <w:t>Tal como se ha expuesto previamente y queda reflejado en el título del presente estudio, el objetivo principal de este trabajo es la definición de las zonas de protección en emergencias en el entorno del Puerto de Bilbao, en el caso hipotético de buques mercantes equipados con sistemas de propulsión nuclear.</w:t>
      </w:r>
    </w:p>
    <w:p w14:paraId="4F4D8FA2" w14:textId="77777777" w:rsidR="00F423FE" w:rsidRPr="00620D10" w:rsidRDefault="00F423FE" w:rsidP="00F423FE">
      <w:pPr>
        <w:spacing w:line="360" w:lineRule="auto"/>
        <w:rPr>
          <w:rFonts w:eastAsia="Times New Roman" w:cs="Times New Roman"/>
        </w:rPr>
      </w:pPr>
      <w:r>
        <w:rPr>
          <w:rFonts w:eastAsia="Times New Roman" w:cs="Times New Roman"/>
        </w:rPr>
        <w:t xml:space="preserve">El buque de referencia, cuyas características técnicas serán detalladas en secciones posteriores, está dotado de un sistema de propulsión basado en un reactor </w:t>
      </w:r>
      <w:del w:id="90055" w:author="Claude" w:date="2026-10-20T00:00:00Z">
        <w:r>
          <w:rPr>
            <w:rFonts w:eastAsia="Times New Roman" w:cs="Times New Roman"/>
          </w:rPr>
          <w:delText xml:space="preserve">nuclear tipo KP-FHR (Fluoride Salt-Cooled</w:delText>
        </w:r>
      </w:del>
      <w:ins w:id="90056" w:author="Claude" w:date="2026-10-20T00:00:00Z">
        <w:r>
          <w:rPr>
            <w:rFonts w:eastAsia="Times New Roman" w:cs="Times New Roman"/>
          </w:rPr>
          <w:t>nuclear tipo KP-FHR (Kairos Power Fluoride Salt-Cooled</w:t>
        </w:r>
      </w:ins>
      <w:r>
        <w:rPr>
          <w:rFonts w:eastAsia="Times New Roman" w:cs="Times New Roman"/>
        </w:rPr>
        <w:t xml:space="preserve"> High-Temperature Reactor), desarrollado por la empresa estadounidense Kairos Power. La idoneidad de este reactor para aplicaciones navales, así como sus características de diseño, serán también objeto de análisis en este documento.</w:t>
      </w:r>
    </w:p>
    <w:p w14:paraId="6D8C18B5" w14:textId="77777777" w:rsidR="00F423FE" w:rsidRPr="00620D10" w:rsidRDefault="00F423FE" w:rsidP="00F423FE">
      <w:pPr>
        <w:spacing w:line="360" w:lineRule="auto"/>
        <w:rPr>
          <w:rFonts w:eastAsia="Times New Roman" w:cs="Times New Roman"/>
        </w:rPr>
      </w:pPr>
      <w:r>
        <w:rPr>
          <w:rFonts w:eastAsia="Times New Roman" w:cs="Times New Roman"/>
        </w:rPr>
        <w:t xml:space="preserve">Con el fin de establecer dichas zonas de protección radiológica, se planteará un escenario accidental consistente en un evento con daño al núcleo del reactor, que derive en la liberación de </w:t>
      </w:r>
      <w:del w:id="90057" w:author="Claude" w:date="2026-10-20T00:00:00Z">
        <w:r>
          <w:rPr>
            <w:rFonts w:eastAsia="Times New Roman" w:cs="Times New Roman"/>
          </w:rPr>
          <w:delText xml:space="preserve">radionúclidos</w:delText>
        </w:r>
      </w:del>
      <w:ins w:id="90058" w:author="Claude" w:date="2026-10-20T00:00:00Z">
        <w:r>
          <w:rPr>
            <w:rFonts w:eastAsia="Times New Roman" w:cs="Times New Roman"/>
          </w:rPr>
          <w:t>radionucleidos</w:t>
        </w:r>
      </w:ins>
      <w:r>
        <w:rPr>
          <w:rFonts w:eastAsia="Times New Roman" w:cs="Times New Roman"/>
        </w:rPr>
        <w:t xml:space="preserve"> al medio ambiente. Este escenario debe ser técnicamente verosímil y enmarcado dentro de los modos de fallo específicos asociados al diseño del reactor KP-FHR, conforme a los principios de análisis determinista de seguridad.</w:t>
      </w:r>
    </w:p>
    <w:p w14:paraId="329CD64F" w14:textId="77777777" w:rsidR="00F423FE" w:rsidRPr="00620D10" w:rsidRDefault="00F423FE" w:rsidP="00F423FE">
      <w:pPr>
        <w:spacing w:line="360" w:lineRule="auto"/>
        <w:rPr>
          <w:rFonts w:eastAsia="Times New Roman" w:cs="Times New Roman"/>
        </w:rPr>
      </w:pPr>
      <w:r>
        <w:rPr>
          <w:rFonts w:eastAsia="Times New Roman" w:cs="Times New Roman"/>
        </w:rPr>
        <w:t xml:space="preserve">Adicionalmente, se considerará el contexto climatológico e histórico de la zona portuaria de Bilbao, fundamental para evaluar la dispersión atmosférica de los </w:t>
      </w:r>
      <w:del w:id="90059" w:author="Claude" w:date="2026-10-20T00:00:00Z">
        <w:r>
          <w:rPr>
            <w:rFonts w:eastAsia="Times New Roman" w:cs="Times New Roman"/>
          </w:rPr>
          <w:delText xml:space="preserve">radionúclidos</w:delText>
        </w:r>
      </w:del>
      <w:ins w:id="90060" w:author="Claude" w:date="2026-10-20T00:00:00Z">
        <w:r>
          <w:rPr>
            <w:rFonts w:eastAsia="Times New Roman" w:cs="Times New Roman"/>
          </w:rPr>
          <w:t>radionucleidos</w:t>
        </w:r>
      </w:ins>
      <w:r>
        <w:rPr>
          <w:rFonts w:eastAsia="Times New Roman" w:cs="Times New Roman"/>
        </w:rPr>
        <w:t xml:space="preserve"> liberados. Para ello, se empleará software especializado de simulación de dispersión, complementado con herramientas de cálculo dosimétrico que permitan estimar las dosis absorbidas por receptores hipotéticos situados a diversas distancias del punto de liberación.</w:t>
      </w:r>
    </w:p>
    <w:p w14:paraId="45D66699" w14:textId="77777777" w:rsidR="00F423FE" w:rsidRPr="00620D10" w:rsidRDefault="00F423FE" w:rsidP="00F423FE">
      <w:pPr>
        <w:spacing w:line="360" w:lineRule="auto"/>
        <w:rPr>
          <w:rFonts w:eastAsia="Times New Roman" w:cs="Times New Roman"/>
        </w:rPr>
      </w:pPr>
      <w:r>
        <w:rPr>
          <w:rFonts w:eastAsia="Times New Roman" w:cs="Times New Roman"/>
        </w:rPr>
        <w:t>Los resultados obtenidos serán contrastados con las guías regulatorias nacionales e internacionales aplicables con el fin de determinar la aceptabilidad de las dosis calculadas y establecer, en consecuencia, los radios de exclusión y las zonas de intervención correspondientes. Estas zonas son un componente esencial en los estudios de seguridad de cualquier instalación nuclear fija, y resultan igualmente críticas en el caso de una instalación móvil como la propuesta.</w:t>
      </w:r>
    </w:p>
    <w:p w14:paraId="0872579C" w14:textId="317EB1D5" w:rsidR="008E519A" w:rsidRPr="008E519A" w:rsidRDefault="00F423FE" w:rsidP="008E519A">
      <w:pPr>
        <w:spacing w:line="360" w:lineRule="auto"/>
        <w:rPr>
          <w:rFonts w:eastAsia="Times New Roman" w:cs="Times New Roman"/>
        </w:rPr>
      </w:pPr>
      <w:r>
        <w:rPr>
          <w:rFonts w:eastAsia="Times New Roman" w:cs="Times New Roman"/>
        </w:rPr>
        <w:t>En síntesis, este documento no solo propone una metodología robusta para el cálculo de la dosis asociada a un accidente nuclear creíble a bordo de un buque, sino que también incorpora el marco regulatorio vigente como criterio para validar la idoneidad de las zonas de protección definidas, contribuyendo así a la discusión técnica sobre la viabilidad del uso civil de reactores nucleares en el transporte marítimo.</w:t>
      </w:r>
      <w:bookmarkStart w:id="4" w:name="_Toc221055519"/>
    </w:p>
    <w:p>
      <w:pPr>
        <w:pStyle w:val="Ttulo2"/>
        <w:rPr>
          <w:ins w:id="90735" w:author="Claude" w:date="2026-10-20T00:00:00Z"/>
        </w:rPr>
      </w:pPr>
      <w:commentRangeStart w:id="110"/>
      <w:ins w:id="90736" w:author="Claude" w:date="2026-10-20T00:00:00Z">
        <w:r>
          <w:t>Objetivos específicos</w:t>
        </w:r>
      </w:ins>
      <w:commentRangeEnd w:id="110"/>
      <w:r>
        <w:rPr>
          <w:rStyle w:val="Refdecomentario"/>
        </w:rPr>
        <w:commentReference w:id="110"/>
      </w:r>
    </w:p>
    <w:p>
      <w:pPr>
        <w:spacing w:line="360" w:lineRule="auto"/>
        <w:rPr>
          <w:ins w:id="90737" w:author="Claude" w:date="2026-10-20T00:00:00Z"/>
        </w:rPr>
      </w:pPr>
      <w:ins w:id="90738" w:author="Claude" w:date="2026-10-20T00:00:00Z">
        <w:r>
          <w:t>Para alcanzar el objetivo principal se plantean los siguientes objetivos específicos, que se corresponden con los capítulos del documento:</w:t>
        </w:r>
      </w:ins>
    </w:p>
    <w:p>
      <w:pPr>
        <w:numPr>
          <w:ilvl w:val="0"/>
          <w:numId w:val="10"/>
        </w:numPr>
        <w:spacing w:line="360" w:lineRule="auto"/>
        <w:rPr>
          <w:ins w:id="90739" w:author="Claude" w:date="2026-10-20T00:00:00Z"/>
        </w:rPr>
      </w:pPr>
      <w:ins w:id="90740" w:author="Claude" w:date="2026-10-20T00:00:00Z">
        <w:r>
          <w:rPr>
            <w:b/>
            <w:bCs/>
          </w:rPr>
          <w:t xml:space="preserve">OE1. </w:t>
        </w:r>
        <w:r>
          <w:t xml:space="preserve">Establecer el marco regulatorio aplicable a un buque nuclear atracado y los criterios de dosis con los que se definen las zonas (capítulo </w:t>
        </w:r>
        <w:r>
          <w:fldChar w:fldCharType="begin"/>
        </w:r>
        <w:r>
          <w:instrText xml:space="preserve"> REF _RefCap_marco \r \h </w:instrText>
        </w:r>
        <w:r>
          <w:fldChar w:fldCharType="separate"/>
        </w:r>
        <w:r>
          <w:t>?</w:t>
        </w:r>
        <w:r>
          <w:fldChar w:fldCharType="end"/>
        </w:r>
        <w:r>
          <w:t>).</w:t>
        </w:r>
      </w:ins>
    </w:p>
    <w:p>
      <w:pPr>
        <w:numPr>
          <w:ilvl w:val="0"/>
          <w:numId w:val="10"/>
        </w:numPr>
        <w:spacing w:line="360" w:lineRule="auto"/>
        <w:rPr>
          <w:ins w:id="90741" w:author="Claude" w:date="2026-10-20T00:00:00Z"/>
        </w:rPr>
      </w:pPr>
      <w:ins w:id="90742" w:author="Claude" w:date="2026-10-20T00:00:00Z">
        <w:r>
          <w:rPr>
            <w:b/>
            <w:bCs/>
          </w:rPr>
          <w:t xml:space="preserve">OE2. </w:t>
        </w:r>
        <w:r>
          <w:t xml:space="preserve">Seleccionar, de forma justificada, el reactor modular más adecuado para la propulsión de un buque mercante (capítulo </w:t>
        </w:r>
        <w:r>
          <w:fldChar w:fldCharType="begin"/>
        </w:r>
        <w:r>
          <w:instrText xml:space="preserve"> REF _RefCap_sel \r \h </w:instrText>
        </w:r>
        <w:r>
          <w:fldChar w:fldCharType="separate"/>
        </w:r>
        <w:r>
          <w:t>?</w:t>
        </w:r>
        <w:r>
          <w:fldChar w:fldCharType="end"/>
        </w:r>
        <w:r>
          <w:t xml:space="preserve">) y describirlo (capítulo </w:t>
        </w:r>
        <w:r>
          <w:fldChar w:fldCharType="begin"/>
        </w:r>
        <w:r>
          <w:instrText xml:space="preserve"> REF _RefCap_kp \r \h </w:instrText>
        </w:r>
        <w:r>
          <w:fldChar w:fldCharType="separate"/>
        </w:r>
        <w:r>
          <w:t>?</w:t>
        </w:r>
        <w:r>
          <w:fldChar w:fldCharType="end"/>
        </w:r>
        <w:r>
          <w:t>).</w:t>
        </w:r>
      </w:ins>
    </w:p>
    <w:p>
      <w:pPr>
        <w:numPr>
          <w:ilvl w:val="0"/>
          <w:numId w:val="10"/>
        </w:numPr>
        <w:spacing w:line="360" w:lineRule="auto"/>
        <w:rPr>
          <w:ins w:id="90743" w:author="Claude" w:date="2026-10-20T00:00:00Z"/>
        </w:rPr>
      </w:pPr>
      <w:ins w:id="90744" w:author="Claude" w:date="2026-10-20T00:00:00Z">
        <w:r>
          <w:rPr>
            <w:b/>
            <w:bCs/>
          </w:rPr>
          <w:t xml:space="preserve">OE3. </w:t>
        </w:r>
        <w:r>
          <w:t xml:space="preserve">Comprobar la compatibilidad del reactor con un buque de referencia en potencia y volumen (capítulo </w:t>
        </w:r>
        <w:r>
          <w:fldChar w:fldCharType="begin"/>
        </w:r>
        <w:r>
          <w:instrText xml:space="preserve"> REF _RefCap_buque \r \h </w:instrText>
        </w:r>
        <w:r>
          <w:fldChar w:fldCharType="separate"/>
        </w:r>
        <w:r>
          <w:t>?</w:t>
        </w:r>
        <w:r>
          <w:fldChar w:fldCharType="end"/>
        </w:r>
        <w:r>
          <w:t>).</w:t>
        </w:r>
      </w:ins>
    </w:p>
    <w:p>
      <w:pPr>
        <w:numPr>
          <w:ilvl w:val="0"/>
          <w:numId w:val="10"/>
        </w:numPr>
        <w:spacing w:line="360" w:lineRule="auto"/>
        <w:rPr>
          <w:ins w:id="90745" w:author="Claude" w:date="2026-10-20T00:00:00Z"/>
        </w:rPr>
      </w:pPr>
      <w:ins w:id="90746" w:author="Claude" w:date="2026-10-20T00:00:00Z">
        <w:r>
          <w:rPr>
            <w:b/>
            <w:bCs/>
          </w:rPr>
          <w:t xml:space="preserve">OE4. </w:t>
        </w:r>
        <w:r>
          <w:t xml:space="preserve">Definir una cadena de cálculo trazable desde el inventario del núcleo hasta la dosis en el receptor, apoyada en metodologías aceptadas por la NRC (capítulos </w:t>
        </w:r>
        <w:r>
          <w:fldChar w:fldCharType="begin"/>
        </w:r>
        <w:r>
          <w:instrText xml:space="preserve"> REF _RefCap_marcocalc \r \h </w:instrText>
        </w:r>
        <w:r>
          <w:fldChar w:fldCharType="separate"/>
        </w:r>
        <w:r>
          <w:t>?</w:t>
        </w:r>
        <w:r>
          <w:fldChar w:fldCharType="end"/>
        </w:r>
        <w:r>
          <w:t xml:space="preserve"> a </w:t>
        </w:r>
        <w:r>
          <w:fldChar w:fldCharType="begin"/>
        </w:r>
        <w:r>
          <w:instrText xml:space="preserve"> REF _RefCap_dosis \r \h </w:instrText>
        </w:r>
        <w:r>
          <w:fldChar w:fldCharType="separate"/>
        </w:r>
        <w:r>
          <w:t>?</w:t>
        </w:r>
        <w:r>
          <w:fldChar w:fldCharType="end"/>
        </w:r>
        <w:r>
          <w:t>).</w:t>
        </w:r>
      </w:ins>
    </w:p>
    <w:p>
      <w:pPr>
        <w:numPr>
          <w:ilvl w:val="0"/>
          <w:numId w:val="10"/>
        </w:numPr>
        <w:spacing w:line="360" w:lineRule="auto"/>
        <w:rPr>
          <w:ins w:id="90747" w:author="Claude" w:date="2026-10-20T00:00:00Z"/>
        </w:rPr>
      </w:pPr>
      <w:ins w:id="90748" w:author="Claude" w:date="2026-10-20T00:00:00Z">
        <w:r>
          <w:rPr>
            <w:b/>
            <w:bCs/>
          </w:rPr>
          <w:t xml:space="preserve">OE5. </w:t>
        </w:r>
        <w:r>
          <w:t xml:space="preserve">Desarrollar una herramienta que ejecute esa cadena de forma automática y represente las zonas sobre el mapa del puerto (capítulo </w:t>
        </w:r>
        <w:r>
          <w:fldChar w:fldCharType="begin"/>
        </w:r>
        <w:r>
          <w:instrText xml:space="preserve"> REF _RefCap_herr \r \h </w:instrText>
        </w:r>
        <w:r>
          <w:fldChar w:fldCharType="separate"/>
        </w:r>
        <w:r>
          <w:t>?</w:t>
        </w:r>
        <w:r>
          <w:fldChar w:fldCharType="end"/>
        </w:r>
        <w:r>
          <w:t>).</w:t>
        </w:r>
      </w:ins>
    </w:p>
    <w:p>
      <w:pPr>
        <w:numPr>
          <w:ilvl w:val="0"/>
          <w:numId w:val="10"/>
        </w:numPr>
        <w:spacing w:line="360" w:lineRule="auto"/>
        <w:rPr>
          <w:ins w:id="90749" w:author="Claude" w:date="2026-10-20T00:00:00Z"/>
        </w:rPr>
      </w:pPr>
      <w:ins w:id="90750" w:author="Claude" w:date="2026-10-20T00:00:00Z">
        <w:r>
          <w:rPr>
            <w:b/>
            <w:bCs/>
          </w:rPr>
          <w:t xml:space="preserve">OE6. </w:t>
        </w:r>
        <w:r>
          <w:t xml:space="preserve">Obtener los radios del EAB y de la LPZ para el puerto de Bilbao y proponer condiciones para la escala del buque (capítulos </w:t>
        </w:r>
        <w:r>
          <w:fldChar w:fldCharType="begin"/>
        </w:r>
        <w:r>
          <w:instrText xml:space="preserve"> REF _RefCap_res \r \h </w:instrText>
        </w:r>
        <w:r>
          <w:fldChar w:fldCharType="separate"/>
        </w:r>
        <w:r>
          <w:t>?</w:t>
        </w:r>
        <w:r>
          <w:fldChar w:fldCharType="end"/>
        </w:r>
        <w:r>
          <w:t xml:space="preserve"> y </w:t>
        </w:r>
        <w:r>
          <w:fldChar w:fldCharType="begin"/>
        </w:r>
        <w:r>
          <w:instrText xml:space="preserve"> REF _RefCap_concl \r \h </w:instrText>
        </w:r>
        <w:r>
          <w:fldChar w:fldCharType="separate"/>
        </w:r>
        <w:r>
          <w:t>?</w:t>
        </w:r>
        <w:r>
          <w:fldChar w:fldCharType="end"/>
        </w:r>
        <w:r>
          <w:t>).</w:t>
        </w:r>
      </w:ins>
    </w:p>
    <w:p>
      <w:pPr>
        <w:pStyle w:val="Ttulo2"/>
        <w:rPr>
          <w:ins w:id="90430" w:author="Claude" w:date="2026-10-20T00:00:00Z"/>
        </w:rPr>
      </w:pPr>
      <w:commentRangeStart w:id="73"/>
      <w:ins w:id="90431" w:author="Claude" w:date="2026-10-20T00:00:00Z">
        <w:r>
          <w:t>Estructura del documento</w:t>
        </w:r>
      </w:ins>
      <w:commentRangeEnd w:id="73"/>
      <w:r>
        <w:rPr>
          <w:rStyle w:val="Refdecomentario"/>
        </w:rPr>
        <w:commentReference w:id="73"/>
      </w:r>
    </w:p>
    <w:p>
      <w:pPr>
        <w:spacing w:line="360" w:lineRule="auto"/>
        <w:rPr>
          <w:ins w:id="90432" w:author="Claude" w:date="2026-10-20T00:00:00Z"/>
        </w:rPr>
      </w:pPr>
      <w:ins w:id="90433" w:author="Claude" w:date="2026-10-20T00:00:00Z">
        <w:r>
          <w:t xml:space="preserve">El documento sigue la secuencia lógica del cálculo. El capítulo </w:t>
        </w:r>
        <w:r>
          <w:fldChar w:fldCharType="begin"/>
        </w:r>
        <w:r>
          <w:instrText xml:space="preserve"> REF _RefCap_marco \r \h </w:instrText>
        </w:r>
        <w:r>
          <w:fldChar w:fldCharType="separate"/>
        </w:r>
        <w:r>
          <w:t>?</w:t>
        </w:r>
        <w:r>
          <w:fldChar w:fldCharType="end"/>
        </w:r>
        <w:r>
          <w:t xml:space="preserve"> recoge el marco regulatorio y los criterios de dosis que se aplican después. Los capítulos </w:t>
        </w:r>
        <w:r>
          <w:fldChar w:fldCharType="begin"/>
        </w:r>
        <w:r>
          <w:instrText xml:space="preserve"> REF _RefCap_sel \r \h </w:instrText>
        </w:r>
        <w:r>
          <w:fldChar w:fldCharType="separate"/>
        </w:r>
        <w:r>
          <w:t>?</w:t>
        </w:r>
        <w:r>
          <w:fldChar w:fldCharType="end"/>
        </w:r>
        <w:r>
          <w:t xml:space="preserve"> a </w:t>
        </w:r>
        <w:r>
          <w:fldChar w:fldCharType="begin"/>
        </w:r>
        <w:r>
          <w:instrText xml:space="preserve"> REF _RefCap_buque \r \h </w:instrText>
        </w:r>
        <w:r>
          <w:fldChar w:fldCharType="separate"/>
        </w:r>
        <w:r>
          <w:t>?</w:t>
        </w:r>
        <w:r>
          <w:fldChar w:fldCharType="end"/>
        </w:r>
        <w:r>
          <w:t xml:space="preserve"> justifican la selección del reactor KP-FHR, lo describen y comprueban su compatibilidad con el buque de referencia. El capítulo </w:t>
        </w:r>
        <w:r>
          <w:fldChar w:fldCharType="begin"/>
        </w:r>
        <w:r>
          <w:instrText xml:space="preserve"> REF _RefCap_marcocalc \r \h </w:instrText>
        </w:r>
        <w:r>
          <w:fldChar w:fldCharType="separate"/>
        </w:r>
        <w:r>
          <w:t>?</w:t>
        </w:r>
        <w:r>
          <w:fldChar w:fldCharType="end"/>
        </w:r>
        <w:r>
          <w:t xml:space="preserve"> presenta el marco de cálculo que encadena todos los modelos y su trazabilidad, y los capítulos </w:t>
        </w:r>
        <w:r>
          <w:fldChar w:fldCharType="begin"/>
        </w:r>
        <w:r>
          <w:instrText xml:space="preserve"> REF _RefCap_acc \r \h </w:instrText>
        </w:r>
        <w:r>
          <w:fldChar w:fldCharType="separate"/>
        </w:r>
        <w:r>
          <w:t>?</w:t>
        </w:r>
        <w:r>
          <w:fldChar w:fldCharType="end"/>
        </w:r>
        <w:r>
          <w:t xml:space="preserve"> a </w:t>
        </w:r>
        <w:r>
          <w:fldChar w:fldCharType="begin"/>
        </w:r>
        <w:r>
          <w:instrText xml:space="preserve"> REF _RefCap_dosis \r \h </w:instrText>
        </w:r>
        <w:r>
          <w:fldChar w:fldCharType="separate"/>
        </w:r>
        <w:r>
          <w:t>?</w:t>
        </w:r>
        <w:r>
          <w:fldChar w:fldCharType="end"/>
        </w:r>
        <w:r>
          <w:t xml:space="preserve"> desarrollan cada eslabón: accidente postulado, término fuente, dispersión atmosférica con ARCON96 y transporte y dosis con RADTRAD. El capítulo </w:t>
        </w:r>
        <w:r>
          <w:fldChar w:fldCharType="begin"/>
        </w:r>
        <w:r>
          <w:instrText xml:space="preserve"> REF _RefCap_herr \r \h </w:instrText>
        </w:r>
        <w:r>
          <w:fldChar w:fldCharType="separate"/>
        </w:r>
        <w:r>
          <w:t>?</w:t>
        </w:r>
        <w:r>
          <w:fldChar w:fldCharType="end"/>
        </w:r>
        <w:r>
          <w:t xml:space="preserve"> describe la herramienta software desarrollada para ejecutar la cadena completa y representar las zonas sobre el mapa. Los capítulos </w:t>
        </w:r>
        <w:r>
          <w:fldChar w:fldCharType="begin"/>
        </w:r>
        <w:r>
          <w:instrText xml:space="preserve"> REF _RefCap_res \r \h </w:instrText>
        </w:r>
        <w:r>
          <w:fldChar w:fldCharType="separate"/>
        </w:r>
        <w:r>
          <w:t>?</w:t>
        </w:r>
        <w:r>
          <w:fldChar w:fldCharType="end"/>
        </w:r>
        <w:r>
          <w:t xml:space="preserve"> y </w:t>
        </w:r>
        <w:r>
          <w:fldChar w:fldCharType="begin"/>
        </w:r>
        <w:r>
          <w:instrText xml:space="preserve"> REF _RefCap_concl \r \h </w:instrText>
        </w:r>
        <w:r>
          <w:fldChar w:fldCharType="separate"/>
        </w:r>
        <w:r>
          <w:t>?</w:t>
        </w:r>
        <w:r>
          <w:fldChar w:fldCharType="end"/>
        </w:r>
        <w:r>
          <w:t xml:space="preserve"> presentan los resultados y las conclusiones, y los anexos recogen los datos de detalle.</w:t>
        </w:r>
      </w:ins>
    </w:p>
    <w:p w14:paraId="47B6D003" w14:textId="389DFAAD" w:rsidR="008E519A" w:rsidRDefault="008E519A" w:rsidP="0016630E">
      <w:pPr>
        <w:pStyle w:val="Ttulo1"/>
      </w:pPr>
      <w:bookmarkStart w:id="72000" w:name="_RefCap_marco"/>
      <w:r>
        <w:t xml:space="preserve">MARCO </w:t>
      </w:r>
      <w:del w:id="90001" w:author="Claude" w:date="2026-10-20T00:00:00Z">
        <w:r>
          <w:delText xml:space="preserve">REAGULATORIO</w:delText>
        </w:r>
      </w:del>
      <w:ins w:id="90002" w:author="Claude" w:date="2026-10-20T00:00:00Z">
        <w:r>
          <w:t>REGULATORIO</w:t>
        </w:r>
      </w:ins>
      <w:bookmarkEnd w:id="72000"/>
    </w:p>
    <w:p w14:paraId="3BF19143" w14:textId="77777777" w:rsidR="008D5A67" w:rsidRDefault="008D5A67" w:rsidP="008D5A67">
      <w:pPr>
        <w:spacing w:line="360" w:lineRule="auto"/>
      </w:pPr>
      <w:r>
        <w:t>La delimitación de zonas de emergencia alrededor de un buque de propulsión nuclear atracado no dispone de una norma específica que fije distancias. El marco aplicable se construye combinando cuatro niveles: la normativa española de protección civil, las normas del OIEA, el régimen marítimo de la OMI y, como referencia metodológica, la regulación de la NRC en la que se basan las herramientas de cálculo empleadas. Se completa con la práctica de los países que reciben habitualmente buques de propulsión nuclear en sus puertos, que proporciona el contraste más directo para los resultados de este trabajo.</w:t>
      </w:r>
    </w:p>
    <w:p w14:paraId="3D5E8B69" w14:textId="6650B170" w:rsidR="008D5A67" w:rsidRDefault="008D5A67" w:rsidP="008D5A67">
      <w:pPr>
        <w:pStyle w:val="Ttulo2"/>
        <w:spacing w:line="360" w:lineRule="auto"/>
      </w:pPr>
      <w:r>
        <w:rPr>
          <w:rFonts w:eastAsia="Arial"/>
        </w:rPr>
        <w:t>Normativa española</w:t>
      </w:r>
    </w:p>
    <w:p w14:paraId="6F170D57" w14:textId="77777777" w:rsidR="008D5A67" w:rsidRDefault="008D5A67" w:rsidP="008D5A67">
      <w:pPr>
        <w:pStyle w:val="Ttulo3"/>
        <w:spacing w:line="360" w:lineRule="auto"/>
      </w:pPr>
      <w:r>
        <w:t>Plan Básico de Emergencia Nuclear (PLABEN)</w:t>
      </w:r>
    </w:p>
    <w:p w14:paraId="6267A668" w14:textId="77777777" w:rsidR="008D5A67" w:rsidRDefault="008D5A67" w:rsidP="008D5A67">
      <w:pPr>
        <w:spacing w:line="360" w:lineRule="auto"/>
      </w:pPr>
      <w:r>
        <w:t xml:space="preserve">El PLABEN, aprobado por el Real Decreto 1546/2004 y modificado por el Real Decreto 1428/2009 </w:t>
      </w:r>
      <w:del w:id="92138" w:author="Claude" w:date="2026-10-20T00:00:00Z">
        <w:r>
          <w:delText xml:space="preserve">[R-8]</w:delText>
        </w:r>
      </w:del>
      <w:sdt>
        <w:sdtPr>
          <w:id w:val="977989807"/>
          <w:citation/>
        </w:sdtPr>
        <w:sdtContent>
          <w:ins w:id="92139" w:author="Claude" w:date="2026-10-20T00:00:00Z">
            <w:r>
              <w:fldChar w:fldCharType="begin"/>
            </w:r>
            <w:r>
              <w:instrText xml:space="preserve"> CITATION RD1546 \l 3082 </w:instrText>
            </w:r>
            <w:r>
              <w:fldChar w:fldCharType="separate"/>
            </w:r>
            <w:r>
              <w:rPr>
                <w:noProof/>
              </w:rPr>
              <w:t xml:space="preserve"> [4]</w:t>
            </w:r>
            <w:r>
              <w:fldChar w:fldCharType="end"/>
            </w:r>
          </w:ins>
        </w:sdtContent>
      </w:sdt>
      <w:r>
        <w:t xml:space="preserve">, contiene los criterios de planificación de los planes de emergencia nuclear exteriores. Su alcance se limita a las situaciones derivadas de accidentes en centrales nucleares en operación, o en parada mientras almacenen combustible gastado. Un buque de propulsión nuclear queda fuera de su ámbito, por lo que el PLABEN no es la norma de referencia para este trabajo, aunque sus criterios radiológicos coinciden con los de la Directriz descrita a continuación.</w:t>
      </w:r>
    </w:p>
    <w:p w14:paraId="3D67E1E3" w14:textId="77777777" w:rsidR="008D5A67" w:rsidRDefault="008D5A67" w:rsidP="008D5A67">
      <w:pPr>
        <w:pStyle w:val="Ttulo3"/>
        <w:spacing w:line="360" w:lineRule="auto"/>
      </w:pPr>
      <w:r>
        <w:t>Directriz Básica de Planificación de Protección Civil ante el Riesgo Radiológico</w:t>
      </w:r>
    </w:p>
    <w:p w14:paraId="55518FD7" w14:textId="77777777" w:rsidR="008D5A67" w:rsidRDefault="008D5A67" w:rsidP="008D5A67">
      <w:pPr>
        <w:spacing w:line="360" w:lineRule="auto"/>
      </w:pPr>
      <w:r>
        <w:t xml:space="preserve">La norma aplicable es la Directriz Básica aprobada por el Real Decreto 1564/2010 </w:t>
      </w:r>
      <w:del w:id="92140" w:author="Claude" w:date="2026-10-20T00:00:00Z">
        <w:r>
          <w:delText xml:space="preserve">[R-9]</w:delText>
        </w:r>
      </w:del>
      <w:sdt>
        <w:sdtPr>
          <w:id w:val="804354035"/>
          <w:citation/>
        </w:sdtPr>
        <w:sdtContent>
          <w:ins w:id="92141" w:author="Claude" w:date="2026-10-20T00:00:00Z">
            <w:r>
              <w:fldChar w:fldCharType="begin"/>
            </w:r>
            <w:r>
              <w:instrText xml:space="preserve"> CITATION RD1564 \l 3082 </w:instrText>
            </w:r>
            <w:r>
              <w:fldChar w:fldCharType="separate"/>
            </w:r>
            <w:r>
              <w:rPr>
                <w:noProof/>
              </w:rPr>
              <w:t xml:space="preserve"> [5]</w:t>
            </w:r>
            <w:r>
              <w:fldChar w:fldCharType="end"/>
            </w:r>
          </w:ins>
        </w:sdtContent>
      </w:sdt>
      <w:r>
        <w:t xml:space="preserve">. Su Anexo I clasifica las emergencias radiológicas en cinco grupos. En el Grupo I, prácticas cuyos accidentes pueden producir en el exterior del emplazamiento efectos deterministas graves, incluye expresamente los reactores nucleares de potencia superior a 100 MW empleados en buques de propulsión nuclear. Los de potencia inferior a 100 MW se incluyen en el Grupo II. El KP-FHR de 320 MWth pertenece, por tanto, al Grupo I, la categoría más exigente de la Directriz.</w:t>
      </w:r>
    </w:p>
    <w:p w14:paraId="350804CC" w14:textId="77777777" w:rsidR="008D5A67" w:rsidRDefault="008D5A67" w:rsidP="008D5A67">
      <w:pPr>
        <w:spacing w:line="360" w:lineRule="auto"/>
      </w:pPr>
      <w:r>
        <w:t>La Directriz excluye de su ámbito las emergencias producidas durante el transporte de materias radiactivas por mar, salvo que se produzcan en el ámbito portuario. El caso de estudio, un buque atracado en el Puerto de Bilbao, queda por tanto dentro de su aplicación. La Directriz prevé además que el Plan Estatal establezca la coordinación con el Plan de Emergencia Nuclear de la Armada (PENAR), única referencia de la normativa civil española a los buques nucleares militares.</w:t>
      </w:r>
    </w:p>
    <w:p w14:paraId="0FACC9D9" w14:textId="77777777" w:rsidR="008D5A67" w:rsidRDefault="008D5A67" w:rsidP="008D5A67">
      <w:pPr>
        <w:spacing w:line="360" w:lineRule="auto"/>
      </w:pPr>
      <w:commentRangeStart w:id="74"/>
      <w:r>
        <w:t xml:space="preserve">La Directriz fue derogada con efectos de 11 de julio de 2023 por el Real Decreto 524/2023, por el que se aprueba la Norma Básica de Protección Civil </w:t>
      </w:r>
      <w:del w:id="92142" w:author="Claude" w:date="2026-10-20T00:00:00Z">
        <w:r>
          <w:delText xml:space="preserve">[R-10]</w:delText>
        </w:r>
      </w:del>
      <w:sdt>
        <w:sdtPr>
          <w:id w:val="554713398"/>
          <w:citation/>
        </w:sdtPr>
        <w:sdtContent>
          <w:ins w:id="92143" w:author="Claude" w:date="2026-10-20T00:00:00Z">
            <w:r>
              <w:fldChar w:fldCharType="begin"/>
            </w:r>
            <w:r>
              <w:instrText xml:space="preserve"> CITATION RD524 \l 3082 </w:instrText>
            </w:r>
            <w:r>
              <w:fldChar w:fldCharType="separate"/>
            </w:r>
            <w:r>
              <w:rPr>
                <w:noProof/>
              </w:rPr>
              <w:t xml:space="preserve"> [6]</w:t>
            </w:r>
            <w:r>
              <w:fldChar w:fldCharType="end"/>
            </w:r>
          </w:ins>
        </w:sdtContent>
      </w:sdt>
      <w:r>
        <w:t xml:space="preserve">. No obstante, continúa aplicándose hasta que se apruebe el instrumento de planificación que la sustituya, </w:t>
      </w:r>
      <w:del w:id="90061" w:author="Claude" w:date="2026-10-20T00:00:00Z">
        <w:r>
          <w:delText xml:space="preserve">circunstancia que conviene verificar en la fecha de entrega del trabajo</w:delText>
        </w:r>
      </w:del>
      <w:ins w:id="90062" w:author="Claude" w:date="2026-10-20T00:00:00Z">
        <w:r>
          <w:t>por lo que se mantiene como referencia en este trabajo</w:t>
        </w:r>
      </w:ins>
      <w:r>
        <w:t xml:space="preserve">.</w:t>
      </w:r>
      <w:commentRangeEnd w:id="74"/>
      <w:r>
        <w:rPr>
          <w:rStyle w:val="Refdecomentario"/>
        </w:rPr>
        <w:commentReference w:id="74"/>
      </w:r>
    </w:p>
    <w:p xmlns:ns0="urn:tmp">
      <w:pPr>
        <w:pStyle w:val="Descripcin"/>
        <w:keepNext/>
        <w:jc w:val="center"/>
      </w:pPr>
      <w:bookmarkStart w:id="70000" w:name="_RefTab_directriz"/>
      <w:r>
        <w:t xml:space="preserve">Tabla </w:t>
      </w:r>
      <w:fldSimple w:instr=" SEQ Tabla \* ARABIC ">
        <w:r>
          <w:rPr>
            <w:noProof/>
          </w:rPr>
          <w:t>1</w:t>
        </w:r>
      </w:fldSimple>
      <w:bookmarkEnd w:id="70000"/>
      <w:r>
        <w:t xml:space="preserve">: Niveles de intervención de la Directriz Básica ante el Riesgo Radiológico (Anexo IV) </w:t>
      </w:r>
      <w:del w:id="92144" w:author="Claude" w:date="2026-10-20T00:00:00Z">
        <w:r>
          <w:delText xml:space="preserve">[R-9]</w:delText>
        </w:r>
      </w:del>
      <w:sdt>
        <w:sdtPr>
          <w:id w:val="714125235"/>
          <w:citation/>
        </w:sdtPr>
        <w:sdtContent>
          <w:ins w:id="92145" w:author="Claude" w:date="2026-10-20T00:00:00Z">
            <w:r>
              <w:fldChar w:fldCharType="begin"/>
            </w:r>
            <w:r>
              <w:instrText xml:space="preserve"> CITATION RD1564 \l 3082 </w:instrText>
            </w:r>
            <w:r>
              <w:fldChar w:fldCharType="separate"/>
            </w:r>
            <w:r>
              <w:rPr>
                <w:noProof/>
              </w:rPr>
              <w:t xml:space="preserve"> [5]</w:t>
            </w:r>
            <w:r>
              <w:fldChar w:fldCharType="end"/>
            </w:r>
          </w:ins>
        </w:sdtContent>
      </w:sdt>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8D5A67" w14:paraId="171F7AFA" w14:textId="77777777" w:rsidTr="00100E08">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2C84519" w14:textId="77777777" w:rsidR="008D5A67" w:rsidRDefault="008D5A67" w:rsidP="008D5A67">
            <w:r>
              <w:rPr>
                <w:b/>
                <w:bCs/>
                <w:color w:val="FFFFFF"/>
                <w:sz w:val="18"/>
                <w:szCs w:val="18"/>
              </w:rPr>
              <w:t>Medida de protección</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80FC3ED" w14:textId="77777777" w:rsidR="008D5A67" w:rsidRDefault="008D5A67" w:rsidP="008D5A67">
            <w:r>
              <w:rPr>
                <w:b/>
                <w:bCs/>
                <w:color w:val="FFFFFF"/>
                <w:sz w:val="18"/>
                <w:szCs w:val="18"/>
              </w:rPr>
              <w:t>Nivel de intervención</w:t>
            </w:r>
          </w:p>
        </w:tc>
        <w:tc>
          <w:tcPr>
            <w:tcW w:w="41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FDC07AE" w14:textId="77777777" w:rsidR="008D5A67" w:rsidRDefault="008D5A67" w:rsidP="008D5A67">
            <w:r>
              <w:rPr>
                <w:b/>
                <w:bCs/>
                <w:color w:val="FFFFFF"/>
                <w:sz w:val="18"/>
                <w:szCs w:val="18"/>
              </w:rPr>
              <w:t>Observaciones</w:t>
            </w:r>
          </w:p>
        </w:tc>
      </w:tr>
      <w:tr w:rsidR="008D5A67" w14:paraId="6CF35BB3" w14:textId="77777777" w:rsidTr="00100E0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BD775A" w14:textId="77777777" w:rsidR="008D5A67" w:rsidRDefault="008D5A67" w:rsidP="008D5A67">
            <w:r>
              <w:rPr>
                <w:color w:val="000000"/>
                <w:sz w:val="18"/>
                <w:szCs w:val="18"/>
              </w:rPr>
              <w:t>Confinamiento</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9889D1" w14:textId="77777777" w:rsidR="008D5A67" w:rsidRDefault="008D5A67" w:rsidP="008D5A67">
            <w:r>
              <w:rPr>
                <w:color w:val="000000"/>
                <w:sz w:val="18"/>
                <w:szCs w:val="18"/>
              </w:rPr>
              <w:t>10 mSv de dosis efectiva evitable</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EBF3C2" w14:textId="77777777" w:rsidR="008D5A67" w:rsidRDefault="008D5A67" w:rsidP="008D5A67">
            <w:r>
              <w:rPr>
                <w:color w:val="000000"/>
                <w:sz w:val="18"/>
                <w:szCs w:val="18"/>
              </w:rPr>
              <w:t>Periodo no superior a 2 días</w:t>
            </w:r>
          </w:p>
        </w:tc>
      </w:tr>
      <w:tr w:rsidR="008D5A67" w14:paraId="00AB492A" w14:textId="77777777" w:rsidTr="00100E0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11D68A" w14:textId="77777777" w:rsidR="008D5A67" w:rsidRDefault="008D5A67" w:rsidP="008D5A67">
            <w:r>
              <w:rPr>
                <w:color w:val="000000"/>
                <w:sz w:val="18"/>
                <w:szCs w:val="18"/>
              </w:rPr>
              <w:t>Profilaxis radiológica (yodo estable)</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60575A" w14:textId="77777777" w:rsidR="008D5A67" w:rsidRDefault="008D5A67" w:rsidP="008D5A67">
            <w:r>
              <w:rPr>
                <w:color w:val="000000"/>
                <w:sz w:val="18"/>
                <w:szCs w:val="18"/>
              </w:rPr>
              <w:t>100 mSv de dosis equivalente evitable en tiroides</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041520" w14:textId="77777777" w:rsidR="008D5A67" w:rsidRDefault="008D5A67" w:rsidP="008D5A67">
            <w:r>
              <w:rPr>
                <w:color w:val="000000"/>
                <w:sz w:val="18"/>
                <w:szCs w:val="18"/>
              </w:rPr>
              <w:t>Eficacia máxima si se administra antes de la incorporación</w:t>
            </w:r>
          </w:p>
        </w:tc>
      </w:tr>
      <w:tr w:rsidR="008D5A67" w14:paraId="3838CC59" w14:textId="77777777" w:rsidTr="00100E0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22903F" w14:textId="77777777" w:rsidR="008D5A67" w:rsidRDefault="008D5A67" w:rsidP="008D5A67">
            <w:r>
              <w:rPr>
                <w:color w:val="000000"/>
                <w:sz w:val="18"/>
                <w:szCs w:val="18"/>
              </w:rPr>
              <w:t>Evacuación</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049F60" w14:textId="77777777" w:rsidR="008D5A67" w:rsidRDefault="008D5A67" w:rsidP="008D5A67">
            <w:r>
              <w:rPr>
                <w:color w:val="000000"/>
                <w:sz w:val="18"/>
                <w:szCs w:val="18"/>
              </w:rPr>
              <w:t>50 mSv de dosis efectiva evitable</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62E6B0" w14:textId="77777777" w:rsidR="008D5A67" w:rsidRDefault="008D5A67" w:rsidP="008D5A67">
            <w:r>
              <w:rPr>
                <w:color w:val="000000"/>
                <w:sz w:val="18"/>
                <w:szCs w:val="18"/>
              </w:rPr>
              <w:t>Periodo no superior a 1 semana; admite niveles inferiores para grupos pequeños</w:t>
            </w:r>
          </w:p>
        </w:tc>
      </w:tr>
      <w:tr w:rsidR="008D5A67" w14:paraId="77C98A69" w14:textId="77777777" w:rsidTr="00100E08">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044713" w14:textId="77777777" w:rsidR="008D5A67" w:rsidRDefault="008D5A67" w:rsidP="008D5A67">
            <w:r>
              <w:rPr>
                <w:color w:val="000000"/>
                <w:sz w:val="18"/>
                <w:szCs w:val="18"/>
              </w:rPr>
              <w:t>Albergue de media duración</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278E74" w14:textId="77777777" w:rsidR="008D5A67" w:rsidRDefault="008D5A67" w:rsidP="008D5A67">
            <w:r>
              <w:rPr>
                <w:color w:val="000000"/>
                <w:sz w:val="18"/>
                <w:szCs w:val="18"/>
              </w:rPr>
              <w:t>30 mSv el primer mes; 10 mSv el mes siguiente</w:t>
            </w:r>
          </w:p>
        </w:tc>
        <w:tc>
          <w:tcPr>
            <w:tcW w:w="41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90B702" w14:textId="77777777" w:rsidR="008D5A67" w:rsidRDefault="008D5A67" w:rsidP="008D5A67">
            <w:r>
              <w:rPr>
                <w:color w:val="000000"/>
                <w:sz w:val="18"/>
                <w:szCs w:val="18"/>
              </w:rPr>
              <w:t>Medida de larga duración</w:t>
            </w:r>
          </w:p>
        </w:tc>
      </w:tr>
    </w:tbl>
    <w:p w14:paraId="049DA496" w14:textId="77777777" w:rsidR="008D5A67" w:rsidRDefault="008D5A67" w:rsidP="008D5A67">
      <w:pPr>
        <w:spacing w:line="360" w:lineRule="auto"/>
      </w:pPr>
      <w:r>
        <w:t>La Directriz establece además que las dosis proyectadas a los grupos más expuestos deben mantenerse por debajo de los umbrales de efectos deterministas en exposición aguda de menos de dos días: 1 Gy en médula ósea, 6 Gy en pulmón, 3 Gy en piel, 5 Gy en tiroides, 2 Gy en cristalino y 3 Gy en gónadas. En el feto deben considerarse efectos a partir de unos 0,1 Gy.</w:t>
      </w:r>
    </w:p>
    <w:p w14:paraId="2EBFBCA6" w14:textId="77777777" w:rsidR="008D5A67" w:rsidRDefault="008D5A67" w:rsidP="008D5A67">
      <w:pPr>
        <w:spacing w:line="360" w:lineRule="auto"/>
      </w:pPr>
      <w:r>
        <w:t>Define también dos zonas de actuación por tasa de dosis:</w:t>
      </w:r>
    </w:p>
    <w:p w14:paraId="0CB501F4" w14:textId="77777777" w:rsidR="008D5A67" w:rsidRDefault="008D5A67" w:rsidP="008D5A67">
      <w:pPr>
        <w:pStyle w:val="Prrafodelista"/>
        <w:numPr>
          <w:ilvl w:val="0"/>
          <w:numId w:val="39"/>
        </w:numPr>
        <w:spacing w:line="360" w:lineRule="auto"/>
      </w:pPr>
      <w:r>
        <w:t>La zona de medidas urgentes, donde puede superarse 5 mSv/h.</w:t>
      </w:r>
    </w:p>
    <w:p w14:paraId="1718925C" w14:textId="77777777" w:rsidR="008D5A67" w:rsidRDefault="008D5A67" w:rsidP="008D5A67">
      <w:pPr>
        <w:pStyle w:val="Prrafodelista"/>
        <w:numPr>
          <w:ilvl w:val="0"/>
          <w:numId w:val="39"/>
        </w:numPr>
        <w:spacing w:line="360" w:lineRule="auto"/>
      </w:pPr>
      <w:r>
        <w:t>La zona de alerta, donde puede superarse 100 µSv/h.</w:t>
      </w:r>
    </w:p>
    <w:p w14:paraId="24B3870D" w14:textId="77777777" w:rsidR="008D5A67" w:rsidRDefault="008D5A67" w:rsidP="008D5A67">
      <w:pPr>
        <w:spacing w:line="360" w:lineRule="auto"/>
      </w:pPr>
      <w:r>
        <w:t>A falta de caracterización radiológica, la Directriz fija por defecto, para un foco en espacio abierto, un círculo de 100 m para la zona de medidas urgentes y una corona de 100 a 200 m para la zona de alerta. Estas distancias genéricas están pensadas para fuentes radiactivas y no son representativas de un reactor de 320 MWth. Precisamente por eso es necesario un análisis específico como el de este trabajo.</w:t>
      </w:r>
    </w:p>
    <w:p w14:paraId="1650B6F9" w14:textId="77777777" w:rsidR="008D5A67" w:rsidRDefault="008D5A67" w:rsidP="008D5A67">
      <w:pPr>
        <w:spacing w:line="360" w:lineRule="auto"/>
      </w:pPr>
      <w:r>
        <w:rPr>
          <w:b/>
          <w:bCs/>
        </w:rPr>
        <w:t xml:space="preserve">Monitorización durante escalas. </w:t>
      </w:r>
      <w:r>
        <w:t xml:space="preserve">Durante las escalas de buques de propulsión nuclear en puertos nacionales autorizados, la Armada aplica un Plan de Vigilancia Radiológica Ambiental, ejecutado por sus Grupos de Vigilancia Radiológica Ambiental (GOVRA), para detectar y delimitar una eventual contaminación </w:t>
      </w:r>
      <w:del w:id="92146" w:author="Claude" w:date="2026-10-20T00:00:00Z">
        <w:r>
          <w:delText xml:space="preserve">[R-13]</w:delText>
        </w:r>
      </w:del>
      <w:sdt>
        <w:sdtPr>
          <w:id w:val="564536353"/>
          <w:citation/>
        </w:sdtPr>
        <w:sdtContent>
          <w:ins w:id="92147" w:author="Claude" w:date="2026-10-20T00:00:00Z">
            <w:r>
              <w:fldChar w:fldCharType="begin"/>
            </w:r>
            <w:r>
              <w:instrText xml:space="preserve"> CITATION Armada \l 3082 </w:instrText>
            </w:r>
            <w:r>
              <w:fldChar w:fldCharType="separate"/>
            </w:r>
            <w:r>
              <w:rPr>
                <w:noProof/>
              </w:rPr>
              <w:t xml:space="preserve"> [7]</w:t>
            </w:r>
            <w:r>
              <w:fldChar w:fldCharType="end"/>
            </w:r>
          </w:ins>
        </w:sdtContent>
      </w:sdt>
      <w:r>
        <w:t xml:space="preserve">. Es el antecedente español más próximo a la organización que requeriría la escala de un buque mercante nuclear.</w:t>
      </w:r>
    </w:p>
    <w:p w14:paraId="3188193E" w14:textId="748A032D" w:rsidR="008D5A67" w:rsidRDefault="008D5A67" w:rsidP="008D5A67">
      <w:pPr>
        <w:pStyle w:val="Ttulo2"/>
        <w:spacing w:line="360" w:lineRule="auto"/>
      </w:pPr>
      <w:r>
        <w:rPr>
          <w:rFonts w:eastAsia="Arial"/>
        </w:rPr>
        <w:t>Normas del OIEA y de Euratom</w:t>
      </w:r>
    </w:p>
    <w:p w14:paraId="4D3D2E7F" w14:textId="77777777" w:rsidR="008D5A67" w:rsidRDefault="008D5A67" w:rsidP="008D5A67">
      <w:pPr>
        <w:spacing w:line="360" w:lineRule="auto"/>
      </w:pPr>
      <w:r>
        <w:t xml:space="preserve">La norma GSR Part 7 del OIEA </w:t>
      </w:r>
      <w:del w:id="92148" w:author="Claude" w:date="2026-10-20T00:00:00Z">
        <w:r>
          <w:delText xml:space="preserve">[R-11]</w:delText>
        </w:r>
      </w:del>
      <w:sdt>
        <w:sdtPr>
          <w:id w:val="1185192141"/>
          <w:citation/>
        </w:sdtPr>
        <w:sdtContent>
          <w:ins w:id="92149" w:author="Claude" w:date="2026-10-20T00:00:00Z">
            <w:r>
              <w:fldChar w:fldCharType="begin"/>
            </w:r>
            <w:r>
              <w:instrText xml:space="preserve"> CITATION GSR7 \l 3082 </w:instrText>
            </w:r>
            <w:r>
              <w:fldChar w:fldCharType="separate"/>
            </w:r>
            <w:r>
              <w:rPr>
                <w:noProof/>
              </w:rPr>
              <w:t xml:space="preserve"> [8]</w:t>
            </w:r>
            <w:r>
              <w:fldChar w:fldCharType="end"/>
            </w:r>
          </w:ins>
        </w:sdtContent>
      </w:sdt>
      <w:r>
        <w:t xml:space="preserve"> clasifica las instalaciones por categorías de preparación ante emergencias y establece dos zonas: la zona de acción precautoria (PAZ), donde se adoptan medidas antes de la emisión para evitar efectos deterministas graves, y la zona de planificación de acciones protectoras urgentes (UPZ), donde las medidas se adoptan según la vigilancia radiológica. Fija como criterio genérico para las acciones protectoras urgentes una dosis efectiva de 100 mSv en los primeros 7 días, y 50 mSv de dosis equivalente en tiroides para el bloqueo con yodo.</w:t>
      </w:r>
    </w:p>
    <w:p w14:paraId="3F2DA936" w14:textId="77777777" w:rsidR="008D5A67" w:rsidRDefault="008D5A67" w:rsidP="008D5A67">
      <w:pPr>
        <w:spacing w:line="360" w:lineRule="auto"/>
      </w:pPr>
      <w:commentRangeStart w:id="75"/>
      <w:r>
        <w:t xml:space="preserve">El documento EPR-NPP Public Protective Actions (2013) sugiere tamaños de zona según la potencia. Para reactores de más de 1000 MWth, la PAZ se sitúa entre 3 y 5 km y la UPZ entre 15 y 30 km </w:t>
      </w:r>
      <w:del w:id="92150" w:author="Claude" w:date="2026-10-20T00:00:00Z">
        <w:r>
          <w:delText xml:space="preserve">[R-14]</w:delText>
        </w:r>
      </w:del>
      <w:sdt>
        <w:sdtPr>
          <w:id w:val="900407056"/>
          <w:citation/>
        </w:sdtPr>
        <w:sdtContent>
          <w:ins w:id="92151" w:author="Claude" w:date="2026-10-20T00:00:00Z">
            <w:r>
              <w:fldChar w:fldCharType="begin"/>
            </w:r>
            <w:r>
              <w:instrText xml:space="preserve"> CITATION EPR13 \l 3082 </w:instrText>
            </w:r>
            <w:r>
              <w:fldChar w:fldCharType="separate"/>
            </w:r>
            <w:r>
              <w:rPr>
                <w:noProof/>
              </w:rPr>
              <w:t xml:space="preserve"> [9]</w:t>
            </w:r>
            <w:r>
              <w:fldChar w:fldCharType="end"/>
            </w:r>
          </w:ins>
        </w:sdtContent>
      </w:sdt>
      <w:r>
        <w:t xml:space="preserve">. El radio de la PAZ corresponde aproximadamente a la distancia a la que la dosis aguda de 2 días alcanza 1 Gy en médula ósea o 6 Gy en pulmón, y el de la UPZ a la distancia a la que la dosis de 48 h se mantiene por debajo de entre 1 y 10 veces el criterio de evacuación. Para el intervalo de 100 a 1000 MWth, en el que se encuadra el KP-FHR, las distancias de planificación ampliada y de ingestión se reducen a 50 y 100 km respectivamente.</w:t>
      </w:r>
      <w:commentRangeEnd w:id="75"/>
      <w:r>
        <w:rPr>
          <w:rStyle w:val="Refdecomentario"/>
        </w:rPr>
        <w:commentReference w:id="75"/>
      </w:r>
    </w:p>
    <w:p w14:paraId="55C145BF" w14:textId="77777777" w:rsidR="008D5A67" w:rsidRDefault="008D5A67" w:rsidP="008D5A67">
      <w:pPr>
        <w:spacing w:line="360" w:lineRule="auto"/>
        <w:rPr>
          <w:del w:id="90064" w:author="Claude" w:date="2026-10-20T00:00:00Z"/>
        </w:rPr>
      </w:pPr>
      <w:del w:id="90063" w:author="Claude" w:date="2026-10-20T00:00:00Z">
        <w:r>
          <w:rPr>
            <w:color w:val="7F6000"/>
            <w:sz w:val="19"/>
            <w:szCs w:val="19"/>
          </w:rPr>
          <w:delText xml:space="preserve">Verificar en EPR-NPP PPA 2013, Tabla 3, los tamaños sugeridos de PAZ y UPZ para 100-1000 MWth (en torno a 0,5-3 km y 5-15 km) antes de citarlos.</w:delText>
        </w:r>
      </w:del>
    </w:p>
    <w:p w14:paraId="729D9503" w14:textId="77777777" w:rsidR="008D5A67" w:rsidRDefault="008D5A67" w:rsidP="008D5A67">
      <w:pPr>
        <w:spacing w:line="360" w:lineRule="auto"/>
      </w:pPr>
      <w:r>
        <w:t xml:space="preserve">La Directiva 2013/59/Euratom, de normas básicas de seguridad </w:t>
      </w:r>
      <w:del w:id="92152" w:author="Claude" w:date="2026-10-20T00:00:00Z">
        <w:r>
          <w:delText xml:space="preserve">[R-15]</w:delText>
        </w:r>
      </w:del>
      <w:sdt>
        <w:sdtPr>
          <w:id w:val="1735012645"/>
          <w:citation/>
        </w:sdtPr>
        <w:sdtContent>
          <w:ins w:id="92153" w:author="Claude" w:date="2026-10-20T00:00:00Z">
            <w:r>
              <w:fldChar w:fldCharType="begin"/>
            </w:r>
            <w:r>
              <w:instrText xml:space="preserve"> CITATION EUR13 \l 3082 </w:instrText>
            </w:r>
            <w:r>
              <w:fldChar w:fldCharType="separate"/>
            </w:r>
            <w:r>
              <w:rPr>
                <w:noProof/>
              </w:rPr>
              <w:t xml:space="preserve"> [10]</w:t>
            </w:r>
            <w:r>
              <w:fldChar w:fldCharType="end"/>
            </w:r>
          </w:ins>
        </w:sdtContent>
      </w:sdt>
      <w:r>
        <w:t xml:space="preserve">, obliga a fijar niveles de referencia para situaciones de exposición de emergencia entre 20 y 100 mSv de dosis efectiva, y a basar la planificación en estrategias de protección optimizadas. Los niveles de la Directriz Básica española son coherentes con ese marco.</w:t>
      </w:r>
    </w:p>
    <w:p w14:paraId="226A921F" w14:textId="77777777" w:rsidR="008D5A67" w:rsidRDefault="008D5A67" w:rsidP="008D5A67">
      <w:pPr>
        <w:pStyle w:val="Ttulo2"/>
        <w:spacing w:line="360" w:lineRule="auto"/>
        <w:pPrChange w:id="90848" w:author="Claude" w:date="2026-10-20T00:00:00Z">
          <w:pPr/>
        </w:pPrChange>
      </w:pPr>
      <w:del w:id="90847" w:author="Claude" w:date="2026-10-20T00:00:00Z">
        <w:r>
          <w:rPr/>
          <w:delText xml:space="preserve">9.1.3  </w:delText>
        </w:r>
      </w:del>
      <w:r>
        <w:rPr/>
        <w:t xml:space="preserve">Régimen marítimo: SOLAS y OMI</w:t>
      </w:r>
    </w:p>
    <w:p w14:paraId="6D7476D1" w14:textId="77777777" w:rsidR="008D5A67" w:rsidRDefault="008D5A67" w:rsidP="008D5A67">
      <w:pPr>
        <w:spacing w:line="360" w:lineRule="auto"/>
      </w:pPr>
      <w:r>
        <w:t xml:space="preserve">El Capítulo VIII del Convenio SOLAS y el Código de Seguridad para Buques Mercantes Nucleares de la OMI (Resolución A.491(XII), 1981) </w:t>
      </w:r>
      <w:del w:id="92154" w:author="Claude" w:date="2026-10-20T00:00:00Z">
        <w:r>
          <w:delText xml:space="preserve">[R-12]</w:delText>
        </w:r>
      </w:del>
      <w:sdt>
        <w:sdtPr>
          <w:id w:val="1077948532"/>
          <w:citation/>
        </w:sdtPr>
        <w:sdtContent>
          <w:ins w:id="92155" w:author="Claude" w:date="2026-10-20T00:00:00Z">
            <w:r>
              <w:fldChar w:fldCharType="begin"/>
            </w:r>
            <w:r>
              <w:instrText xml:space="preserve"> CITATION IMO81 \l 3082 </w:instrText>
            </w:r>
            <w:r>
              <w:fldChar w:fldCharType="separate"/>
            </w:r>
            <w:r>
              <w:rPr>
                <w:noProof/>
              </w:rPr>
              <w:t xml:space="preserve"> [3]</w:t>
            </w:r>
            <w:r>
              <w:fldChar w:fldCharType="end"/>
            </w:r>
          </w:ins>
        </w:sdtContent>
      </w:sdt>
      <w:r>
        <w:t xml:space="preserve"> constituyen el único marco internacional específico para buques civiles de propulsión nuclear. Exigen, entre otros aspectos:</w:t>
      </w:r>
    </w:p>
    <w:p w14:paraId="27FF1BAD" w14:textId="77777777" w:rsidR="008D5A67" w:rsidRDefault="008D5A67" w:rsidP="008D5A67">
      <w:pPr>
        <w:numPr>
          <w:ilvl w:val="0"/>
          <w:numId w:val="10"/>
        </w:numPr>
        <w:spacing w:line="360" w:lineRule="auto"/>
        <w:pPrChange w:id="90860" w:author="Claude" w:date="2026-10-20T00:00:00Z">
          <w:pPr/>
        </w:pPrChange>
      </w:pPr>
      <w:r>
        <w:t>Un estudio de seguridad del buque aprobado por la Administración de bandera y puesto a disposición de los gobiernos de los puertos de escala.</w:t>
      </w:r>
    </w:p>
    <w:p w14:paraId="00D5771F" w14:textId="77777777" w:rsidR="008D5A67" w:rsidRDefault="008D5A67" w:rsidP="008D5A67">
      <w:pPr>
        <w:numPr>
          <w:ilvl w:val="0"/>
          <w:numId w:val="10"/>
        </w:numPr>
        <w:spacing w:line="360" w:lineRule="auto"/>
        <w:pPrChange w:id="90861" w:author="Claude" w:date="2026-10-20T00:00:00Z">
          <w:pPr/>
        </w:pPrChange>
      </w:pPr>
      <w:r>
        <w:t>La notificación previa de la llegada a puerto.</w:t>
      </w:r>
    </w:p>
    <w:p w14:paraId="18478761" w14:textId="77777777" w:rsidR="008D5A67" w:rsidRDefault="008D5A67" w:rsidP="008D5A67">
      <w:pPr>
        <w:numPr>
          <w:ilvl w:val="0"/>
          <w:numId w:val="10"/>
        </w:numPr>
        <w:spacing w:line="360" w:lineRule="auto"/>
        <w:pPrChange w:id="90862" w:author="Claude" w:date="2026-10-20T00:00:00Z">
          <w:pPr/>
        </w:pPrChange>
      </w:pPr>
      <w:r>
        <w:t>El sometimiento a un control especial en puerto antes de la entrada y durante la estancia.</w:t>
      </w:r>
    </w:p>
    <w:p w14:paraId="0B2140AD" w14:textId="77777777" w:rsidR="008D5A67" w:rsidRDefault="008D5A67" w:rsidP="008D5A67">
      <w:pPr>
        <w:spacing w:line="360" w:lineRule="auto"/>
      </w:pPr>
      <w:r>
        <w:t>Ninguno de estos instrumentos fija distancias de protección. Dejan al Estado del puerto la determinación de las condiciones de escala, que es precisamente el hueco que este trabajo pretende cubrir para el caso de Bilbao. El Código de 1981 se redactó para reactores de agua a presión y no contempla tecnologías como el KP-FHR, lo que refuerza la necesidad de un análisis mecanicista específico.</w:t>
      </w:r>
    </w:p>
    <w:p w14:paraId="15BAE0D0" w14:textId="77777777" w:rsidR="008D5A67" w:rsidRDefault="008D5A67" w:rsidP="008D5A67">
      <w:pPr>
        <w:pStyle w:val="Ttulo2"/>
        <w:spacing w:line="360" w:lineRule="auto"/>
        <w:pPrChange w:id="90850" w:author="Claude" w:date="2026-10-20T00:00:00Z">
          <w:pPr/>
        </w:pPrChange>
      </w:pPr>
      <w:del w:id="90849" w:author="Claude" w:date="2026-10-20T00:00:00Z">
        <w:r>
          <w:rPr/>
          <w:delText xml:space="preserve">9.1.4  </w:delText>
        </w:r>
      </w:del>
      <w:r>
        <w:rPr/>
        <w:t xml:space="preserve">Criterios de la NRC empleados como referencia metodológica</w:t>
      </w:r>
    </w:p>
    <w:p w14:paraId="3D4F50FC" w14:textId="77777777" w:rsidR="008D5A67" w:rsidRDefault="008D5A67" w:rsidP="008D5A67">
      <w:pPr>
        <w:spacing w:line="360" w:lineRule="auto"/>
      </w:pPr>
      <w:r>
        <w:t xml:space="preserve">La regla 10 CFR 50.160, de 2023 </w:t>
      </w:r>
      <w:del w:id="92156" w:author="Claude" w:date="2026-10-20T00:00:00Z">
        <w:r>
          <w:delText xml:space="preserve">[R-1]</w:delText>
        </w:r>
      </w:del>
      <w:sdt>
        <w:sdtPr>
          <w:id w:val="1519943538"/>
          <w:citation/>
        </w:sdtPr>
        <w:sdtContent>
          <w:ins w:id="92157" w:author="Claude" w:date="2026-10-20T00:00:00Z">
            <w:r>
              <w:fldChar w:fldCharType="begin"/>
            </w:r>
            <w:r>
              <w:instrText xml:space="preserve"> CITATION CFR50160 \l 3082 </w:instrText>
            </w:r>
            <w:r>
              <w:fldChar w:fldCharType="separate"/>
            </w:r>
            <w:r>
              <w:rPr>
                <w:noProof/>
              </w:rPr>
              <w:t xml:space="preserve"> [11]</w:t>
            </w:r>
            <w:r>
              <w:fldChar w:fldCharType="end"/>
            </w:r>
          </w:ins>
        </w:sdtContent>
      </w:sdt>
      <w:r>
        <w:t xml:space="preserve">, junto con 10 CFR 50.33(g)(2) y la guía RG 1.242 </w:t>
      </w:r>
      <w:del w:id="92158" w:author="Claude" w:date="2026-10-20T00:00:00Z">
        <w:r>
          <w:delText xml:space="preserve">[R-2]</w:delText>
        </w:r>
      </w:del>
      <w:sdt>
        <w:sdtPr>
          <w:id w:val="348075835"/>
          <w:citation/>
        </w:sdtPr>
        <w:sdtContent>
          <w:ins w:id="92159" w:author="Claude" w:date="2026-10-20T00:00:00Z">
            <w:r>
              <w:fldChar w:fldCharType="begin"/>
            </w:r>
            <w:r>
              <w:instrText xml:space="preserve"> CITATION RG1242 \l 3082 </w:instrText>
            </w:r>
            <w:r>
              <w:fldChar w:fldCharType="separate"/>
            </w:r>
            <w:r>
              <w:rPr>
                <w:noProof/>
              </w:rPr>
              <w:t xml:space="preserve"> [12]</w:t>
            </w:r>
            <w:r>
              <w:fldChar w:fldCharType="end"/>
            </w:r>
          </w:ins>
        </w:sdtContent>
      </w:sdt>
      <w:r>
        <w:t xml:space="preserve">, permite dimensionar la zona de planificación de emergencias de la vía de exposición a la nube para SMR y reactores no refrigerados por agua mediante un enfoque basado en consecuencias. La RG 1.242 interpreta los criterios de NUREG-0396 en tres condiciones:</w:t>
      </w:r>
    </w:p>
    <w:p w14:paraId="26E2A555" w14:textId="77777777" w:rsidR="008D5A67" w:rsidRDefault="008D5A67" w:rsidP="008D5A67">
      <w:pPr>
        <w:numPr>
          <w:ilvl w:val="0"/>
          <w:numId w:val="10"/>
        </w:numPr>
        <w:spacing w:line="360" w:lineRule="auto"/>
        <w:pPrChange w:id="90863" w:author="Claude" w:date="2026-10-20T00:00:00Z">
          <w:pPr/>
        </w:pPrChange>
      </w:pPr>
      <w:r>
        <w:t>Fuera de la zona, las dosis de los accidentes base de diseño no deben superar 10 mSv (1 rem) TEDE en 96 horas.</w:t>
      </w:r>
    </w:p>
    <w:p w14:paraId="5FED7E80" w14:textId="77777777" w:rsidR="008D5A67" w:rsidRDefault="008D5A67" w:rsidP="008D5A67">
      <w:pPr>
        <w:numPr>
          <w:ilvl w:val="0"/>
          <w:numId w:val="10"/>
        </w:numPr>
        <w:spacing w:line="360" w:lineRule="auto"/>
        <w:pPrChange w:id="90864" w:author="Claude" w:date="2026-10-20T00:00:00Z">
          <w:pPr/>
        </w:pPrChange>
      </w:pPr>
      <w:r>
        <w:t>Lo mismo debe cumplirse para la mayoría de las secuencias con emisión radiológica.</w:t>
      </w:r>
    </w:p>
    <w:p w14:paraId="351ADF6C" w14:textId="77777777" w:rsidR="008D5A67" w:rsidRDefault="008D5A67" w:rsidP="008D5A67">
      <w:pPr>
        <w:numPr>
          <w:ilvl w:val="0"/>
          <w:numId w:val="10"/>
        </w:numPr>
        <w:spacing w:line="360" w:lineRule="auto"/>
        <w:pPrChange w:id="90865" w:author="Claude" w:date="2026-10-20T00:00:00Z">
          <w:pPr/>
        </w:pPrChange>
      </w:pPr>
      <w:r>
        <w:t>Para las secuencias más severas, no deben producirse fuera de la zona dosis inmediatamente amenazantes para la vida.</w:t>
      </w:r>
    </w:p>
    <w:p w14:paraId="62FA13CA" w14:textId="77777777" w:rsidR="008D5A67" w:rsidRDefault="008D5A67" w:rsidP="008D5A67">
      <w:pPr>
        <w:spacing w:line="360" w:lineRule="auto"/>
      </w:pPr>
      <w:r>
        <w:t xml:space="preserve">Las metodologías de SMR avanzados presentadas a la NRC evalúan este último criterio como 200 rem (2 Gy) frente al umbral de 1 rem </w:t>
      </w:r>
      <w:del w:id="92160" w:author="Claude" w:date="2026-10-20T00:00:00Z">
        <w:r>
          <w:delText xml:space="preserve">[R-16]</w:delText>
        </w:r>
      </w:del>
      <w:sdt>
        <w:sdtPr>
          <w:id w:val="343422719"/>
          <w:citation/>
        </w:sdtPr>
        <w:sdtContent>
          <w:ins w:id="92161" w:author="Claude" w:date="2026-10-20T00:00:00Z">
            <w:r>
              <w:fldChar w:fldCharType="begin"/>
            </w:r>
            <w:r>
              <w:instrText xml:space="preserve"> CITATION EPZSMR \l 3082 </w:instrText>
            </w:r>
            <w:r>
              <w:fldChar w:fldCharType="separate"/>
            </w:r>
            <w:r>
              <w:rPr>
                <w:noProof/>
              </w:rPr>
              <w:t xml:space="preserve"> [13]</w:t>
            </w:r>
            <w:r>
              <w:fldChar w:fldCharType="end"/>
            </w:r>
          </w:ins>
        </w:sdtContent>
      </w:sdt>
      <w:r>
        <w:t xml:space="preserve">.</w:t>
      </w:r>
    </w:p>
    <w:p w14:paraId="2ED61941" w14:textId="77777777" w:rsidR="008D5A67" w:rsidRDefault="008D5A67" w:rsidP="008D5A67">
      <w:pPr>
        <w:spacing w:line="360" w:lineRule="auto"/>
      </w:pPr>
      <w:commentRangeStart w:id="79"/>
      <w:commentRangeStart w:id="76"/>
      <w:r>
        <w:t xml:space="preserve">Los criterios de emplazamiento, 250 mSv (25 rem) TEDE en las peores 2 horas en el límite del área de exclusión y durante 30 días en la zona de baja población, proceden de 10 CFR 50.34(a)(1)(ii)(D) y de la guía RG 1.183 </w:t>
      </w:r>
      <w:del w:id="92162" w:author="Claude" w:date="2026-10-20T00:00:00Z">
        <w:r>
          <w:delText xml:space="preserve">[R-7]</w:delText>
        </w:r>
      </w:del>
      <w:sdt>
        <w:sdtPr>
          <w:id w:val="1147053602"/>
          <w:citation/>
        </w:sdtPr>
        <w:sdtContent>
          <w:ins w:id="92163" w:author="Claude" w:date="2026-10-20T00:00:00Z">
            <w:r>
              <w:fldChar w:fldCharType="begin"/>
            </w:r>
            <w:r>
              <w:instrText xml:space="preserve"> CITATION USN00 \l 3082 </w:instrText>
            </w:r>
            <w:r>
              <w:fldChar w:fldCharType="separate"/>
            </w:r>
            <w:r>
              <w:rPr>
                <w:noProof/>
              </w:rPr>
              <w:t xml:space="preserve"> [14]</w:t>
            </w:r>
            <w:r>
              <w:fldChar w:fldCharType="end"/>
            </w:r>
          </w:ins>
        </w:sdtContent>
      </w:sdt>
      <w:r>
        <w:t xml:space="preserve">. En este trabajo se usan solo para comprobar el escenario base de diseño E1.</w:t>
      </w:r>
      <w:commentRangeEnd w:id="76"/>
      <w:r>
        <w:rPr>
          <w:rStyle w:val="Refdecomentario"/>
        </w:rPr>
        <w:commentReference w:id="76"/>
      </w:r>
      <w:commentRangeEnd w:id="79"/>
      <w:r>
        <w:rPr>
          <w:rStyle w:val="Refdecomentario"/>
        </w:rPr>
        <w:commentReference w:id="79"/>
      </w:r>
    </w:p>
    <w:p w14:paraId="75D055B9" w14:textId="77777777" w:rsidR="00413B39" w:rsidRDefault="00413B39" w:rsidP="00413B39">
      <w:pPr>
        <w:pStyle w:val="Ttulo3"/>
        <w:spacing w:line="360" w:lineRule="auto"/>
        <w:pPrChange w:id="90045" w:author="Claude" w:date="2026-10-20T00:00:00Z">
          <w:pPr>
            <w:pStyle w:val="Ttulo2"/>
          </w:pPr>
        </w:pPrChange>
      </w:pPr>
      <w:bookmarkStart w:id="72" w:name="_Toc201916637"/>
      <w:bookmarkStart w:id="73" w:name="_Toc221055562"/>
      <w:del w:id="90043" w:author="Claude" w:date="2026-10-20T00:00:00Z">
        <w:r>
          <w:delText xml:space="preserve">Marco regulatorio</w:delText>
        </w:r>
      </w:del>
      <w:ins w:id="90044" w:author="Claude" w:date="2026-10-20T00:00:00Z">
        <w:r>
          <w:t>Límites de dosis de la NRC en el EAB y la LPZ</w:t>
        </w:r>
      </w:ins>
      <w:bookmarkEnd w:id="72"/>
      <w:bookmarkEnd w:id="73"/>
    </w:p>
    <w:p w14:paraId="5475A13A" w14:textId="7010F9D5" w:rsidR="00413B39" w:rsidRDefault="00413B39" w:rsidP="00413B39">
      <w:pPr>
        <w:spacing w:line="360" w:lineRule="auto"/>
      </w:pPr>
      <w:commentRangeStart w:id="101"/>
      <w:del w:id="90150" w:author="Claude" w:date="2026-10-20T00:00:00Z">
        <w:r>
          <w:delText xml:space="preserve">El marco regulador que se seguirá para la elaboración de este informe es el</w:delText>
        </w:r>
      </w:del>
      <w:ins w:id="90151" w:author="Claude" w:date="2026-10-20T00:00:00Z">
        <w:r>
          <w:t>Para los accidentes base de diseño, la NRC fija los criterios de emplazamiento en el</w:t>
        </w:r>
      </w:ins>
      <w:r>
        <w:t xml:space="preserve"> “Code of Federal Regulations (CFR), Chapter 1, Part 100.11: Determination of exclusion area, low population zone, and population center distance”</w:t>
      </w:r>
      <w:sdt>
        <w:sdtPr>
          <w:id w:val="-2108797194"/>
          <w:citation/>
        </w:sdtPr>
        <w:sdtContent>
          <w:r>
            <w:fldChar w:fldCharType="begin"/>
          </w:r>
          <w:r>
            <w:instrText xml:space="preserve"> CITATION NRC21 \l 3082 </w:instrText>
          </w:r>
          <w:r>
            <w:fldChar w:fldCharType="separate"/>
          </w:r>
          <w:r>
            <w:rPr>
              <w:noProof/>
            </w:rPr>
            <w:t xml:space="preserve"> [15]</w:t>
          </w:r>
          <w:r>
            <w:fldChar w:fldCharType="end"/>
          </w:r>
        </w:sdtContent>
      </w:sdt>
      <w:ins w:id="90152" w:author="Claude" w:date="2026-10-20T00:00:00Z"/>
      <w:ins w:id="92190" w:author="Claude" w:date="2026-10-20T00:00:00Z">
        <w:r>
          <w:t>, que expresa los límites como 25 rem a cuerpo entero y 300 rem en tiroides. Para reactores que emplean el término fuente alternativo, 10 CFR 50.34(a)(1)(ii)(D) y la guía RG 1.183 los reformulan en términos de TEDE</w:t>
        </w:r>
      </w:ins>
      <w:sdt>
        <w:sdtPr>
          <w:id w:val="1646922845"/>
          <w:citation/>
        </w:sdtPr>
        <w:sdtContent>
          <w:ins w:id="92189" w:author="Claude" w:date="2026-10-20T00:00:00Z">
            <w:r>
              <w:fldChar w:fldCharType="begin"/>
            </w:r>
            <w:r>
              <w:instrText xml:space="preserve"> CITATION USN00 \l 3082 </w:instrText>
            </w:r>
            <w:r>
              <w:fldChar w:fldCharType="separate"/>
            </w:r>
            <w:r>
              <w:rPr>
                <w:noProof/>
              </w:rPr>
              <w:t xml:space="preserve"> [14]</w:t>
            </w:r>
            <w:r>
              <w:fldChar w:fldCharType="end"/>
            </w:r>
          </w:ins>
        </w:sdtContent>
      </w:sdt>
      <w:ins w:id="92191" w:author="Claude" w:date="2026-10-20T00:00:00Z">
        <w:r>
          <w:t>, que es la magnitud empleada en este trabajo</w:t>
        </w:r>
      </w:ins>
      <w:r>
        <w:t xml:space="preserve">. Este documento establece las zonas cuyo cálculo constituye el objeto de estudio del presente informe, y que se definen de la siguiente manera</w:t>
      </w:r>
      <w:commentRangeEnd w:id="101"/>
      <w:r>
        <w:rPr>
          <w:rStyle w:val="Refdecomentario"/>
        </w:rPr>
        <w:commentReference w:id="101"/>
      </w:r>
    </w:p>
    <w:p w14:paraId="3FB71433" w14:textId="77777777" w:rsidR="00413B39" w:rsidRPr="00ED5F29" w:rsidRDefault="00413B39">
      <w:pPr>
        <w:pStyle w:val="Prrafodelista"/>
        <w:numPr>
          <w:ilvl w:val="0"/>
          <w:numId w:val="23"/>
        </w:numPr>
        <w:spacing w:after="160" w:line="360" w:lineRule="auto"/>
        <w:rPr>
          <w:b/>
          <w:bCs/>
        </w:rPr>
      </w:pPr>
      <w:r>
        <w:rPr>
          <w:b/>
          <w:bCs/>
        </w:rPr>
        <w:t>EAB – Exclusion Area Boundary (Límite del Área de Exclusión)</w:t>
      </w:r>
    </w:p>
    <w:p w14:paraId="6D8EB21B" w14:textId="77777777" w:rsidR="00413B39" w:rsidRPr="00D73D44" w:rsidRDefault="00413B39" w:rsidP="00413B39">
      <w:pPr>
        <w:spacing w:after="160" w:line="360" w:lineRule="auto"/>
      </w:pPr>
      <w:r>
        <w:rPr>
          <w:b/>
          <w:bCs/>
        </w:rPr>
        <w:t>Definición:</w:t>
      </w:r>
      <w:r>
        <w:br/>
      </w:r>
      <w:r>
        <w:t>Es el límite más cercano alrededor de una instalación nuclear dentro del cual el operador tiene autoridad para controlar el acceso en caso de una emergencia radiológica.</w:t>
      </w:r>
    </w:p>
    <w:p w14:paraId="16539DE3" w14:textId="77777777" w:rsidR="00413B39" w:rsidRPr="00D73D44" w:rsidRDefault="00413B39" w:rsidP="00413B39">
      <w:pPr>
        <w:spacing w:after="160" w:line="360" w:lineRule="auto"/>
      </w:pPr>
      <w:r>
        <w:rPr>
          <w:b/>
          <w:bCs/>
        </w:rPr>
        <w:t>Condicionamiento de evaluación</w:t>
      </w:r>
    </w:p>
    <w:p w14:paraId="20DCCC7B" w14:textId="77777777" w:rsidR="00413B39" w:rsidRPr="00D73D44" w:rsidRDefault="00413B39" w:rsidP="00413B39">
      <w:pPr>
        <w:spacing w:after="160" w:line="360" w:lineRule="auto"/>
      </w:pPr>
      <w:r>
        <w:t xml:space="preserve">“Una persona ubicada en cualquier punto del límite del área de exclusión (EAB) durante cualquier período de 2 horas después del inicio de la liberación postulada de productos de fisión no debe recibir una dosis de radiación </w:t>
      </w:r>
      <w:del w:id="90153" w:author="Claude" w:date="2026-10-20T00:00:00Z">
        <w:r>
          <w:delText xml:space="preserve">superior a 25 rem (TEDE)</w:delText>
        </w:r>
      </w:del>
      <w:ins w:id="90154" w:author="Claude" w:date="2026-10-20T00:00:00Z">
        <w:r>
          <w:t>superior a 250 mSv (25 rem) TEDE</w:t>
        </w:r>
      </w:ins>
      <w:r>
        <w:rPr>
          <w:rStyle w:val="Refdenotaalpie"/>
        </w:rPr>
        <w:footnoteReference w:id="3"/>
      </w:r>
      <w:r>
        <w:t>” </w:t>
      </w:r>
    </w:p>
    <w:p w14:paraId="519D5B4E" w14:textId="77777777" w:rsidR="00413B39" w:rsidRPr="00ED5F29" w:rsidRDefault="00413B39">
      <w:pPr>
        <w:pStyle w:val="Prrafodelista"/>
        <w:numPr>
          <w:ilvl w:val="0"/>
          <w:numId w:val="23"/>
        </w:numPr>
        <w:spacing w:after="160" w:line="360" w:lineRule="auto"/>
        <w:rPr>
          <w:b/>
          <w:bCs/>
        </w:rPr>
      </w:pPr>
      <w:r>
        <w:rPr>
          <w:b/>
          <w:bCs/>
        </w:rPr>
        <w:t>LPZ – Low Population Zone (Zona de Baja Población)</w:t>
      </w:r>
    </w:p>
    <w:p w14:paraId="1CC4AA43" w14:textId="77777777" w:rsidR="00413B39" w:rsidRPr="00D73D44" w:rsidRDefault="00413B39" w:rsidP="00413B39">
      <w:pPr>
        <w:spacing w:after="160" w:line="360" w:lineRule="auto"/>
      </w:pPr>
      <w:r>
        <w:rPr>
          <w:b/>
          <w:bCs/>
        </w:rPr>
        <w:t>Definición:</w:t>
      </w:r>
      <w:r>
        <w:br/>
      </w:r>
      <w:r>
        <w:t>Es una zona que rodea el área de exclusión donde la densidad de población es lo suficientemente baja como para permitir la evacuación oportuna en caso de un accidente.</w:t>
      </w:r>
    </w:p>
    <w:p w14:paraId="3FC48789" w14:textId="77777777" w:rsidR="00413B39" w:rsidRPr="00D73D44" w:rsidRDefault="00413B39" w:rsidP="00413B39">
      <w:pPr>
        <w:spacing w:after="160" w:line="360" w:lineRule="auto"/>
      </w:pPr>
      <w:r>
        <w:rPr>
          <w:b/>
          <w:bCs/>
        </w:rPr>
        <w:t>Condicionamiento de evaluación</w:t>
      </w:r>
    </w:p>
    <w:p w14:paraId="71905946" w14:textId="77777777" w:rsidR="00413B39" w:rsidRPr="00D73D44" w:rsidRDefault="00413B39" w:rsidP="00413B39">
      <w:pPr>
        <w:spacing w:after="160" w:line="360" w:lineRule="auto"/>
      </w:pPr>
      <w:r>
        <w:t xml:space="preserve">“Una persona ubicada en cualquier punto del límite exterior de la zona de baja población (LPZ), expuesta a la nube radiactiva resultante de la liberación postulada (durante todo el período de su paso), no debe recibir una dosis de radiación </w:t>
      </w:r>
      <w:del w:id="90155" w:author="Claude" w:date="2026-10-20T00:00:00Z">
        <w:r>
          <w:delText xml:space="preserve">superior a 25 rem (TEDE)</w:delText>
        </w:r>
      </w:del>
      <w:ins w:id="90156" w:author="Claude" w:date="2026-10-20T00:00:00Z">
        <w:r>
          <w:t>superior a 250 mSv (25 rem) TEDE</w:t>
        </w:r>
      </w:ins>
      <w:r>
        <w:t xml:space="preserve">” </w:t>
      </w:r>
    </w:p>
    <w:p w14:paraId="49BDCFB6" w14:textId="77777777" w:rsidR="00413B39" w:rsidRDefault="00413B39" w:rsidP="00413B39">
      <w:pPr>
        <w:spacing w:after="160" w:line="360" w:lineRule="auto"/>
      </w:pPr>
      <w:r>
        <w:t xml:space="preserve">Las evaluaciones de dosis en EAB y LPZ se utilizan para validar el diseño de contención, los sistemas de mitigación y la planificación de emergencias. Estas limitaciones están diseñadas para garantizar que, incluso en un accidente severo, no se excedan los umbrales de seguridad para el público general.</w:t>
      </w:r>
    </w:p>
    <w:p w14:paraId="6693A987" w14:textId="77777777" w:rsidR="008D5A67" w:rsidRDefault="008D5A67" w:rsidP="008D5A67">
      <w:pPr>
        <w:pStyle w:val="Ttulo2"/>
        <w:spacing w:line="360" w:lineRule="auto"/>
        <w:pPrChange w:id="90852" w:author="Claude" w:date="2026-10-20T00:00:00Z">
          <w:pPr/>
        </w:pPrChange>
      </w:pPr>
      <w:del w:id="90851" w:author="Claude" w:date="2026-10-20T00:00:00Z">
        <w:r>
          <w:rPr/>
          <w:delText xml:space="preserve">9.1.5  </w:delText>
        </w:r>
      </w:del>
      <w:r>
        <w:rPr/>
        <w:t xml:space="preserve">Práctica internacional en puertos que reciben buques de propulsión nuclear</w:t>
      </w:r>
    </w:p>
    <w:p w14:paraId="49DB94DB" w14:textId="77777777" w:rsidR="008D5A67" w:rsidRDefault="008D5A67" w:rsidP="008D5A67">
      <w:pPr>
        <w:spacing w:line="360" w:lineRule="auto"/>
      </w:pPr>
      <w:r>
        <w:t>La única experiencia consolidada de planificación de emergencias para reactores embarcados en puerto es la asociada a buques de guerra de propulsión nuclear. Aunque sus reactores difieren del KP-FHR (agua a presión, combustible metálico de alto enriquecimiento, contención naval), sus métodos y distancias son el referente más directo para validar el orden de magnitud de los resultados.</w:t>
      </w:r>
    </w:p>
    <w:p w14:paraId="07EA7638" w14:textId="77777777" w:rsidR="008D5A67" w:rsidRDefault="008D5A67" w:rsidP="008D5A67">
      <w:pPr>
        <w:pStyle w:val="Ttulo3"/>
        <w:spacing w:line="360" w:lineRule="auto"/>
        <w:pPrChange w:id="90855" w:author="Claude" w:date="2026-10-20T00:00:00Z">
          <w:pPr/>
        </w:pPrChange>
      </w:pPr>
      <w:r>
        <w:rPr/>
        <w:t>Reino Unido: REPPIR 2019</w:t>
      </w:r>
    </w:p>
    <w:p w14:paraId="48C601F5" w14:textId="77777777" w:rsidR="008D5A67" w:rsidRDefault="008D5A67" w:rsidP="008D5A67">
      <w:pPr>
        <w:spacing w:line="360" w:lineRule="auto"/>
      </w:pPr>
      <w:r>
        <w:t>En el Reino Unido, las bases y atraques de submarinos nucleares están sujetos a las Radiation (Emergency Preparedness and Public Information) Regulations 2019. Estas exigen al operador un informe de consecuencias a partir del cual la autoridad local fija una zona de planificación detallada (DEPZ) y una zona de planificación general (OPZ).</w:t>
      </w:r>
    </w:p>
    <w:p w14:paraId="6F45F602" w14:textId="77777777" w:rsidR="008D5A67" w:rsidRDefault="008D5A67" w:rsidP="008D5A67">
      <w:pPr>
        <w:spacing w:line="360" w:lineRule="auto"/>
      </w:pPr>
      <w:r>
        <w:rPr>
          <w:b/>
          <w:bCs/>
        </w:rPr>
        <w:t xml:space="preserve">Devonport (Plymouth). </w:t>
      </w:r>
      <w:r>
        <w:t xml:space="preserve">La DEPZ se extiende al menos 1,5 km desde los atraques operativos de submarinos y la OPZ alcanza 5 km </w:t>
      </w:r>
      <w:del w:id="92164" w:author="Claude" w:date="2026-10-20T00:00:00Z">
        <w:r>
          <w:delText xml:space="preserve">[R-17]</w:delText>
        </w:r>
      </w:del>
      <w:sdt>
        <w:sdtPr>
          <w:id w:val="675708204"/>
          <w:citation/>
        </w:sdtPr>
        <w:sdtContent>
          <w:ins w:id="92165" w:author="Claude" w:date="2026-10-20T00:00:00Z">
            <w:r>
              <w:fldChar w:fldCharType="begin"/>
            </w:r>
            <w:r>
              <w:instrText xml:space="preserve"> CITATION Devon \l 3082 </w:instrText>
            </w:r>
            <w:r>
              <w:fldChar w:fldCharType="separate"/>
            </w:r>
            <w:r>
              <w:rPr>
                <w:noProof/>
              </w:rPr>
              <w:t xml:space="preserve"> [16]</w:t>
            </w:r>
            <w:r>
              <w:fldChar w:fldCharType="end"/>
            </w:r>
          </w:ins>
        </w:sdtContent>
      </w:sdt>
      <w:r>
        <w:t xml:space="preserve">. La DEPZ se aplica también a atraques y fondeaderos específicos fuera de la base.</w:t>
      </w:r>
    </w:p>
    <w:p w14:paraId="69FB9B0B" w14:textId="77777777" w:rsidR="008D5A67" w:rsidRDefault="008D5A67" w:rsidP="008D5A67">
      <w:pPr>
        <w:spacing w:line="360" w:lineRule="auto"/>
      </w:pPr>
      <w:r>
        <w:rPr>
          <w:b/>
          <w:bCs/>
          <w:lang w:val="en-US"/>
        </w:rPr>
        <w:t xml:space="preserve">Barrow-in-Furness (Ramsden Dock). </w:t>
      </w:r>
      <w:r>
        <w:t xml:space="preserve">El informe de consecuencias de la Royal Navy propone una DEPZ de 690 m y una OPZ de 4 km </w:t>
      </w:r>
      <w:del w:id="92166" w:author="Claude" w:date="2026-10-20T00:00:00Z">
        <w:r>
          <w:delText xml:space="preserve">[R-18]</w:delText>
        </w:r>
      </w:del>
      <w:sdt>
        <w:sdtPr>
          <w:id w:val="271662706"/>
          <w:citation/>
        </w:sdtPr>
        <w:sdtContent>
          <w:ins w:id="92167" w:author="Claude" w:date="2026-10-20T00:00:00Z">
            <w:r>
              <w:fldChar w:fldCharType="begin"/>
            </w:r>
            <w:r>
              <w:instrText xml:space="preserve"> CITATION Barrow \l 3082 </w:instrText>
            </w:r>
            <w:r>
              <w:fldChar w:fldCharType="separate"/>
            </w:r>
            <w:r>
              <w:rPr>
                <w:noProof/>
              </w:rPr>
              <w:t xml:space="preserve"> [17]</w:t>
            </w:r>
            <w:r>
              <w:fldChar w:fldCharType="end"/>
            </w:r>
          </w:ins>
        </w:sdtContent>
      </w:sdt>
      <w:r>
        <w:t xml:space="preserve">. Especifica además distancias para cada acción urgente: evacuación en 30 m alrededor del submarino (130 m en línea de visión), confinamiento en 630 m en todas direcciones durante las primeras horas y tabletas de yodo en 400 m en el sector a sotavento. Son las mayores distancias obtenidas con un conjunto de términos fuente y condiciones meteorológicas.</w:t>
      </w:r>
    </w:p>
    <w:p w14:paraId="7477D99F" w14:textId="77777777" w:rsidR="008D5A67" w:rsidRDefault="008D5A67" w:rsidP="008D5A67">
      <w:pPr>
        <w:spacing w:line="360" w:lineRule="auto"/>
      </w:pPr>
      <w:r>
        <w:t xml:space="preserve">El caso de Barrow es especialmente útil porque desglosa las distancias por acción protectora, exactamente como propone la </w:t>
      </w:r>
      <w:del w:id="90067" w:author="Claude" w:date="2026-10-20T00:00:00Z">
        <w:r>
          <w:delText xml:space="preserve">Tabla 9.4</w:delText>
        </w:r>
      </w:del>
      <w:ins w:id="90068" w:author="Claude" w:date="2026-10-20T00:00:00Z">
        <w:r>
          <w:fldChar w:fldCharType="begin"/>
        </w:r>
        <w:r>
          <w:instrText xml:space="preserve"> REF _RefTab_criterios \h </w:instrText>
        </w:r>
        <w:r>
          <w:fldChar w:fldCharType="separate"/>
        </w:r>
        <w:r>
          <w:t>Tabla 4</w:t>
        </w:r>
        <w:r>
          <w:fldChar w:fldCharType="end"/>
        </w:r>
      </w:ins>
      <w:r>
        <w:t xml:space="preserve"> de este trabajo.</w:t>
      </w:r>
    </w:p>
    <w:p w14:paraId="34E4A6CB" w14:textId="77777777" w:rsidR="008D5A67" w:rsidRDefault="008D5A67" w:rsidP="008D5A67">
      <w:pPr>
        <w:pStyle w:val="Ttulo3"/>
        <w:spacing w:line="360" w:lineRule="auto"/>
        <w:pPrChange w:id="90856" w:author="Claude" w:date="2026-10-20T00:00:00Z">
          <w:pPr/>
        </w:pPrChange>
      </w:pPr>
      <w:r>
        <w:rPr/>
        <w:t>Australia: accidente de referencia de ARPANSA</w:t>
      </w:r>
    </w:p>
    <w:p w14:paraId="42DF814E" w14:textId="77777777" w:rsidR="008D5A67" w:rsidRDefault="008D5A67" w:rsidP="008D5A67">
      <w:pPr>
        <w:spacing w:line="360" w:lineRule="auto"/>
      </w:pPr>
      <w:r>
        <w:t xml:space="preserve">Australia solo admite buques de guerra nucleares en atraques y fondeaderos evaluados radiológicamente y aprobados por un panel interministerial, el Visiting Ships Panel (Nuclear). La evaluación se basa en un accidente de referencia hipotético, modelado con hipótesis conservadoras, que representa el límite superior de riesgo para la población a efectos de planificación </w:t>
      </w:r>
      <w:del w:id="92168" w:author="Claude" w:date="2026-10-20T00:00:00Z">
        <w:r>
          <w:delText xml:space="preserve">[R-19]</w:delText>
        </w:r>
      </w:del>
      <w:sdt>
        <w:sdtPr>
          <w:id w:val="526601400"/>
          <w:citation/>
        </w:sdtPr>
        <w:sdtContent>
          <w:ins w:id="92169" w:author="Claude" w:date="2026-10-20T00:00:00Z">
            <w:r>
              <w:fldChar w:fldCharType="begin"/>
            </w:r>
            <w:r>
              <w:instrText xml:space="preserve"> CITATION ARPANSA \l 3082 </w:instrText>
            </w:r>
            <w:r>
              <w:fldChar w:fldCharType="separate"/>
            </w:r>
            <w:r>
              <w:rPr>
                <w:noProof/>
              </w:rPr>
              <w:t xml:space="preserve"> [18]</w:t>
            </w:r>
            <w:r>
              <w:fldChar w:fldCharType="end"/>
            </w:r>
          </w:ins>
        </w:sdtContent>
      </w:sdt>
      <w:r>
        <w:t xml:space="preserve">.</w:t>
      </w:r>
    </w:p>
    <w:p w14:paraId="137052B9" w14:textId="77777777" w:rsidR="008D5A67" w:rsidRDefault="008D5A67" w:rsidP="008D5A67">
      <w:pPr>
        <w:spacing w:line="360" w:lineRule="auto"/>
      </w:pPr>
      <w:r>
        <w:t>El accidente de referencia de 2000 es una pérdida de refrigerante con fusión completa del núcleo y contención intacta. Supone:</w:t>
      </w:r>
    </w:p>
    <w:p w14:paraId="57223E53" w14:textId="77777777" w:rsidR="008D5A67" w:rsidRDefault="008D5A67" w:rsidP="008D5A67">
      <w:pPr>
        <w:numPr>
          <w:ilvl w:val="0"/>
          <w:numId w:val="10"/>
        </w:numPr>
        <w:spacing w:line="360" w:lineRule="auto"/>
        <w:pPrChange w:id="90866" w:author="Claude" w:date="2026-10-20T00:00:00Z">
          <w:pPr/>
        </w:pPrChange>
      </w:pPr>
      <w:r>
        <w:t>160 MWth máximos para submarinos y buques de superficie menores, y 600 MWth para portaaviones clase Nimitz.</w:t>
      </w:r>
    </w:p>
    <w:p w14:paraId="57BDDC0E" w14:textId="77777777" w:rsidR="008D5A67" w:rsidRDefault="008D5A67" w:rsidP="008D5A67">
      <w:pPr>
        <w:numPr>
          <w:ilvl w:val="0"/>
          <w:numId w:val="10"/>
        </w:numPr>
        <w:spacing w:line="360" w:lineRule="auto"/>
        <w:pPrChange w:id="90867" w:author="Claude" w:date="2026-10-20T00:00:00Z">
          <w:pPr/>
        </w:pPrChange>
      </w:pPr>
      <w:r>
        <w:t>Fugas de la contención primaria del 1 % del volumen al día durante 24 h y de la secundaria degradada al 10 %/día, que dan una fuga global efectiva del 0,1 %/día.</w:t>
      </w:r>
    </w:p>
    <w:p w14:paraId="29AFE020" w14:textId="77777777" w:rsidR="008D5A67" w:rsidRDefault="008D5A67" w:rsidP="008D5A67">
      <w:pPr>
        <w:numPr>
          <w:ilvl w:val="0"/>
          <w:numId w:val="10"/>
        </w:numPr>
        <w:spacing w:line="360" w:lineRule="auto"/>
        <w:pPrChange w:id="90868" w:author="Claude" w:date="2026-10-20T00:00:00Z">
          <w:pPr/>
        </w:pPrChange>
      </w:pPr>
      <w:r>
        <w:t>Estabilidad F con viento de 1 m/s durante las primeras 12 h y clase D con 3 m/s y cambio de dirección en las 12 h siguientes.</w:t>
      </w:r>
    </w:p>
    <w:p xmlns:ns1="urn:tmp">
      <w:pPr>
        <w:pStyle w:val="Descripcin"/>
        <w:keepNext/>
        <w:jc w:val="center"/>
      </w:pPr>
      <w:bookmarkStart w:id="70001" w:name="_RefTab_arpansa"/>
      <w:r>
        <w:t xml:space="preserve">Tabla </w:t>
      </w:r>
      <w:fldSimple w:instr=" SEQ Tabla \* ARABIC ">
        <w:r>
          <w:rPr>
            <w:noProof/>
          </w:rPr>
          <w:t>2</w:t>
        </w:r>
      </w:fldSimple>
      <w:bookmarkEnd w:id="70001"/>
      <w:r>
        <w:t xml:space="preserve">: Zonas de planificación del accidente de referencia 2000 de ARPANSA </w:t>
      </w:r>
      <w:del w:id="92170" w:author="Claude" w:date="2026-10-20T00:00:00Z">
        <w:r>
          <w:delText xml:space="preserve">[R-19]</w:delText>
        </w:r>
      </w:del>
      <w:sdt>
        <w:sdtPr>
          <w:id w:val="627751171"/>
          <w:citation/>
        </w:sdtPr>
        <w:sdtContent>
          <w:ins w:id="92171" w:author="Claude" w:date="2026-10-20T00:00:00Z">
            <w:r>
              <w:fldChar w:fldCharType="begin"/>
            </w:r>
            <w:r>
              <w:instrText xml:space="preserve"> CITATION ARPANSA \l 3082 </w:instrText>
            </w:r>
            <w:r>
              <w:fldChar w:fldCharType="separate"/>
            </w:r>
            <w:r>
              <w:rPr>
                <w:noProof/>
              </w:rPr>
              <w:t xml:space="preserve"> [18]</w:t>
            </w:r>
            <w:r>
              <w:fldChar w:fldCharType="end"/>
            </w:r>
          </w:ins>
        </w:sdtContent>
      </w:sdt>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8D5A67" w14:paraId="555D90EB" w14:textId="77777777" w:rsidTr="00100E08">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B35F9B3" w14:textId="77777777" w:rsidR="008D5A67" w:rsidRDefault="008D5A67" w:rsidP="008D5A67">
            <w:r>
              <w:rPr>
                <w:b/>
                <w:bCs/>
                <w:color w:val="FFFFFF"/>
                <w:sz w:val="18"/>
                <w:szCs w:val="18"/>
              </w:rPr>
              <w:t>Tipo de buque (potencia)</w:t>
            </w:r>
          </w:p>
        </w:tc>
        <w:tc>
          <w:tcPr>
            <w:tcW w:w="18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0B92C35" w14:textId="77777777" w:rsidR="008D5A67" w:rsidRDefault="008D5A67" w:rsidP="008D5A67">
            <w:r>
              <w:rPr>
                <w:b/>
                <w:bCs/>
                <w:color w:val="FFFFFF"/>
                <w:sz w:val="18"/>
                <w:szCs w:val="18"/>
              </w:rPr>
              <w:t>Zona 1 (evacuación inmediata)</w:t>
            </w:r>
          </w:p>
        </w:tc>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AE1C17A" w14:textId="77777777" w:rsidR="008D5A67" w:rsidRDefault="008D5A67" w:rsidP="008D5A67">
            <w:r>
              <w:rPr>
                <w:b/>
                <w:bCs/>
                <w:color w:val="FFFFFF"/>
                <w:sz w:val="18"/>
                <w:szCs w:val="18"/>
              </w:rPr>
              <w:t>Zona 2 (confinamiento / yodo)</w:t>
            </w:r>
          </w:p>
        </w:tc>
        <w:tc>
          <w:tcPr>
            <w:tcW w:w="27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61C81F17" w14:textId="77777777" w:rsidR="008D5A67" w:rsidRDefault="008D5A67" w:rsidP="008D5A67">
            <w:r>
              <w:rPr>
                <w:b/>
                <w:bCs/>
                <w:color w:val="FFFFFF"/>
                <w:sz w:val="18"/>
                <w:szCs w:val="18"/>
              </w:rPr>
              <w:t>Tiempo de retirada del buque</w:t>
            </w:r>
          </w:p>
        </w:tc>
      </w:tr>
      <w:tr w:rsidR="008D5A67" w14:paraId="23077D41"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8D5FDE" w14:textId="77777777" w:rsidR="008D5A67" w:rsidRDefault="008D5A67" w:rsidP="008D5A67">
            <w:r>
              <w:rPr>
                <w:color w:val="000000"/>
                <w:sz w:val="18"/>
                <w:szCs w:val="18"/>
              </w:rPr>
              <w:t>Submarino o buque menor (160 MWth)</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A3689E" w14:textId="77777777" w:rsidR="008D5A67" w:rsidRDefault="008D5A67" w:rsidP="008D5A67">
            <w:r>
              <w:rPr>
                <w:color w:val="000000"/>
                <w:sz w:val="18"/>
                <w:szCs w:val="18"/>
              </w:rPr>
              <w:t>600 m (círculo)</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F14C3E" w14:textId="77777777" w:rsidR="008D5A67" w:rsidRDefault="008D5A67" w:rsidP="008D5A67">
            <w:r>
              <w:rPr>
                <w:color w:val="000000"/>
                <w:sz w:val="18"/>
                <w:szCs w:val="18"/>
              </w:rPr>
              <w:t>1,4 km (sector de 30° a sotavento)</w:t>
            </w:r>
          </w:p>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06B982" w14:textId="77777777" w:rsidR="008D5A67" w:rsidRDefault="008D5A67" w:rsidP="008D5A67">
            <w:r>
              <w:rPr>
                <w:color w:val="000000"/>
                <w:sz w:val="18"/>
                <w:szCs w:val="18"/>
              </w:rPr>
              <w:t>24 h</w:t>
            </w:r>
          </w:p>
        </w:tc>
      </w:tr>
      <w:tr w:rsidR="008D5A67" w14:paraId="7D876585"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5CF5F6" w14:textId="77777777" w:rsidR="008D5A67" w:rsidRDefault="008D5A67" w:rsidP="008D5A67">
            <w:r>
              <w:rPr>
                <w:color w:val="000000"/>
                <w:sz w:val="18"/>
                <w:szCs w:val="18"/>
              </w:rPr>
              <w:t>Submarino o buque menor (160 MWth)</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54C5EC" w14:textId="77777777" w:rsidR="008D5A67" w:rsidRDefault="008D5A67" w:rsidP="008D5A67">
            <w:r>
              <w:rPr>
                <w:color w:val="000000"/>
                <w:sz w:val="18"/>
                <w:szCs w:val="18"/>
              </w:rPr>
              <w:t>600 m (círculo)</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39A369" w14:textId="77777777" w:rsidR="008D5A67" w:rsidRDefault="008D5A67" w:rsidP="008D5A67">
            <w:r>
              <w:rPr>
                <w:color w:val="000000"/>
                <w:sz w:val="18"/>
                <w:szCs w:val="18"/>
              </w:rPr>
              <w:t>1,2 km (sector de 30°)</w:t>
            </w:r>
          </w:p>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3EC138" w14:textId="77777777" w:rsidR="008D5A67" w:rsidRDefault="008D5A67" w:rsidP="008D5A67">
            <w:r>
              <w:rPr>
                <w:color w:val="000000"/>
                <w:sz w:val="18"/>
                <w:szCs w:val="18"/>
              </w:rPr>
              <w:t>4 h</w:t>
            </w:r>
          </w:p>
        </w:tc>
      </w:tr>
      <w:tr w:rsidR="008D5A67" w14:paraId="6AB3F49A"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4E99E6" w14:textId="77777777" w:rsidR="008D5A67" w:rsidRDefault="008D5A67" w:rsidP="008D5A67">
            <w:r>
              <w:rPr>
                <w:color w:val="000000"/>
                <w:sz w:val="18"/>
                <w:szCs w:val="18"/>
              </w:rPr>
              <w:t>Portaaviones Nimitz (600 MWth)</w:t>
            </w:r>
          </w:p>
        </w:tc>
        <w:tc>
          <w:tcPr>
            <w:tcW w:w="18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72ECB0" w14:textId="77777777" w:rsidR="008D5A67" w:rsidRDefault="008D5A67" w:rsidP="008D5A67">
            <w:r>
              <w:rPr>
                <w:color w:val="000000"/>
                <w:sz w:val="18"/>
                <w:szCs w:val="18"/>
              </w:rPr>
              <w:t>800 m (círculo)</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EEF780" w14:textId="77777777" w:rsidR="008D5A67" w:rsidRDefault="008D5A67" w:rsidP="008D5A67">
            <w:r>
              <w:rPr>
                <w:color w:val="000000"/>
                <w:sz w:val="18"/>
                <w:szCs w:val="18"/>
              </w:rPr>
              <w:t>1,9 km (sector de 30°)</w:t>
            </w:r>
          </w:p>
        </w:tc>
        <w:tc>
          <w:tcPr>
            <w:tcW w:w="27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99C1FE" w14:textId="77777777" w:rsidR="008D5A67" w:rsidRDefault="008D5A67" w:rsidP="008D5A67">
            <w:r>
              <w:rPr>
                <w:color w:val="000000"/>
                <w:sz w:val="18"/>
                <w:szCs w:val="18"/>
              </w:rPr>
              <w:t>2 h</w:t>
            </w:r>
          </w:p>
        </w:tc>
      </w:tr>
    </w:tbl>
    <w:p w14:paraId="002160A7" w14:textId="77777777" w:rsidR="008D5A67" w:rsidRDefault="008D5A67" w:rsidP="008D5A67">
      <w:pPr>
        <w:spacing w:line="360" w:lineRule="auto"/>
      </w:pPr>
      <w:r>
        <w:t>Las condiciones de entrada australianas son un modelo directamente trasladable a una escala comercial:</w:t>
      </w:r>
    </w:p>
    <w:p w14:paraId="1B85A516" w14:textId="77777777" w:rsidR="008D5A67" w:rsidRDefault="008D5A67" w:rsidP="008D5A67">
      <w:pPr>
        <w:numPr>
          <w:ilvl w:val="0"/>
          <w:numId w:val="10"/>
        </w:numPr>
        <w:spacing w:line="360" w:lineRule="auto"/>
        <w:pPrChange w:id="90869" w:author="Claude" w:date="2026-10-20T00:00:00Z">
          <w:pPr/>
        </w:pPrChange>
      </w:pPr>
      <w:r>
        <w:t>No se permiten operaciones de combustible ni reparaciones que abran la contención.</w:t>
      </w:r>
    </w:p>
    <w:p w14:paraId="711AFC3B" w14:textId="77777777" w:rsidR="008D5A67" w:rsidRDefault="008D5A67" w:rsidP="008D5A67">
      <w:pPr>
        <w:numPr>
          <w:ilvl w:val="0"/>
          <w:numId w:val="10"/>
        </w:numPr>
        <w:spacing w:line="360" w:lineRule="auto"/>
        <w:pPrChange w:id="90870" w:author="Claude" w:date="2026-10-20T00:00:00Z">
          <w:pPr/>
        </w:pPrChange>
      </w:pPr>
      <w:r>
        <w:t>Los movimientos se realizan de día y con visibilidad suficiente, con control de navegación sobre el resto del tráfico.</w:t>
      </w:r>
    </w:p>
    <w:p w14:paraId="334B5759" w14:textId="77777777" w:rsidR="008D5A67" w:rsidRDefault="008D5A67" w:rsidP="008D5A67">
      <w:pPr>
        <w:numPr>
          <w:ilvl w:val="0"/>
          <w:numId w:val="10"/>
        </w:numPr>
        <w:spacing w:line="360" w:lineRule="auto"/>
        <w:pPrChange w:id="90871" w:author="Claude" w:date="2026-10-20T00:00:00Z">
          <w:pPr/>
        </w:pPrChange>
      </w:pPr>
      <w:r>
        <w:t>Debe existir capacidad para retirar el buque a un fondeadero seguro o mar adentro en el plazo fijado para cada atraque, y en todo caso en 24 h.</w:t>
      </w:r>
    </w:p>
    <w:p w14:paraId="6C62CB2B" w14:textId="77777777" w:rsidR="008D5A67" w:rsidRDefault="008D5A67" w:rsidP="008D5A67">
      <w:pPr>
        <w:numPr>
          <w:ilvl w:val="0"/>
          <w:numId w:val="10"/>
        </w:numPr>
        <w:spacing w:line="360" w:lineRule="auto"/>
        <w:pPrChange w:id="90872" w:author="Claude" w:date="2026-10-20T00:00:00Z">
          <w:pPr/>
        </w:pPrChange>
      </w:pPr>
      <w:r>
        <w:t>El puerto debe contar con una organización operativa de seguridad capaz de vigilancia radiológica.</w:t>
      </w:r>
    </w:p>
    <w:p w14:paraId="251928A8" w14:textId="77777777" w:rsidR="008D5A67" w:rsidRDefault="008D5A67" w:rsidP="008D5A67">
      <w:pPr>
        <w:spacing w:line="360" w:lineRule="auto"/>
      </w:pPr>
      <w:r>
        <w:t>La posibilidad de retirar la fuente es una diferencia esencial con una central en tierra: la duración de la emisión en el puerto está acotada por el tiempo de retirada, y el tamaño de la zona 2 depende de ese tiempo.</w:t>
      </w:r>
    </w:p>
    <w:p w14:paraId="51398E92" w14:textId="77777777" w:rsidR="008D5A67" w:rsidRDefault="008D5A67" w:rsidP="008D5A67">
      <w:pPr>
        <w:pStyle w:val="Ttulo3"/>
        <w:spacing w:line="360" w:lineRule="auto"/>
        <w:pPrChange w:id="90857" w:author="Claude" w:date="2026-10-20T00:00:00Z">
          <w:pPr/>
        </w:pPrChange>
      </w:pPr>
      <w:r>
        <w:rPr/>
        <w:t>Experiencia de los buques mercantes nucleares</w:t>
      </w:r>
    </w:p>
    <w:p w14:paraId="281F5334" w14:textId="77777777" w:rsidR="008D5A67" w:rsidRDefault="008D5A67" w:rsidP="008D5A67">
      <w:pPr>
        <w:spacing w:line="360" w:lineRule="auto"/>
      </w:pPr>
      <w:r>
        <w:t xml:space="preserve">Salvo el Savannah, los buques mercantes nucleares construidos (Otto Hahn, Mutsu y Sevmorput) encontraron restricciones de acceso a puertos, motivadas más por la percepción de riesgo que por criterios técnicos, en contraste con los buques de guerra, que encuentran poca resistencia en las autoridades portuarias </w:t>
      </w:r>
      <w:del w:id="92172" w:author="Claude" w:date="2026-10-20T00:00:00Z">
        <w:r>
          <w:delText xml:space="preserve">[R-20]</w:delText>
        </w:r>
      </w:del>
      <w:sdt>
        <w:sdtPr>
          <w:id w:val="1346075269"/>
          <w:citation/>
        </w:sdtPr>
        <w:sdtContent>
          <w:ins w:id="92173" w:author="Claude" w:date="2026-10-20T00:00:00Z">
            <w:r>
              <w:fldChar w:fldCharType="begin"/>
            </w:r>
            <w:r>
              <w:instrText xml:space="preserve"> CITATION NSmerch \l 3082 </w:instrText>
            </w:r>
            <w:r>
              <w:fldChar w:fldCharType="separate"/>
            </w:r>
            <w:r>
              <w:rPr>
                <w:noProof/>
              </w:rPr>
              <w:t xml:space="preserve"> [2]</w:t>
            </w:r>
            <w:r>
              <w:fldChar w:fldCharType="end"/>
            </w:r>
          </w:ins>
        </w:sdtContent>
      </w:sdt>
      <w:r>
        <w:t xml:space="preserve">:</w:t>
      </w:r>
    </w:p>
    <w:p w14:paraId="54C7B566" w14:textId="77777777" w:rsidR="008D5A67" w:rsidRDefault="008D5A67" w:rsidP="008D5A67">
      <w:pPr>
        <w:numPr>
          <w:ilvl w:val="0"/>
          <w:numId w:val="10"/>
        </w:numPr>
        <w:spacing w:line="360" w:lineRule="auto"/>
        <w:pPrChange w:id="90873" w:author="Claude" w:date="2026-10-20T00:00:00Z">
          <w:pPr/>
        </w:pPrChange>
      </w:pPr>
      <w:r>
        <w:t>Muchos puertos negaron la entrada al Otto Hahn, lo que limitó sus rutas y contribuyó a la retirada anticipada de su planta nuclear.</w:t>
      </w:r>
    </w:p>
    <w:p w14:paraId="0C86FD26" w14:textId="77777777" w:rsidR="008D5A67" w:rsidRDefault="008D5A67" w:rsidP="008D5A67">
      <w:pPr>
        <w:numPr>
          <w:ilvl w:val="0"/>
          <w:numId w:val="10"/>
        </w:numPr>
        <w:spacing w:line="360" w:lineRule="auto"/>
        <w:pPrChange w:id="90874" w:author="Claude" w:date="2026-10-20T00:00:00Z">
          <w:pPr/>
        </w:pPrChange>
      </w:pPr>
      <w:r>
        <w:t>Diversas autoridades portuarias negaron el acceso al Sevmorput tras Chernóbil.</w:t>
      </w:r>
    </w:p>
    <w:p w14:paraId="31AA4E48" w14:textId="77777777" w:rsidR="008D5A67" w:rsidRDefault="008D5A67" w:rsidP="008D5A67">
      <w:pPr>
        <w:numPr>
          <w:ilvl w:val="0"/>
          <w:numId w:val="10"/>
        </w:numPr>
        <w:spacing w:line="360" w:lineRule="auto"/>
        <w:pPrChange w:id="90875" w:author="Claude" w:date="2026-10-20T00:00:00Z">
          <w:pPr/>
        </w:pPrChange>
      </w:pPr>
      <w:r>
        <w:t>Las autoridades locales impidieron durante años el regreso del Mutsu a su puerto tras un incidente de fuga de radiación en pruebas.</w:t>
      </w:r>
    </w:p>
    <w:p w14:paraId="6D89F1D3" w14:textId="77777777" w:rsidR="008D5A67" w:rsidRDefault="008D5A67" w:rsidP="008D5A67">
      <w:pPr>
        <w:spacing w:line="360" w:lineRule="auto"/>
      </w:pPr>
      <w:r>
        <w:t>Esta experiencia muestra que una delimitación técnica, transparente y conservadora de las zonas de emergencia es una condición necesaria para la aceptación de un buque mercante nuclear en puertos civiles.</w:t>
      </w:r>
    </w:p>
    <w:p w14:paraId="600F2B67" w14:textId="77777777" w:rsidR="008D5A67" w:rsidRDefault="008D5A67" w:rsidP="008D5A67">
      <w:pPr>
        <w:pStyle w:val="Ttulo3"/>
        <w:spacing w:line="360" w:lineRule="auto"/>
        <w:pPrChange w:id="90858" w:author="Claude" w:date="2026-10-20T00:00:00Z">
          <w:pPr/>
        </w:pPrChange>
      </w:pPr>
      <w:r>
        <w:rPr/>
        <w:t>Vía marina y cadena alimentaria</w:t>
      </w:r>
    </w:p>
    <w:p w14:paraId="41010315" w14:textId="77777777" w:rsidR="008D5A67" w:rsidRDefault="008D5A67" w:rsidP="008D5A67">
      <w:pPr>
        <w:spacing w:line="360" w:lineRule="auto"/>
      </w:pPr>
      <w:r>
        <w:t xml:space="preserve">El informe DSA 05-2021 de la autoridad noruega de protección radiológica, sobre un accidente hipotético en el transporte marítimo de combustible gastado desde la bahía de Andréyeva, complementa los referentes anteriores en el largo plazo </w:t>
      </w:r>
      <w:del w:id="92174" w:author="Claude" w:date="2026-10-20T00:00:00Z">
        <w:r>
          <w:delText xml:space="preserve">[R-21]</w:delText>
        </w:r>
      </w:del>
      <w:sdt>
        <w:sdtPr>
          <w:id w:val="626535697"/>
          <w:citation/>
        </w:sdtPr>
        <w:sdtContent>
          <w:ins w:id="92175" w:author="Claude" w:date="2026-10-20T00:00:00Z">
            <w:r>
              <w:fldChar w:fldCharType="begin"/>
            </w:r>
            <w:r>
              <w:instrText xml:space="preserve"> CITATION DSA21 \l 3082 </w:instrText>
            </w:r>
            <w:r>
              <w:fldChar w:fldCharType="separate"/>
            </w:r>
            <w:r>
              <w:rPr>
                <w:noProof/>
              </w:rPr>
              <w:t xml:space="preserve"> [19]</w:t>
            </w:r>
            <w:r>
              <w:fldChar w:fldCharType="end"/>
            </w:r>
          </w:ins>
        </w:sdtContent>
      </w:sdt>
      <w:r>
        <w:t xml:space="preserve">. Su dosis máxima al público, del orden de 21 mSv, procede sobre todo de la ingestión de alimentos si no se aplican restricciones, a distancias de decenas de kilómetros. Esa vía queda fuera del alcance de este trabajo, centrado en la fase urgente, pero justifica mencionar una distancia de planificación para ingestión como trabajo futuro.</w:t>
      </w:r>
    </w:p>
    <w:p w14:paraId="5EE00F59" w14:textId="77777777" w:rsidR="008D5A67" w:rsidRDefault="008D5A67" w:rsidP="008D5A67">
      <w:pPr>
        <w:pStyle w:val="Ttulo3"/>
        <w:spacing w:line="360" w:lineRule="auto"/>
        <w:pPrChange w:id="90859" w:author="Claude" w:date="2026-10-20T00:00:00Z">
          <w:pPr/>
        </w:pPrChange>
      </w:pPr>
      <w:r>
        <w:rPr/>
        <w:t>Síntesis y lectura de los resultados del trabajo</w:t>
      </w:r>
    </w:p>
    <w:p xmlns:ns2="urn:tmp">
      <w:pPr>
        <w:pStyle w:val="Descripcin"/>
        <w:keepNext/>
        <w:jc w:val="center"/>
      </w:pPr>
      <w:bookmarkStart w:id="70002" w:name="_RefTab_sintesis"/>
      <w:r>
        <w:t xml:space="preserve">Tabla </w:t>
      </w:r>
      <w:fldSimple w:instr=" SEQ Tabla \* ARABIC ">
        <w:r>
          <w:rPr>
            <w:noProof/>
          </w:rPr>
          <w:t>3</w:t>
        </w:r>
      </w:fldSimple>
      <w:bookmarkEnd w:id="70002"/>
      <w:r>
        <w:t>: Distancias de referencia para reactores embarcados en puerto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300"/>
        <w:gridCol w:w="1700"/>
        <w:gridCol w:w="1700"/>
        <w:gridCol w:w="2360"/>
      </w:tblGrid>
      <w:tr w:rsidR="008D5A67" w14:paraId="0FE1D52F" w14:textId="77777777" w:rsidTr="00100E08">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54B9B78D" w14:textId="77777777" w:rsidR="008D5A67" w:rsidRDefault="008D5A67" w:rsidP="008D5A67">
            <w:r>
              <w:rPr>
                <w:b/>
                <w:bCs/>
                <w:color w:val="FFFFFF"/>
                <w:sz w:val="18"/>
                <w:szCs w:val="18"/>
              </w:rPr>
              <w:t>Referente</w:t>
            </w:r>
          </w:p>
        </w:tc>
        <w:tc>
          <w:tcPr>
            <w:tcW w:w="13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3C37D7A" w14:textId="77777777" w:rsidR="008D5A67" w:rsidRDefault="008D5A67" w:rsidP="008D5A67">
            <w:r>
              <w:rPr>
                <w:b/>
                <w:bCs/>
                <w:color w:val="FFFFFF"/>
                <w:sz w:val="18"/>
                <w:szCs w:val="18"/>
              </w:rPr>
              <w:t>Potencia</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DB1A8AF" w14:textId="77777777" w:rsidR="008D5A67" w:rsidRDefault="008D5A67" w:rsidP="008D5A67">
            <w:r>
              <w:rPr>
                <w:b/>
                <w:bCs/>
                <w:color w:val="FFFFFF"/>
                <w:sz w:val="18"/>
                <w:szCs w:val="18"/>
              </w:rPr>
              <w:t>Zona interior (evacuación)</w:t>
            </w:r>
          </w:p>
        </w:tc>
        <w:tc>
          <w:tcPr>
            <w:tcW w:w="17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13A102B1" w14:textId="77777777" w:rsidR="008D5A67" w:rsidRDefault="008D5A67" w:rsidP="008D5A67">
            <w:r>
              <w:rPr>
                <w:b/>
                <w:bCs/>
                <w:color w:val="FFFFFF"/>
                <w:sz w:val="18"/>
                <w:szCs w:val="18"/>
              </w:rPr>
              <w:t>Zona exterior (confinamiento / plan detallado)</w:t>
            </w:r>
          </w:p>
        </w:tc>
        <w:tc>
          <w:tcPr>
            <w:tcW w:w="23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22F0EDDC" w14:textId="77777777" w:rsidR="008D5A67" w:rsidRDefault="008D5A67" w:rsidP="008D5A67">
            <w:r>
              <w:rPr>
                <w:b/>
                <w:bCs/>
                <w:color w:val="FFFFFF"/>
                <w:sz w:val="18"/>
                <w:szCs w:val="18"/>
              </w:rPr>
              <w:t>Base del cálculo</w:t>
            </w:r>
          </w:p>
        </w:tc>
      </w:tr>
      <w:tr w:rsidR="008D5A67" w14:paraId="2B9838CE"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BC31C1" w14:textId="77777777" w:rsidR="008D5A67" w:rsidRDefault="008D5A67" w:rsidP="008D5A67">
            <w:r>
              <w:rPr>
                <w:color w:val="000000"/>
                <w:sz w:val="18"/>
                <w:szCs w:val="18"/>
              </w:rPr>
              <w:t>Barrow, Ramsden Dock (Reino Unido)</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CDB677" w14:textId="77777777" w:rsidR="008D5A67" w:rsidRDefault="008D5A67" w:rsidP="008D5A67">
            <w:r>
              <w:rPr>
                <w:color w:val="000000"/>
                <w:sz w:val="18"/>
                <w:szCs w:val="18"/>
              </w:rPr>
              <w:t>Submarino</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DDEF04" w14:textId="77777777" w:rsidR="008D5A67" w:rsidRDefault="008D5A67" w:rsidP="008D5A67">
            <w:r>
              <w:rPr>
                <w:color w:val="000000"/>
                <w:sz w:val="18"/>
                <w:szCs w:val="18"/>
              </w:rPr>
              <w:t>30-130 m</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2722A1" w14:textId="77777777" w:rsidR="008D5A67" w:rsidRDefault="008D5A67" w:rsidP="008D5A67">
            <w:r>
              <w:rPr>
                <w:color w:val="000000"/>
                <w:sz w:val="18"/>
                <w:szCs w:val="18"/>
              </w:rPr>
              <w:t>630 m (confinamiento); DEPZ 690 m</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683A7B" w14:textId="77777777" w:rsidR="008D5A67" w:rsidRDefault="008D5A67" w:rsidP="008D5A67">
            <w:r>
              <w:rPr>
                <w:color w:val="000000"/>
                <w:sz w:val="18"/>
                <w:szCs w:val="18"/>
              </w:rPr>
              <w:t>Informe de consecuencias REPPIR</w:t>
            </w:r>
          </w:p>
        </w:tc>
      </w:tr>
      <w:tr w:rsidR="008D5A67" w14:paraId="2C64F9D4"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C8128D" w14:textId="77777777" w:rsidR="008D5A67" w:rsidRDefault="008D5A67" w:rsidP="008D5A67">
            <w:r>
              <w:rPr>
                <w:color w:val="000000"/>
                <w:sz w:val="18"/>
                <w:szCs w:val="18"/>
              </w:rPr>
              <w:t>Devonport (Reino Unido)</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7C6B49" w14:textId="77777777" w:rsidR="008D5A67" w:rsidRDefault="008D5A67" w:rsidP="008D5A67">
            <w:r>
              <w:rPr>
                <w:color w:val="000000"/>
                <w:sz w:val="18"/>
                <w:szCs w:val="18"/>
              </w:rPr>
              <w:t>Submarinos</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2CB4F9" w14:textId="77777777" w:rsidR="008D5A67" w:rsidRDefault="008D5A67" w:rsidP="008D5A67">
            <w:r>
              <w:rPr>
                <w:color w:val="000000"/>
                <w:sz w:val="18"/>
                <w:szCs w:val="18"/>
              </w:rPr>
              <w:t>—</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278C0D" w14:textId="77777777" w:rsidR="008D5A67" w:rsidRDefault="008D5A67" w:rsidP="008D5A67">
            <w:r>
              <w:rPr>
                <w:color w:val="000000"/>
                <w:sz w:val="18"/>
                <w:szCs w:val="18"/>
              </w:rPr>
              <w:t>DEPZ ≥ 1,5 km; OPZ 5 km</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348F29" w14:textId="77777777" w:rsidR="008D5A67" w:rsidRDefault="008D5A67" w:rsidP="008D5A67">
            <w:r>
              <w:rPr>
                <w:color w:val="000000"/>
                <w:sz w:val="18"/>
                <w:szCs w:val="18"/>
              </w:rPr>
              <w:t>REPPIR</w:t>
            </w:r>
          </w:p>
        </w:tc>
      </w:tr>
      <w:tr w:rsidR="008D5A67" w14:paraId="1EA2710D"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D10877" w14:textId="77777777" w:rsidR="008D5A67" w:rsidRDefault="008D5A67" w:rsidP="008D5A67">
            <w:r>
              <w:rPr>
                <w:color w:val="000000"/>
                <w:sz w:val="18"/>
                <w:szCs w:val="18"/>
              </w:rPr>
              <w:t>Australia, submarino</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3E9DE3" w14:textId="77777777" w:rsidR="008D5A67" w:rsidRDefault="008D5A67" w:rsidP="008D5A67">
            <w:r>
              <w:rPr>
                <w:color w:val="000000"/>
                <w:sz w:val="18"/>
                <w:szCs w:val="18"/>
              </w:rPr>
              <w:t>160 MWth</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3BF371" w14:textId="77777777" w:rsidR="008D5A67" w:rsidRDefault="008D5A67" w:rsidP="008D5A67">
            <w:r>
              <w:rPr>
                <w:color w:val="000000"/>
                <w:sz w:val="18"/>
                <w:szCs w:val="18"/>
              </w:rPr>
              <w:t>600 m</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F7180E" w14:textId="77777777" w:rsidR="008D5A67" w:rsidRDefault="008D5A67" w:rsidP="008D5A67">
            <w:r>
              <w:rPr>
                <w:color w:val="000000"/>
                <w:sz w:val="18"/>
                <w:szCs w:val="18"/>
              </w:rPr>
              <w:t>1,2-1,4 km (sector 30°)</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62C168" w14:textId="77777777" w:rsidR="008D5A67" w:rsidRDefault="008D5A67" w:rsidP="008D5A67">
            <w:r>
              <w:rPr>
                <w:color w:val="000000"/>
                <w:sz w:val="18"/>
                <w:szCs w:val="18"/>
              </w:rPr>
              <w:t>LOCA con contención intacta, F / 1 m/s</w:t>
            </w:r>
          </w:p>
        </w:tc>
      </w:tr>
      <w:tr w:rsidR="008D5A67" w14:paraId="10BABAF0"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D7B106" w14:textId="77777777" w:rsidR="008D5A67" w:rsidRDefault="008D5A67" w:rsidP="008D5A67">
            <w:r>
              <w:rPr>
                <w:color w:val="000000"/>
                <w:sz w:val="18"/>
                <w:szCs w:val="18"/>
              </w:rPr>
              <w:t>Australia, Nimitz</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AF20F3" w14:textId="77777777" w:rsidR="008D5A67" w:rsidRDefault="008D5A67" w:rsidP="008D5A67">
            <w:r>
              <w:rPr>
                <w:color w:val="000000"/>
                <w:sz w:val="18"/>
                <w:szCs w:val="18"/>
              </w:rPr>
              <w:t>600 MWth</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8FE817" w14:textId="77777777" w:rsidR="008D5A67" w:rsidRDefault="008D5A67" w:rsidP="008D5A67">
            <w:r>
              <w:rPr>
                <w:color w:val="000000"/>
                <w:sz w:val="18"/>
                <w:szCs w:val="18"/>
              </w:rPr>
              <w:t>800 m</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C77DB7" w14:textId="77777777" w:rsidR="008D5A67" w:rsidRDefault="008D5A67" w:rsidP="008D5A67">
            <w:r>
              <w:rPr>
                <w:color w:val="000000"/>
                <w:sz w:val="18"/>
                <w:szCs w:val="18"/>
              </w:rPr>
              <w:t>1,9 km (sector 30°)</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2EBAA1" w14:textId="77777777" w:rsidR="008D5A67" w:rsidRDefault="008D5A67" w:rsidP="008D5A67">
            <w:r>
              <w:rPr>
                <w:color w:val="000000"/>
                <w:sz w:val="18"/>
                <w:szCs w:val="18"/>
              </w:rPr>
              <w:t>Ídem</w:t>
            </w:r>
          </w:p>
        </w:tc>
      </w:tr>
      <w:tr w:rsidR="008D5A67" w14:paraId="7ACD692F"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A233D2" w14:textId="77777777" w:rsidR="008D5A67" w:rsidRDefault="008D5A67" w:rsidP="008D5A67">
            <w:r>
              <w:rPr>
                <w:color w:val="000000"/>
                <w:sz w:val="18"/>
                <w:szCs w:val="18"/>
              </w:rPr>
              <w:t>Directriz española (genérica)</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AAE6B0" w14:textId="77777777" w:rsidR="008D5A67" w:rsidRDefault="008D5A67" w:rsidP="008D5A67">
            <w:r>
              <w:rPr>
                <w:color w:val="000000"/>
                <w:sz w:val="18"/>
                <w:szCs w:val="18"/>
              </w:rPr>
              <w:t>—</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60E140" w14:textId="77777777" w:rsidR="008D5A67" w:rsidRDefault="008D5A67" w:rsidP="008D5A67">
            <w:r>
              <w:rPr>
                <w:color w:val="000000"/>
                <w:sz w:val="18"/>
                <w:szCs w:val="18"/>
              </w:rPr>
              <w:t>100 m</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AE4313" w14:textId="77777777" w:rsidR="008D5A67" w:rsidRDefault="008D5A67" w:rsidP="008D5A67">
            <w:r>
              <w:rPr>
                <w:color w:val="000000"/>
                <w:sz w:val="18"/>
                <w:szCs w:val="18"/>
              </w:rPr>
              <w:t>200 m</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4FD5E3" w14:textId="77777777" w:rsidR="008D5A67" w:rsidRDefault="008D5A67" w:rsidP="008D5A67">
            <w:r>
              <w:rPr>
                <w:color w:val="000000"/>
                <w:sz w:val="18"/>
                <w:szCs w:val="18"/>
              </w:rPr>
              <w:t>Sin caracterización radiológica</w:t>
            </w:r>
          </w:p>
        </w:tc>
      </w:tr>
      <w:tr w:rsidR="008D5A67" w14:paraId="52936A42" w14:textId="77777777" w:rsidTr="00100E08">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493CDE" w14:textId="77777777" w:rsidR="008D5A67" w:rsidRDefault="008D5A67" w:rsidP="008D5A67">
            <w:r>
              <w:rPr>
                <w:color w:val="000000"/>
                <w:sz w:val="18"/>
                <w:szCs w:val="18"/>
              </w:rPr>
              <w:t>Este TFM (KP-FHR, buque atracado)</w:t>
            </w:r>
          </w:p>
        </w:tc>
        <w:tc>
          <w:tcPr>
            <w:tcW w:w="1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B0CFD0" w14:textId="77777777" w:rsidR="008D5A67" w:rsidRDefault="008D5A67" w:rsidP="008D5A67">
            <w:r>
              <w:rPr>
                <w:color w:val="000000"/>
                <w:sz w:val="18"/>
                <w:szCs w:val="18"/>
              </w:rPr>
              <w:t>320 MWth</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213D1E" w14:textId="77777777" w:rsidR="008D5A67" w:rsidRDefault="008D5A67" w:rsidP="008D5A67">
            <w:r>
              <w:rPr>
                <w:color w:val="000000"/>
                <w:sz w:val="18"/>
                <w:szCs w:val="18"/>
              </w:rPr>
              <w:t>Resultado E2 (7 d, 50 mSv)</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32B0F1" w14:textId="77777777" w:rsidR="008D5A67" w:rsidRDefault="008D5A67" w:rsidP="008D5A67">
            <w:r>
              <w:rPr>
                <w:color w:val="000000"/>
                <w:sz w:val="18"/>
                <w:szCs w:val="18"/>
              </w:rPr>
              <w:t>Resultado E1+E2 (96 h, 10 mSv)</w:t>
            </w:r>
          </w:p>
        </w:tc>
        <w:tc>
          <w:tcPr>
            <w:tcW w:w="23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BAEFEF" w14:textId="77777777" w:rsidR="008D5A67" w:rsidRDefault="008D5A67" w:rsidP="008D5A67">
            <w:r>
              <w:rPr>
                <w:color w:val="000000"/>
                <w:sz w:val="18"/>
                <w:szCs w:val="18"/>
              </w:rPr>
              <w:t>Término fuente mecanicista + ARCON96 + RADTRAD</w:t>
            </w:r>
          </w:p>
        </w:tc>
      </w:tr>
    </w:tbl>
    <w:p w14:paraId="120197AC" w14:textId="77777777" w:rsidR="008D5A67" w:rsidRDefault="008D5A67" w:rsidP="008D5A67">
      <w:pPr>
        <w:spacing w:line="360" w:lineRule="auto"/>
      </w:pPr>
      <w:del w:id="90065" w:author="Claude" w:date="2026-10-20T00:00:00Z">
        <w:r>
          <w:delText xml:space="preserve">A la vista de la Tabla 9.3</w:delText>
        </w:r>
      </w:del>
      <w:ins w:id="90066" w:author="Claude" w:date="2026-10-20T00:00:00Z">
        <w:r>
          <w:fldChar w:fldCharType="begin"/>
        </w:r>
        <w:r>
          <w:instrText xml:space="preserve"> REF _RefTab_sintesis \h </w:instrText>
        </w:r>
        <w:r>
          <w:fldChar w:fldCharType="separate"/>
        </w:r>
        <w:r>
          <w:t>Tabla 3</w:t>
        </w:r>
        <w:r>
          <w:fldChar w:fldCharType="end"/>
        </w:r>
      </w:ins>
      <w:r>
        <w:t xml:space="preserve">, los resultados del trabajo deben leerse así:</w:t>
      </w:r>
    </w:p>
    <w:p w14:paraId="62245B8D" w14:textId="77777777" w:rsidR="008D5A67" w:rsidRDefault="008D5A67" w:rsidP="008D5A67">
      <w:pPr>
        <w:numPr>
          <w:ilvl w:val="0"/>
          <w:numId w:val="10"/>
        </w:numPr>
        <w:spacing w:line="360" w:lineRule="auto"/>
        <w:pPrChange w:id="90876" w:author="Claude" w:date="2026-10-20T00:00:00Z">
          <w:pPr/>
        </w:pPrChange>
      </w:pPr>
      <w:commentRangeStart w:id="80"/>
      <w:r>
        <w:t>Por potencia, el KP-FHR (320 MWth) se sitúa entre un submarino (160 MWth) y un portaaviones Nimitz (600 MWth). Con un término fuente de reactor de agua ligera con fusión de núcleo, cabría esperar zonas del orden de 0,6-0,8 km para evacuación y 1,2-1,9 km para confinamiento.</w:t>
      </w:r>
      <w:commentRangeEnd w:id="80"/>
      <w:r>
        <w:rPr>
          <w:rStyle w:val="Refdecomentario"/>
        </w:rPr>
        <w:commentReference w:id="80"/>
      </w:r>
    </w:p>
    <w:p w14:paraId="27D927A9" w14:textId="77777777" w:rsidR="008D5A67" w:rsidRDefault="008D5A67" w:rsidP="008D5A67">
      <w:pPr>
        <w:numPr>
          <w:ilvl w:val="0"/>
          <w:numId w:val="10"/>
        </w:numPr>
        <w:spacing w:line="360" w:lineRule="auto"/>
        <w:pPrChange w:id="90877" w:author="Claude" w:date="2026-10-20T00:00:00Z">
          <w:pPr/>
        </w:pPrChange>
      </w:pPr>
      <w:r>
        <w:t>El combustible TRISO, la baja presión y la retención química del FLiBe reducen el término fuente en varios órdenes de magnitud respecto a un núcleo fundido. Por eso es esperable que las distancias del KP-FHR queden por debajo de esas cifras.</w:t>
      </w:r>
    </w:p>
    <w:p w14:paraId="50D34666" w14:textId="77777777" w:rsidR="008D5A67" w:rsidRDefault="008D5A67" w:rsidP="008D5A67">
      <w:pPr>
        <w:numPr>
          <w:ilvl w:val="0"/>
          <w:numId w:val="10"/>
        </w:numPr>
        <w:spacing w:line="360" w:lineRule="auto"/>
        <w:pPrChange w:id="90878" w:author="Claude" w:date="2026-10-20T00:00:00Z">
          <w:pPr/>
        </w:pPrChange>
      </w:pPr>
      <w:commentRangeStart w:id="77"/>
      <w:r>
        <w:t>Si el trabajo obtuviera distancias superiores a las de un Nimitz, sería señal de un término fuente sobreestimado (como ocurría con el inventario inicial). Si obtuviera distancias de pocas decenas de metros, conviene comprobar que E2 recoge realmente la pérdida de retención del recinto.</w:t>
      </w:r>
      <w:commentRangeEnd w:id="77"/>
      <w:r>
        <w:rPr>
          <w:rStyle w:val="Refdecomentario"/>
        </w:rPr>
        <w:commentReference w:id="77"/>
      </w:r>
    </w:p>
    <w:p w14:paraId="5440A63F" w14:textId="77777777" w:rsidR="008D5A67" w:rsidRDefault="008D5A67" w:rsidP="008D5A67">
      <w:pPr>
        <w:spacing w:line="360" w:lineRule="auto"/>
      </w:pPr>
      <w:r>
        <w:t>Como análisis de sensibilidad, se recomienda repetir el cálculo de dosis con la meteorología determinista del accidente australiano (F, 1 m/s durante 12 h, emisión a nivel del mar). Así se tiene un punto de comparación directo e independiente de los datos meteorológicos adaptados.</w:t>
      </w:r>
    </w:p>
    <w:p w14:paraId="4F36AE01" w14:textId="77777777" w:rsidR="008D5A67" w:rsidRDefault="008D5A67" w:rsidP="008D5A67">
      <w:pPr>
        <w:pStyle w:val="Ttulo2"/>
        <w:spacing w:line="360" w:lineRule="auto"/>
        <w:pPrChange w:id="90854" w:author="Claude" w:date="2026-10-20T00:00:00Z">
          <w:pPr/>
        </w:pPrChange>
      </w:pPr>
      <w:del w:id="90853" w:author="Claude" w:date="2026-10-20T00:00:00Z">
        <w:r>
          <w:rPr/>
          <w:delText xml:space="preserve">9.1.6  </w:delText>
        </w:r>
      </w:del>
      <w:r>
        <w:rPr/>
        <w:t xml:space="preserve">Criterios adoptados y propuesta de condiciones de escala</w:t>
      </w:r>
    </w:p>
    <w:p xmlns:ns3="urn:tmp">
      <w:pPr>
        <w:pStyle w:val="Descripcin"/>
        <w:keepNext/>
        <w:jc w:val="center"/>
      </w:pPr>
      <w:bookmarkStart w:id="70003" w:name="_RefTab_criterios"/>
      <w:r>
        <w:t xml:space="preserve">Tabla </w:t>
      </w:r>
      <w:fldSimple w:instr=" SEQ Tabla \* ARABIC ">
        <w:r>
          <w:rPr>
            <w:noProof/>
          </w:rPr>
          <w:t>4</w:t>
        </w:r>
      </w:fldSimple>
      <w:bookmarkEnd w:id="70003"/>
      <w:r>
        <w:t>: Criterios radiológicos y zonas definidas en el trabajo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100"/>
        <w:gridCol w:w="2260"/>
      </w:tblGrid>
      <w:tr w:rsidR="008D5A67" w14:paraId="13349486" w14:textId="77777777" w:rsidTr="00100E08">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7FBE4483" w14:textId="77777777" w:rsidR="008D5A67" w:rsidRDefault="008D5A67" w:rsidP="008D5A67">
            <w:r>
              <w:rPr>
                <w:b/>
                <w:bCs/>
                <w:color w:val="FFFFFF"/>
                <w:sz w:val="18"/>
                <w:szCs w:val="18"/>
              </w:rPr>
              <w:t>Zona / comprobación</w:t>
            </w:r>
          </w:p>
        </w:tc>
        <w:tc>
          <w:tcPr>
            <w:tcW w:w="26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15741DD" w14:textId="77777777" w:rsidR="008D5A67" w:rsidRDefault="008D5A67" w:rsidP="008D5A67">
            <w:r>
              <w:rPr>
                <w:b/>
                <w:bCs/>
                <w:color w:val="FFFFFF"/>
                <w:sz w:val="18"/>
                <w:szCs w:val="18"/>
              </w:rPr>
              <w:t>Criterio de dosis</w:t>
            </w:r>
          </w:p>
        </w:tc>
        <w:tc>
          <w:tcPr>
            <w:tcW w:w="210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4B8680E5" w14:textId="77777777" w:rsidR="008D5A67" w:rsidRDefault="008D5A67" w:rsidP="008D5A67">
            <w:r>
              <w:rPr>
                <w:b/>
                <w:bCs/>
                <w:color w:val="FFFFFF"/>
                <w:sz w:val="18"/>
                <w:szCs w:val="18"/>
              </w:rPr>
              <w:t>Periodo de integración</w:t>
            </w:r>
          </w:p>
        </w:tc>
        <w:tc>
          <w:tcPr>
            <w:tcW w:w="2260" w:type="dxa"/>
            <w:tcBorders>
              <w:top w:val="single" w:sz="4" w:space="0" w:color="999999"/>
              <w:left w:val="single" w:sz="4" w:space="0" w:color="999999"/>
              <w:bottom w:val="single" w:sz="4" w:space="0" w:color="999999"/>
              <w:right w:val="single" w:sz="4" w:space="0" w:color="999999"/>
            </w:tcBorders>
            <w:shd w:val="clear" w:color="auto" w:fill="1F3864"/>
            <w:tcMar>
              <w:top w:w="60" w:type="dxa"/>
              <w:left w:w="90" w:type="dxa"/>
              <w:bottom w:w="60" w:type="dxa"/>
              <w:right w:w="90" w:type="dxa"/>
            </w:tcMar>
          </w:tcPr>
          <w:p w14:paraId="020BA138" w14:textId="77777777" w:rsidR="008D5A67" w:rsidRDefault="008D5A67" w:rsidP="008D5A67">
            <w:r>
              <w:rPr>
                <w:b/>
                <w:bCs/>
                <w:color w:val="FFFFFF"/>
                <w:sz w:val="18"/>
                <w:szCs w:val="18"/>
              </w:rPr>
              <w:t>Escenario que la gobierna</w:t>
            </w:r>
          </w:p>
        </w:tc>
      </w:tr>
      <w:tr w:rsidR="008D5A67" w14:paraId="0DFB160C"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328E7B" w14:textId="77777777" w:rsidR="008D5A67" w:rsidRDefault="008D5A67" w:rsidP="008D5A67">
            <w:r>
              <w:rPr>
                <w:color w:val="000000"/>
                <w:sz w:val="18"/>
                <w:szCs w:val="18"/>
              </w:rPr>
              <w:t>Comprobación de diseño (EAB)</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90DF33" w14:textId="77777777" w:rsidR="008D5A67" w:rsidRDefault="008D5A67" w:rsidP="008D5A67">
            <w:r>
              <w:rPr>
                <w:color w:val="000000"/>
                <w:sz w:val="18"/>
                <w:szCs w:val="18"/>
              </w:rPr>
              <w:t>TEDE &lt; 250 mSv</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CF6B30" w14:textId="77777777" w:rsidR="008D5A67" w:rsidRDefault="008D5A67" w:rsidP="008D5A67">
            <w:r>
              <w:rPr>
                <w:color w:val="000000"/>
                <w:sz w:val="18"/>
                <w:szCs w:val="18"/>
              </w:rPr>
              <w:t>Peores 2 h</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4FEB1A" w14:textId="77777777" w:rsidR="008D5A67" w:rsidRDefault="008D5A67" w:rsidP="008D5A67">
            <w:r>
              <w:rPr>
                <w:color w:val="000000"/>
                <w:sz w:val="18"/>
                <w:szCs w:val="18"/>
              </w:rPr>
              <w:t>E1</w:t>
            </w:r>
          </w:p>
        </w:tc>
      </w:tr>
      <w:tr w:rsidR="008D5A67" w14:paraId="2A0844C5"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89766A" w14:textId="77777777" w:rsidR="008D5A67" w:rsidRDefault="008D5A67" w:rsidP="008D5A67">
            <w:r>
              <w:rPr>
                <w:color w:val="000000"/>
                <w:sz w:val="18"/>
                <w:szCs w:val="18"/>
              </w:rPr>
              <w:t>Zona de medidas urgentes: evacuación</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890B937" w14:textId="77777777" w:rsidR="008D5A67" w:rsidRDefault="008D5A67" w:rsidP="008D5A67">
            <w:r>
              <w:rPr>
                <w:color w:val="000000"/>
                <w:sz w:val="18"/>
                <w:szCs w:val="18"/>
              </w:rPr>
              <w:t>E ≥ 50 mSv</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1E64CC" w14:textId="77777777" w:rsidR="008D5A67" w:rsidRDefault="008D5A67" w:rsidP="008D5A67">
            <w:r>
              <w:rPr>
                <w:color w:val="000000"/>
                <w:sz w:val="18"/>
                <w:szCs w:val="18"/>
              </w:rPr>
              <w:t>7 días</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0DBC95" w14:textId="77777777" w:rsidR="008D5A67" w:rsidRDefault="008D5A67" w:rsidP="008D5A67">
            <w:r>
              <w:rPr>
                <w:color w:val="000000"/>
                <w:sz w:val="18"/>
                <w:szCs w:val="18"/>
              </w:rPr>
              <w:t>E2</w:t>
            </w:r>
          </w:p>
        </w:tc>
      </w:tr>
      <w:tr w:rsidR="008D5A67" w14:paraId="6BFA74ED"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430C97" w14:textId="77777777" w:rsidR="008D5A67" w:rsidRDefault="008D5A67" w:rsidP="008D5A67">
            <w:r>
              <w:rPr>
                <w:color w:val="000000"/>
                <w:sz w:val="18"/>
                <w:szCs w:val="18"/>
              </w:rPr>
              <w:t>Zona de medidas urgentes: confinamiento</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946C7DD" w14:textId="77777777" w:rsidR="008D5A67" w:rsidRDefault="008D5A67" w:rsidP="008D5A67">
            <w:r>
              <w:rPr>
                <w:color w:val="000000"/>
                <w:sz w:val="18"/>
                <w:szCs w:val="18"/>
              </w:rPr>
              <w:t>E ≥ 10 mSv</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6E15F1" w14:textId="77777777" w:rsidR="008D5A67" w:rsidRDefault="008D5A67" w:rsidP="008D5A67">
            <w:r>
              <w:rPr>
                <w:color w:val="000000"/>
                <w:sz w:val="18"/>
                <w:szCs w:val="18"/>
              </w:rPr>
              <w:t>48 h</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4CA247" w14:textId="77777777" w:rsidR="008D5A67" w:rsidRDefault="008D5A67" w:rsidP="008D5A67">
            <w:r>
              <w:rPr>
                <w:color w:val="000000"/>
                <w:sz w:val="18"/>
                <w:szCs w:val="18"/>
              </w:rPr>
              <w:t>E1 y E2</w:t>
            </w:r>
          </w:p>
        </w:tc>
      </w:tr>
      <w:tr w:rsidR="008D5A67" w14:paraId="798506E5"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64A0F6" w14:textId="77777777" w:rsidR="008D5A67" w:rsidRDefault="008D5A67" w:rsidP="008D5A67">
            <w:r>
              <w:rPr>
                <w:color w:val="000000"/>
                <w:sz w:val="18"/>
                <w:szCs w:val="18"/>
              </w:rPr>
              <w:t>Profilaxis con yodo</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7FB064" w14:textId="77777777" w:rsidR="008D5A67" w:rsidRDefault="008D5A67" w:rsidP="008D5A67">
            <w:r>
              <w:rPr>
                <w:color w:val="000000"/>
                <w:sz w:val="18"/>
                <w:szCs w:val="18"/>
              </w:rPr>
              <w:t>H tiroides ≥ 100 mSv</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9EE0EB" w14:textId="77777777" w:rsidR="008D5A67" w:rsidRDefault="008D5A67" w:rsidP="008D5A67">
            <w:r>
              <w:rPr>
                <w:color w:val="000000"/>
                <w:sz w:val="18"/>
                <w:szCs w:val="18"/>
              </w:rPr>
              <w:t>7 días</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277A21" w14:textId="77777777" w:rsidR="008D5A67" w:rsidRDefault="008D5A67" w:rsidP="008D5A67">
            <w:r>
              <w:rPr>
                <w:color w:val="000000"/>
                <w:sz w:val="18"/>
                <w:szCs w:val="18"/>
              </w:rPr>
              <w:t>E1 y E2</w:t>
            </w:r>
          </w:p>
        </w:tc>
      </w:tr>
      <w:tr w:rsidR="008D5A67" w14:paraId="1DA2B2CB"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668742" w14:textId="77777777" w:rsidR="008D5A67" w:rsidRDefault="008D5A67" w:rsidP="008D5A67">
            <w:r>
              <w:rPr>
                <w:color w:val="000000"/>
                <w:sz w:val="18"/>
                <w:szCs w:val="18"/>
              </w:rPr>
              <w:t>Zona de planificación de emergencias</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B5FE9C9" w14:textId="77777777" w:rsidR="008D5A67" w:rsidRDefault="008D5A67" w:rsidP="008D5A67">
            <w:r>
              <w:rPr>
                <w:color w:val="000000"/>
                <w:sz w:val="18"/>
                <w:szCs w:val="18"/>
              </w:rPr>
              <w:t>TEDE ≥ 10 mSv</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9892C5" w14:textId="77777777" w:rsidR="008D5A67" w:rsidRDefault="008D5A67" w:rsidP="008D5A67">
            <w:r>
              <w:rPr>
                <w:color w:val="000000"/>
                <w:sz w:val="18"/>
                <w:szCs w:val="18"/>
              </w:rPr>
              <w:t>96 h</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4365BB" w14:textId="77777777" w:rsidR="008D5A67" w:rsidRDefault="008D5A67" w:rsidP="008D5A67">
            <w:r>
              <w:rPr>
                <w:color w:val="000000"/>
                <w:sz w:val="18"/>
                <w:szCs w:val="18"/>
              </w:rPr>
              <w:t>Envolvente E1 y E2</w:t>
            </w:r>
          </w:p>
        </w:tc>
      </w:tr>
      <w:tr w:rsidR="008D5A67" w14:paraId="47BCE334" w14:textId="77777777" w:rsidTr="00100E08">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B1D2F7" w14:textId="77777777" w:rsidR="008D5A67" w:rsidRDefault="008D5A67" w:rsidP="008D5A67">
            <w:r>
              <w:rPr>
                <w:color w:val="000000"/>
                <w:sz w:val="18"/>
                <w:szCs w:val="18"/>
              </w:rPr>
              <w:t>Ausencia de efectos deterministas</w:t>
            </w:r>
          </w:p>
        </w:tc>
        <w:tc>
          <w:tcPr>
            <w:tcW w:w="2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F71092" w14:textId="77777777" w:rsidR="008D5A67" w:rsidRDefault="008D5A67" w:rsidP="008D5A67">
            <w:r>
              <w:rPr>
                <w:color w:val="000000"/>
                <w:sz w:val="18"/>
                <w:szCs w:val="18"/>
              </w:rPr>
              <w:t>&lt; 1 Gy médula; &lt; 5 Gy tiroides</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43656A" w14:textId="77777777" w:rsidR="008D5A67" w:rsidRDefault="008D5A67" w:rsidP="008D5A67">
            <w:r>
              <w:rPr>
                <w:color w:val="000000"/>
                <w:sz w:val="18"/>
                <w:szCs w:val="18"/>
              </w:rPr>
              <w:t>48 h</w:t>
            </w:r>
          </w:p>
        </w:tc>
        <w:tc>
          <w:tcPr>
            <w:tcW w:w="226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966C14" w14:textId="77777777" w:rsidR="008D5A67" w:rsidRDefault="008D5A67" w:rsidP="008D5A67">
            <w:r>
              <w:rPr>
                <w:color w:val="000000"/>
                <w:sz w:val="18"/>
                <w:szCs w:val="18"/>
              </w:rPr>
              <w:t>E2</w:t>
            </w:r>
          </w:p>
        </w:tc>
      </w:tr>
    </w:tbl>
    <w:p w14:paraId="24D492E5" w14:textId="77777777" w:rsidR="008D5A67" w:rsidRDefault="008D5A67" w:rsidP="008D5A67">
      <w:pPr>
        <w:spacing w:line="360" w:lineRule="auto"/>
      </w:pPr>
      <w:r>
        <w:t>Los niveles españoles se expresan como dosis evitable. Compararlos con la dosis proyectada sin medidas de protección, como se hace aquí, es conservador. Todas las dosis se expresan en unidades del SI (1 rem = 10 mSv).</w:t>
      </w:r>
    </w:p>
    <w:p w14:paraId="0A141617" w14:textId="77777777" w:rsidR="008D5A67" w:rsidRDefault="008D5A67" w:rsidP="008D5A67">
      <w:pPr>
        <w:spacing w:line="360" w:lineRule="auto"/>
      </w:pPr>
      <w:commentRangeStart w:id="78"/>
      <w:r>
        <w:t>A partir de los referentes anteriores, se propone que las conclusiones del trabajo incluyan un conjunto de condiciones de escala para el Puerto de Bilbao, a validar con los resultados numéricos:</w:t>
      </w:r>
      <w:commentRangeEnd w:id="78"/>
      <w:r>
        <w:rPr>
          <w:rStyle w:val="Refdecomentario"/>
        </w:rPr>
        <w:commentReference w:id="78"/>
      </w:r>
    </w:p>
    <w:p w14:paraId="3FA01AFD" w14:textId="77777777" w:rsidR="008D5A67" w:rsidRDefault="008D5A67" w:rsidP="008D5A67">
      <w:pPr>
        <w:numPr>
          <w:ilvl w:val="0"/>
          <w:numId w:val="10"/>
        </w:numPr>
        <w:spacing w:line="360" w:lineRule="auto"/>
        <w:pPrChange w:id="90879" w:author="Claude" w:date="2026-10-20T00:00:00Z">
          <w:pPr/>
        </w:pPrChange>
      </w:pPr>
      <w:r>
        <w:t>Escala solo en atraques evaluados, con preferencia por el puerto exterior (Zierbena) y su terminal de GNL, frente a los muelles interiores de la ría, más próximos a zonas urbanas.</w:t>
      </w:r>
    </w:p>
    <w:p w14:paraId="7C38434F" w14:textId="77777777" w:rsidR="008D5A67" w:rsidRDefault="008D5A67" w:rsidP="008D5A67">
      <w:pPr>
        <w:numPr>
          <w:ilvl w:val="0"/>
          <w:numId w:val="10"/>
        </w:numPr>
        <w:spacing w:line="360" w:lineRule="auto"/>
        <w:pPrChange w:id="90880" w:author="Claude" w:date="2026-10-20T00:00:00Z">
          <w:pPr/>
        </w:pPrChange>
      </w:pPr>
      <w:r>
        <w:t>Prohibición de operaciones de combustible y de intervenciones que abran el recinto del reactor durante la escala.</w:t>
      </w:r>
    </w:p>
    <w:p w14:paraId="157B2104" w14:textId="77777777" w:rsidR="008D5A67" w:rsidRDefault="008D5A67" w:rsidP="008D5A67">
      <w:pPr>
        <w:numPr>
          <w:ilvl w:val="0"/>
          <w:numId w:val="10"/>
        </w:numPr>
        <w:spacing w:line="360" w:lineRule="auto"/>
        <w:pPrChange w:id="90881" w:author="Claude" w:date="2026-10-20T00:00:00Z">
          <w:pPr/>
        </w:pPrChange>
      </w:pPr>
      <w:r>
        <w:t>Movimientos de entrada y salida con luz diurna, visibilidad mínima y control de tráfico, para reducir el riesgo de colisión del escenario E2.</w:t>
      </w:r>
    </w:p>
    <w:p w14:paraId="2FAE5EE9" w14:textId="77777777" w:rsidR="008D5A67" w:rsidRDefault="008D5A67" w:rsidP="008D5A67">
      <w:pPr>
        <w:numPr>
          <w:ilvl w:val="0"/>
          <w:numId w:val="10"/>
        </w:numPr>
        <w:spacing w:line="360" w:lineRule="auto"/>
        <w:pPrChange w:id="90882" w:author="Claude" w:date="2026-10-20T00:00:00Z">
          <w:pPr/>
        </w:pPrChange>
      </w:pPr>
      <w:r>
        <w:t>Remolcadores disponibles y un tiempo máximo de retirada del buque a fondeadero o mar abierto, fijado de modo coherente con el periodo de integración usado para dimensionar la zona de confinamiento.</w:t>
      </w:r>
    </w:p>
    <w:p w14:paraId="4F7BDCEC" w14:textId="77777777" w:rsidR="008D5A67" w:rsidRDefault="008D5A67" w:rsidP="008D5A67">
      <w:pPr>
        <w:numPr>
          <w:ilvl w:val="0"/>
          <w:numId w:val="10"/>
        </w:numPr>
        <w:spacing w:line="360" w:lineRule="auto"/>
        <w:pPrChange w:id="90883" w:author="Claude" w:date="2026-10-20T00:00:00Z">
          <w:pPr/>
        </w:pPrChange>
      </w:pPr>
      <w:r>
        <w:t>Organización de vigilancia radiológica en el puerto durante la escala, análoga a los GOVRA de la Armada, y reparto previo de yodo estable en la zona de profilaxis.</w:t>
      </w:r>
    </w:p>
    <w:p w14:paraId="5DD72020" w14:textId="77777777" w:rsidR="008D5A67" w:rsidRDefault="008D5A67" w:rsidP="008D5A67">
      <w:pPr>
        <w:numPr>
          <w:ilvl w:val="0"/>
          <w:numId w:val="10"/>
        </w:numPr>
        <w:spacing w:line="360" w:lineRule="auto"/>
        <w:pPrChange w:id="90884" w:author="Claude" w:date="2026-10-20T00:00:00Z">
          <w:pPr/>
        </w:pPrChange>
      </w:pPr>
      <w:r>
        <w:t>Coordinación con el plan de protección civil de Euskadi y con el CSN a través de un plan especial de emergencia radiológica para el ámbito portuario, conforme a la Directriz Básica.</w:t>
      </w:r>
    </w:p>
    <w:p w14:paraId="2BCCA72C" w14:textId="65361481" w:rsidR="008E519A" w:rsidRDefault="008E519A">
      <w:pPr>
        <w:spacing w:line="360" w:lineRule="auto"/>
        <w:jc w:val="left"/>
      </w:pPr>
      <w:r>
        <w:br w:type="page"/>
      </w:r>
    </w:p>
    <w:p w14:paraId="66BD8AAD" w14:textId="77777777" w:rsidR="008E519A" w:rsidRPr="008E519A" w:rsidRDefault="008E519A" w:rsidP="008E519A">
      <w:pPr>
        <w:spacing w:line="360" w:lineRule="auto"/>
      </w:pPr>
    </w:p>
    <w:p w14:paraId="26BE0C5B" w14:textId="3C043502" w:rsidR="0016630E" w:rsidRDefault="0016630E" w:rsidP="0016630E">
      <w:pPr>
        <w:pStyle w:val="Ttulo1"/>
        <w:spacing w:line="360" w:lineRule="auto"/>
      </w:pPr>
      <w:bookmarkStart w:id="72001" w:name="_RefCap_sel"/>
      <w:r>
        <w:t>SELECCIÓN DEL REACTOR</w:t>
      </w:r>
      <w:bookmarkEnd w:id="4"/>
      <w:bookmarkEnd w:id="72001"/>
    </w:p>
    <w:p w14:paraId="544B4F7F" w14:textId="40C93620" w:rsidR="0016630E" w:rsidRDefault="0016630E" w:rsidP="0016630E">
      <w:pPr>
        <w:spacing w:line="360" w:lineRule="auto"/>
        <w:rPr>
          <w:rFonts w:eastAsia="Times New Roman" w:cs="Times New Roman"/>
        </w:rPr>
      </w:pPr>
      <w:r>
        <w:rPr>
          <w:rFonts w:eastAsia="Times New Roman" w:cs="Times New Roman"/>
        </w:rPr>
        <w:t xml:space="preserve">En este apartado se aborda el proceso de selección del reactor nuclear más adecuado para su posible integración en la embarcación objeto de estudio. Para ello, se parte de la lista de </w:t>
      </w:r>
      <w:del w:id="90069" w:author="Claude" w:date="2026-10-20T00:00:00Z">
        <w:r>
          <w:rPr>
            <w:rFonts w:eastAsia="Times New Roman" w:cs="Times New Roman"/>
          </w:rPr>
          <w:delText xml:space="preserve">los reactores recogidos </w:delText>
        </w:r>
        <w:r>
          <w:delText xml:space="preserve">SMR Catalogue 2024</w:delText>
        </w:r>
      </w:del>
      <w:ins w:id="90070" w:author="Claude" w:date="2026-10-20T00:00:00Z">
        <w:r>
          <w:rPr>
            <w:rFonts w:eastAsia="Times New Roman" w:cs="Times New Roman"/>
          </w:rPr>
          <w:t>los reactores recogidos en el catálogo de SMR del OIEA (edición 2024)</w:t>
        </w:r>
      </w:ins>
      <w:sdt>
        <w:sdtPr>
          <w:id w:val="-1065027869"/>
          <w:citation/>
        </w:sdtPr>
        <w:sdtContent>
          <w:r>
            <w:fldChar w:fldCharType="begin"/>
          </w:r>
          <w:r>
            <w:instrText xml:space="preserve"> CITATION Int24 \l 3082 </w:instrText>
          </w:r>
          <w:r>
            <w:fldChar w:fldCharType="separate"/>
          </w:r>
          <w:r>
            <w:rPr>
              <w:noProof/>
            </w:rPr>
            <w:t xml:space="preserve"> [1]</w:t>
          </w:r>
          <w:r>
            <w:fldChar w:fldCharType="end"/>
          </w:r>
        </w:sdtContent>
      </w:sdt>
      <w:r>
        <w:rPr>
          <w:rFonts w:eastAsia="Times New Roman" w:cs="Times New Roman"/>
        </w:rPr>
        <w:t>, los cuales presentan características muy diversas en cuanto a potencia, tecnología, grado de madurez, requisitos de seguridad y posibilidades de integración.</w:t>
      </w:r>
    </w:p>
    <w:p w14:paraId="231FB80D" w14:textId="4D60830C" w:rsidR="00C65B8C" w:rsidRPr="00C65B8C" w:rsidRDefault="00C65B8C" w:rsidP="00C65B8C">
      <w:pPr>
        <w:spacing w:line="360" w:lineRule="auto"/>
        <w:rPr>
          <w:rFonts w:eastAsia="Times New Roman" w:cs="Times New Roman"/>
        </w:rPr>
      </w:pPr>
      <w:del w:id="90071" w:author="Claude" w:date="2026-10-20T00:00:00Z">
        <w:r>
          <w:rPr>
            <w:rFonts w:eastAsia="Times New Roman" w:cs="Times New Roman"/>
          </w:rPr>
          <w:delText xml:space="preserve">La </w:delText>
        </w:r>
        <w:r>
          <w:rPr>
            <w:rFonts w:eastAsia="Times New Roman" w:cs="Times New Roman"/>
            <w:b/>
            <w:bCs/>
          </w:rPr>
          <w:delText xml:space="preserve">Tabla 3.1</w:delText>
        </w:r>
        <w:r>
          <w:rPr>
            <w:rFonts w:eastAsia="Times New Roman" w:cs="Times New Roman"/>
          </w:rPr>
          <w:delText xml:space="preserve"> recoge</w:delText>
        </w:r>
      </w:del>
      <w:ins w:id="90072" w:author="Claude" w:date="2026-10-20T00:00:00Z">
        <w:r>
          <w:rPr>
            <w:rFonts w:eastAsia="Times New Roman" w:cs="Times New Roman"/>
          </w:rPr>
          <w:t xml:space="preserve">La </w:t>
        </w:r>
        <w:r>
          <w:rPr>
            <w:rFonts w:eastAsia="Times New Roman" w:cs="Times New Roman"/>
          </w:rPr>
          <w:fldChar w:fldCharType="begin"/>
        </w:r>
        <w:r>
          <w:rPr>
            <w:rFonts w:eastAsia="Times New Roman" w:cs="Times New Roman"/>
          </w:rPr>
          <w:instrText xml:space="preserve"> REF _RefTab_catalogo \h </w:instrText>
        </w:r>
        <w:r>
          <w:rPr>
            <w:rFonts w:eastAsia="Times New Roman" w:cs="Times New Roman"/>
          </w:rPr>
          <w:fldChar w:fldCharType="separate"/>
        </w:r>
        <w:r>
          <w:rPr>
            <w:rFonts w:eastAsia="Times New Roman" w:cs="Times New Roman"/>
          </w:rPr>
          <w:t>Tabla 20</w:t>
        </w:r>
        <w:r>
          <w:rPr>
            <w:rFonts w:eastAsia="Times New Roman" w:cs="Times New Roman"/>
          </w:rPr>
          <w:fldChar w:fldCharType="end"/>
        </w:r>
        <w:r>
          <w:rPr>
            <w:rFonts w:eastAsia="Times New Roman" w:cs="Times New Roman"/>
          </w:rPr>
          <w:t xml:space="preserve"> (Anexo A) recoge</w:t>
        </w:r>
      </w:ins>
      <w:r>
        <w:rPr>
          <w:rFonts w:eastAsia="Times New Roman" w:cs="Times New Roman"/>
        </w:rPr>
        <w:t xml:space="preserve"> el conjunto inicial de diseños de reactores SMR considerados en este estudio y constituye la base de datos técnica sobre la que se articula el proceso de selección del reactor nuclear. Dentro de la tabla destacan los siguientes parámetros:</w:t>
      </w:r>
    </w:p>
    <w:p w14:paraId="64488AFF" w14:textId="77777777" w:rsidR="00C65B8C" w:rsidRPr="00C65B8C" w:rsidRDefault="00C65B8C">
      <w:pPr>
        <w:pStyle w:val="Prrafodelista"/>
        <w:numPr>
          <w:ilvl w:val="0"/>
          <w:numId w:val="8"/>
        </w:numPr>
        <w:spacing w:line="360" w:lineRule="auto"/>
        <w:rPr>
          <w:rFonts w:eastAsia="Times New Roman" w:cs="Times New Roman"/>
        </w:rPr>
      </w:pPr>
      <w:r>
        <w:rPr>
          <w:rFonts w:eastAsia="Times New Roman" w:cs="Times New Roman"/>
        </w:rPr>
        <w:t xml:space="preserve">La columna </w:t>
      </w:r>
      <w:r>
        <w:rPr>
          <w:rFonts w:eastAsia="Times New Roman" w:cs="Times New Roman"/>
          <w:b/>
          <w:bCs/>
        </w:rPr>
        <w:t>“Tipo”</w:t>
      </w:r>
      <w:r>
        <w:rPr>
          <w:rFonts w:eastAsia="Times New Roman" w:cs="Times New Roman"/>
        </w:rPr>
        <w:t xml:space="preserve"> clasifica los reactores según su tipología tecnológica, proporcionando una primera aproximación a su filosofía de diseño, configuración del núcleo y principios de operación. Esta información resulta clave para anticipar aspectos como la complejidad del sistema, su comportamiento dinámico y su compatibilidad con las restricciones estructurales y operativas de un buque.</w:t>
      </w:r>
    </w:p>
    <w:p w14:paraId="4E094D60" w14:textId="45C5B09C" w:rsidR="00C65B8C" w:rsidRPr="00C65B8C" w:rsidRDefault="00C65B8C">
      <w:pPr>
        <w:pStyle w:val="Prrafodelista"/>
        <w:numPr>
          <w:ilvl w:val="0"/>
          <w:numId w:val="8"/>
        </w:numPr>
        <w:spacing w:line="360" w:lineRule="auto"/>
        <w:rPr>
          <w:rFonts w:eastAsia="Times New Roman" w:cs="Times New Roman"/>
        </w:rPr>
      </w:pPr>
      <w:r>
        <w:rPr>
          <w:rFonts w:eastAsia="Times New Roman" w:cs="Times New Roman"/>
        </w:rPr>
        <w:t xml:space="preserve">El parámetro </w:t>
      </w:r>
      <w:r>
        <w:rPr>
          <w:rFonts w:eastAsia="Times New Roman" w:cs="Times New Roman"/>
          <w:b/>
          <w:bCs/>
        </w:rPr>
        <w:t>“Refrigerante/moderador”</w:t>
      </w:r>
      <w:r>
        <w:rPr>
          <w:rFonts w:eastAsia="Times New Roman" w:cs="Times New Roman"/>
        </w:rPr>
        <w:t xml:space="preserve"> es uno de los más relevantes desde el punto de vista técnico, ya que condiciona directamente la presión de operación, el comportamiento térmico del reactor, la eficiencia del ciclo y las implicaciones de seguridad en caso de incidente. </w:t>
      </w:r>
    </w:p>
    <w:p w14:paraId="55EA3590" w14:textId="719EFAD8" w:rsidR="00C65B8C" w:rsidRPr="00C65B8C" w:rsidRDefault="00C65B8C">
      <w:pPr>
        <w:pStyle w:val="Prrafodelista"/>
        <w:numPr>
          <w:ilvl w:val="0"/>
          <w:numId w:val="8"/>
        </w:numPr>
        <w:spacing w:line="360" w:lineRule="auto"/>
        <w:rPr>
          <w:rFonts w:eastAsia="Times New Roman" w:cs="Times New Roman"/>
        </w:rPr>
      </w:pPr>
      <w:r>
        <w:rPr>
          <w:rFonts w:eastAsia="Times New Roman" w:cs="Times New Roman"/>
        </w:rPr>
        <w:t xml:space="preserve">El campo </w:t>
      </w:r>
      <w:r>
        <w:rPr>
          <w:rFonts w:eastAsia="Times New Roman" w:cs="Times New Roman"/>
          <w:b/>
          <w:bCs/>
        </w:rPr>
        <w:t>“Tipo de combustible”</w:t>
      </w:r>
      <w:r>
        <w:rPr>
          <w:rFonts w:eastAsia="Times New Roman" w:cs="Times New Roman"/>
        </w:rPr>
        <w:t xml:space="preserve"> proporciona información sobre la forma física y la composición del combustible nuclear empleado, aspectos que influyen en la densidad de potencia, la retención de productos de fisión, la estabilidad del núcleo y las necesidades de manejo y recarga.</w:t>
      </w:r>
    </w:p>
    <w:p w14:paraId="1515BF6A" w14:textId="392A0E1D" w:rsidR="00C65B8C" w:rsidRPr="00C65B8C" w:rsidRDefault="00C65B8C">
      <w:pPr>
        <w:pStyle w:val="Prrafodelista"/>
        <w:numPr>
          <w:ilvl w:val="0"/>
          <w:numId w:val="8"/>
        </w:numPr>
        <w:spacing w:line="360" w:lineRule="auto"/>
        <w:rPr>
          <w:rFonts w:eastAsia="Times New Roman" w:cs="Times New Roman"/>
        </w:rPr>
      </w:pPr>
      <w:r>
        <w:rPr>
          <w:rFonts w:eastAsia="Times New Roman" w:cs="Times New Roman"/>
        </w:rPr>
        <w:t xml:space="preserve">La columna </w:t>
      </w:r>
      <w:r>
        <w:rPr>
          <w:rFonts w:eastAsia="Times New Roman" w:cs="Times New Roman"/>
          <w:b/>
          <w:bCs/>
        </w:rPr>
        <w:t xml:space="preserve">“Enriquecimiento (%)</w:t>
      </w:r>
      <w:del w:id="90082" w:author="Claude" w:date="2026-10-20T00:00:00Z">
        <w:r>
          <w:rPr>
            <w:rFonts w:eastAsia="Times New Roman" w:cs="Times New Roman"/>
            <w:b/>
            <w:bCs/>
          </w:rPr>
          <w:delText xml:space="preserve">”</w:delText>
        </w:r>
        <w:r>
          <w:rPr>
            <w:rFonts w:eastAsia="Times New Roman" w:cs="Times New Roman"/>
          </w:rPr>
          <w:delText xml:space="preserve">tiene</w:delText>
        </w:r>
      </w:del>
      <w:ins w:id="90083" w:author="Claude" w:date="2026-10-20T00:00:00Z">
        <w:r>
          <w:rPr>
            <w:rFonts w:eastAsia="Times New Roman" w:cs="Times New Roman"/>
            <w:b/>
            <w:bCs/>
          </w:rPr>
          <w:t>” tiene</w:t>
        </w:r>
      </w:ins>
      <w:r>
        <w:rPr>
          <w:rFonts w:eastAsia="Times New Roman" w:cs="Times New Roman"/>
        </w:rPr>
        <w:t xml:space="preserve"> implicaciones directas en la duración del ciclo de combustible, la posibilidad de operación prolongada sin recarga y el cumplimiento de los marcos regulatorios internacionales aplicables a usos civiles, especialmente en aplicaciones móviles como los buques.</w:t>
      </w:r>
    </w:p>
    <w:p w14:paraId="7E5D00C6" w14:textId="77777777" w:rsidR="00C65B8C" w:rsidRPr="00C65B8C" w:rsidRDefault="00C65B8C">
      <w:pPr>
        <w:pStyle w:val="Prrafodelista"/>
        <w:numPr>
          <w:ilvl w:val="0"/>
          <w:numId w:val="8"/>
        </w:numPr>
        <w:spacing w:line="360" w:lineRule="auto"/>
        <w:rPr>
          <w:rFonts w:eastAsia="Times New Roman" w:cs="Times New Roman"/>
        </w:rPr>
      </w:pPr>
      <w:r>
        <w:rPr>
          <w:rFonts w:eastAsia="Times New Roman" w:cs="Times New Roman"/>
        </w:rPr>
        <w:t xml:space="preserve">El parámetro </w:t>
      </w:r>
      <w:r>
        <w:rPr>
          <w:rFonts w:eastAsia="Times New Roman" w:cs="Times New Roman"/>
          <w:b/>
          <w:bCs/>
        </w:rPr>
        <w:t>“País”</w:t>
      </w:r>
      <w:r>
        <w:rPr>
          <w:rFonts w:eastAsia="Times New Roman" w:cs="Times New Roman"/>
        </w:rPr>
        <w:t xml:space="preserve"> indica el origen nacional del diseño y permite contextualizar el reactor dentro de su marco regulatorio, industrial y geopolítico. Esta información resulta relevante para evaluar la compatibilidad del diseño con los estándares internacionales, la accesibilidad a la tecnología y los posibles condicionantes asociados a cooperación internacional o transferencia tecnológica.</w:t>
      </w:r>
    </w:p>
    <w:p w14:paraId="2D451B83" w14:textId="254F88CC" w:rsidR="00C65B8C" w:rsidRPr="00C65B8C" w:rsidRDefault="00C65B8C">
      <w:pPr>
        <w:pStyle w:val="Prrafodelista"/>
        <w:numPr>
          <w:ilvl w:val="0"/>
          <w:numId w:val="8"/>
        </w:numPr>
        <w:spacing w:line="360" w:lineRule="auto"/>
        <w:rPr>
          <w:rFonts w:eastAsia="Times New Roman" w:cs="Times New Roman"/>
        </w:rPr>
      </w:pPr>
      <w:r>
        <w:rPr>
          <w:rFonts w:eastAsia="Times New Roman" w:cs="Times New Roman"/>
        </w:rPr>
        <w:t xml:space="preserve">Por último, la columna </w:t>
      </w:r>
      <w:r>
        <w:rPr>
          <w:rFonts w:eastAsia="Times New Roman" w:cs="Times New Roman"/>
          <w:b/>
          <w:bCs/>
        </w:rPr>
        <w:t>“Status”</w:t>
      </w:r>
      <w:r>
        <w:rPr>
          <w:rFonts w:eastAsia="Times New Roman" w:cs="Times New Roman"/>
        </w:rPr>
        <w:t xml:space="preserve"> proporciona una indicación del grado de desarrollo del reactor, desde fases conceptuales hasta diseños en construcción o en operación.</w:t>
      </w:r>
    </w:p>
    <w:p w14:paraId="0308A5C2" w14:textId="2DA3FE8A" w:rsidR="00C65B8C" w:rsidRPr="0016630E" w:rsidRDefault="00C65B8C" w:rsidP="00C65B8C">
      <w:pPr>
        <w:spacing w:line="360" w:lineRule="auto"/>
        <w:rPr>
          <w:rFonts w:eastAsia="Times New Roman" w:cs="Times New Roman"/>
        </w:rPr>
      </w:pPr>
      <w:commentRangeStart w:id="81"/>
      <w:r>
        <w:rPr>
          <w:rFonts w:eastAsia="Times New Roman" w:cs="Times New Roman"/>
        </w:rPr>
        <w:t xml:space="preserve">Dado que no todos los diseños SMR resultan compatibles con un entorno marítimo ni con las exigencias operativas de un </w:t>
      </w:r>
      <w:del w:id="90073" w:author="Claude" w:date="2026-10-20T00:00:00Z">
        <w:r>
          <w:rPr>
            <w:rFonts w:eastAsia="Times New Roman" w:cs="Times New Roman"/>
          </w:rPr>
          <w:delText xml:space="preserve">buque mercante Para ello y con el objetivo</w:delText>
        </w:r>
      </w:del>
      <w:ins w:id="90074" w:author="Claude" w:date="2026-10-20T00:00:00Z">
        <w:r>
          <w:rPr>
            <w:rFonts w:eastAsia="Times New Roman" w:cs="Times New Roman"/>
          </w:rPr>
          <w:t>buque mercante, y con el objetivo</w:t>
        </w:r>
      </w:ins>
      <w:r>
        <w:rPr>
          <w:rFonts w:eastAsia="Times New Roman" w:cs="Times New Roman"/>
        </w:rPr>
        <w:t xml:space="preserve"> de reducir el conjunto inicial de diseños SMR a un número limitado de conceptos técnicamente viables para aplicaciones de propulsión marina, se ha definido un conjunto de criterios de exclusión basado tanto en las directrices del Generation IV International Forum</w:t>
      </w:r>
      <w:sdt>
        <w:sdtPr>
          <w:rPr>
            <w:rFonts w:eastAsia="Times New Roman" w:cs="Times New Roman"/>
          </w:rPr>
          <w:id w:val="-345019306"/>
          <w:citation/>
        </w:sdtPr>
        <w:sdtContent>
          <w:r>
            <w:rPr>
              <w:rFonts w:eastAsia="Times New Roman" w:cs="Times New Roman"/>
            </w:rPr>
            <w:fldChar w:fldCharType="begin"/>
          </w:r>
          <w:r>
            <w:rPr>
              <w:rFonts w:eastAsia="Times New Roman" w:cs="Times New Roman"/>
            </w:rPr>
            <w:instrText xml:space="preserve"> CITATION Gen14 \l 3082 </w:instrText>
          </w:r>
          <w:r>
            <w:rPr>
              <w:rFonts w:eastAsia="Times New Roman" w:cs="Times New Roman"/>
            </w:rPr>
            <w:fldChar w:fldCharType="separate"/>
          </w:r>
          <w:r>
            <w:rPr>
              <w:rFonts w:eastAsia="Times New Roman" w:cs="Times New Roman"/>
              <w:noProof/>
            </w:rPr>
            <w:t xml:space="preserve"> [20]</w:t>
          </w:r>
          <w:r>
            <w:rPr>
              <w:rFonts w:eastAsia="Times New Roman" w:cs="Times New Roman"/>
            </w:rPr>
            <w:fldChar w:fldCharType="end"/>
          </w:r>
        </w:sdtContent>
      </w:sdt>
      <w:r>
        <w:rPr>
          <w:rFonts w:eastAsia="Times New Roman" w:cs="Times New Roman"/>
        </w:rPr>
        <w:t xml:space="preserve"> como en las particularidades operativas, estructurales y </w:t>
      </w:r>
      <w:r>
        <w:rPr>
          <w:rFonts w:eastAsia="Times New Roman" w:cs="Times New Roman"/>
        </w:rPr>
        <w:t xml:space="preserve">regulatorias del entorno marítimo</w:t>
      </w:r>
      <w:ins w:id="90075" w:author="Claude" w:date="2026-10-20T00:00:00Z">
        <w:r>
          <w:rPr>
            <w:rFonts w:eastAsia="Times New Roman" w:cs="Times New Roman"/>
          </w:rPr>
          <w:t>.</w:t>
        </w:r>
      </w:ins>
      <w:commentRangeEnd w:id="81"/>
      <w:r>
        <w:rPr>
          <w:rStyle w:val="Refdecomentario"/>
        </w:rPr>
        <w:commentReference w:id="81"/>
      </w:r>
    </w:p>
    <w:p w14:paraId="7DCBAF62" w14:textId="5A3FA04D" w:rsidR="00C65B8C" w:rsidRDefault="00C65B8C" w:rsidP="00C65B8C">
      <w:pPr>
        <w:spacing w:line="360" w:lineRule="auto"/>
        <w:rPr>
          <w:rFonts w:eastAsia="Times New Roman" w:cs="Times New Roman"/>
        </w:rPr>
      </w:pPr>
      <w:r>
        <w:rPr>
          <w:rFonts w:eastAsia="Times New Roman" w:cs="Times New Roman"/>
        </w:rPr>
        <w:t xml:space="preserve">Como resultado de este filtrado progresivo, la lista inicial de SMR se reducirá a un número limitado de reactores candidatos. Estos diseños seleccionados serán posteriormente comparados de forma detallada con las características técnicas, energéticas y espaciales de la embarcación, las cuales se presentan en la sección </w:t>
      </w:r>
      <w:r>
        <w:rPr>
          <w:rFonts w:eastAsia="Times New Roman" w:cs="Times New Roman"/>
        </w:rPr>
        <w:fldChar w:fldCharType="begin"/>
      </w:r>
      <w:r>
        <w:rPr>
          <w:rFonts w:eastAsia="Times New Roman" w:cs="Times New Roman"/>
        </w:rPr>
        <w:instrText xml:space="preserve"> REF _RefCap_buque \r \h </w:instrText>
      </w:r>
      <w:r>
        <w:rPr>
          <w:rFonts w:eastAsia="Times New Roman" w:cs="Times New Roman"/>
        </w:rPr>
        <w:fldChar w:fldCharType="separate"/>
      </w:r>
      <w:r>
        <w:rPr>
          <w:rFonts w:eastAsia="Times New Roman" w:cs="Times New Roman"/>
        </w:rPr>
        <w:t>?</w:t>
      </w:r>
      <w:r>
        <w:rPr>
          <w:rFonts w:eastAsia="Times New Roman" w:cs="Times New Roman"/>
        </w:rPr>
        <w:fldChar w:fldCharType="end"/>
      </w:r>
      <w:r>
        <w:rPr>
          <w:rFonts w:eastAsia="Times New Roman" w:cs="Times New Roman"/>
        </w:rPr>
        <w:t>. A partir de esta comparación se determinará el reactor más idóneo para proceder con el estudio de integración, análisis de viabilidad y evaluación técnica en las siguientes fases del trabajo.</w:t>
      </w:r>
    </w:p>
    <w:p w14:paraId="0A142D61" w14:textId="77777777" w:rsidR="00C65B8C" w:rsidRDefault="00C65B8C" w:rsidP="00C65B8C">
      <w:pPr>
        <w:pStyle w:val="Ttulo2"/>
        <w:spacing w:line="360" w:lineRule="auto"/>
      </w:pPr>
      <w:bookmarkStart w:id="8" w:name="_Toc221055520"/>
      <w:r>
        <w:t>Criterios de exclusión</w:t>
      </w:r>
      <w:bookmarkEnd w:id="8"/>
    </w:p>
    <w:p w14:paraId="1EEE9D7F" w14:textId="6834E135" w:rsidR="0067369D" w:rsidRPr="0067369D" w:rsidRDefault="0067369D" w:rsidP="0067369D">
      <w:pPr>
        <w:spacing w:before="100" w:beforeAutospacing="1" w:after="100" w:afterAutospacing="1" w:line="360" w:lineRule="auto"/>
        <w:rPr>
          <w:rFonts w:eastAsia="Times New Roman" w:cs="Times New Roman"/>
        </w:rPr>
      </w:pPr>
      <w:r>
        <w:rPr>
          <w:rFonts w:eastAsia="Times New Roman" w:cs="Times New Roman"/>
        </w:rPr>
        <w:t xml:space="preserve">En primer lugar, se excluyen aquellos diseños cuyo refrigerante presenta una elevada reactividad química frente al agua de mar. En un entorno marítimo, la interacción accidental entre el refrigerante y el agua puede dar lugar a reacciones violentas con consecuencias severas para la integridad del buque, lo que descarta tecnologías basadas en sales altamente solubles, como las sales cloradas, así como reactores rápidos refrigerados por sodio. De forma complementaria, se establece un límite a la presión admisible en el sistema primario del reactor, de manera que la presión máxima alcanzable en condiciones accidentales se mantenga dentro de los márgenes estructurales soportables por el casco y las estructuras asociadas del buque. </w:t>
      </w:r>
    </w:p>
    <w:p w14:paraId="431CC48A" w14:textId="0799BB38" w:rsidR="0067369D" w:rsidRPr="0067369D" w:rsidRDefault="0067369D" w:rsidP="0067369D">
      <w:pPr>
        <w:spacing w:before="100" w:beforeAutospacing="1" w:after="100" w:afterAutospacing="1" w:line="360" w:lineRule="auto"/>
        <w:rPr>
          <w:rFonts w:eastAsia="Times New Roman" w:cs="Times New Roman"/>
        </w:rPr>
      </w:pPr>
      <w:r>
        <w:rPr>
          <w:rFonts w:eastAsia="Times New Roman" w:cs="Times New Roman"/>
        </w:rPr>
        <w:t xml:space="preserve">A continuación, se consideran las limitaciones estructurales derivadas de la dinámica propia del entorno marino. Las condiciones de operación en alta mar, caracterizadas por movimientos bruscos y perturbaciones inducidas por el oleaje, imponen restricciones sobre configuraciones internas susceptibles a desplazamientos o impactos. En este contexto, los reactores basados en tecnología clásica de lecho de esferas quedan excluidos.</w:t>
      </w:r>
    </w:p>
    <w:p>
      <w:pPr>
        <w:spacing w:line="360" w:lineRule="auto"/>
        <w:rPr>
          <w:ins w:id="90764" w:author="Claude" w:date="2026-10-20T00:00:00Z"/>
        </w:rPr>
      </w:pPr>
      <w:ins w:id="90765" w:author="Claude" w:date="2026-10-20T00:00:00Z"/>
      <w:ins w:id="92193" w:author="Claude" w:date="2026-10-20T00:00:00Z">
        <w:r>
          <w:t>Este criterio se dirige a los reactores de lecho de esferas refrigerados por gas, en los que el lecho descansa por gravedad sobre el fondo del núcleo y los movimientos del buque podrían compactarlo o desplazarlo. El KP-FHR también usa combustible en forma de esferas, pero su comportamiento es distinto: las esferas flotan en el refrigerante líquido y se acumulan contra el reflector superior, desde donde se extraen</w:t>
        </w:r>
      </w:ins>
      <w:sdt>
        <w:sdtPr>
          <w:id w:val="1108004202"/>
          <w:citation/>
        </w:sdtPr>
        <w:sdtContent>
          <w:ins w:id="92192"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194" w:author="Claude" w:date="2026-10-20T00:00:00Z">
        <w:r>
          <w:t>. Por ello no se excluye en esta etapa, aunque la respuesta del lecho flotante a los movimientos del buque es uno de los aspectos que requerirían un análisis específico en una fase de diseño posterior.</w:t>
        </w:r>
      </w:ins>
    </w:p>
    <w:p w14:paraId="41ACACD6" w14:textId="0DE02507" w:rsidR="0067369D" w:rsidRPr="0067369D" w:rsidRDefault="0067369D" w:rsidP="0067369D">
      <w:pPr>
        <w:spacing w:before="100" w:beforeAutospacing="1" w:after="100" w:afterAutospacing="1" w:line="360" w:lineRule="auto"/>
        <w:rPr>
          <w:rFonts w:eastAsia="Times New Roman" w:cs="Times New Roman"/>
        </w:rPr>
      </w:pPr>
      <w:r>
        <w:rPr>
          <w:rFonts w:eastAsia="Times New Roman" w:cs="Times New Roman"/>
        </w:rPr>
        <w:t xml:space="preserve">Superadas estas consideraciones iniciales, se evalúan los requisitos operativos básicos asociados a la explotación de un buque mercante. En particular, se establece la necesidad de que el reactor sea capaz de operar de forma continua durante al menos cinco años sin necesidad de parada para recarga, en concordancia con los intervalos típicos de entrada en dique seco establecidos por las sociedades de clasificación. Asimismo, la potencia térmica y eléctrica del reactor debe ser compatible con las necesidades reales de propulsión naval. </w:t>
      </w:r>
      <w:del w:id="90076" w:author="Claude" w:date="2026-10-20T00:00:00Z">
        <w:r>
          <w:rPr>
            <w:rFonts w:eastAsia="Times New Roman" w:cs="Times New Roman"/>
          </w:rPr>
          <w:delText xml:space="preserve">Si bien los grandes</w:delText>
        </w:r>
      </w:del>
      <w:ins w:id="90077" w:author="Claude" w:date="2026-10-20T00:00:00Z">
        <w:r>
          <w:rPr>
            <w:rFonts w:eastAsia="Times New Roman" w:cs="Times New Roman"/>
          </w:rPr>
          <w:t>Dado que los grandes</w:t>
        </w:r>
      </w:ins>
      <w:r>
        <w:rPr>
          <w:rFonts w:eastAsia="Times New Roman" w:cs="Times New Roman"/>
        </w:rPr>
        <w:t xml:space="preserve"> portacontenedores, petroleros o buques de gas natural licuado pueden requerir potencias superiores a </w:t>
      </w:r>
      <w:del w:id="90078" w:author="Claude" w:date="2026-10-20T00:00:00Z">
        <w:r>
          <w:rPr>
            <w:rFonts w:eastAsia="Times New Roman" w:cs="Times New Roman"/>
          </w:rPr>
          <w:delText xml:space="preserve">50 MWe, por lo que se excluyen</w:delText>
        </w:r>
      </w:del>
      <w:ins w:id="90079" w:author="Claude" w:date="2026-10-20T00:00:00Z">
        <w:r>
          <w:rPr>
            <w:rFonts w:eastAsia="Times New Roman" w:cs="Times New Roman"/>
          </w:rPr>
          <w:t>50 MWe, se excluyen</w:t>
        </w:r>
      </w:ins>
      <w:r>
        <w:rPr>
          <w:rFonts w:eastAsia="Times New Roman" w:cs="Times New Roman"/>
        </w:rPr>
        <w:t xml:space="preserve"> aquellos diseños cuya potencia no pueda adaptarse a estos rangos mediante modificaciones de diseño menores.</w:t>
      </w:r>
    </w:p>
    <w:p w14:paraId="186F6B41" w14:textId="77777777" w:rsidR="0067369D" w:rsidRPr="0067369D" w:rsidRDefault="0067369D" w:rsidP="0067369D">
      <w:pPr>
        <w:spacing w:before="100" w:beforeAutospacing="1" w:after="100" w:afterAutospacing="1" w:line="360" w:lineRule="auto"/>
        <w:rPr>
          <w:rFonts w:eastAsia="Times New Roman" w:cs="Times New Roman"/>
        </w:rPr>
      </w:pPr>
      <w:r>
        <w:rPr>
          <w:rFonts w:eastAsia="Times New Roman" w:cs="Times New Roman"/>
        </w:rPr>
        <w:t>En una etapa posterior del proceso de selección, se analizan aspectos relacionados con la seguridad intrínseca del reactor. En este sentido, se descartan los diseños que emplean agua como refrigerante primario, debido tanto a consideraciones técnicas como a limitaciones operativas y de aceptación pública en aplicaciones navales. De igual modo, se excluyen los conceptos que dependen de sistemas de seguridad activos que requieren alimentación eléctrica o intervención humana, priorizándose aquellos reactores de Generación IV que incorporan mecanismos de parada segura y eliminación del calor residual basados en principios pasivos.</w:t>
      </w:r>
    </w:p>
    <w:p w14:paraId="05726A78" w14:textId="77777777" w:rsidR="0067369D" w:rsidRPr="0067369D" w:rsidRDefault="0067369D" w:rsidP="0067369D">
      <w:pPr>
        <w:spacing w:before="100" w:beforeAutospacing="1" w:after="100" w:afterAutospacing="1" w:line="360" w:lineRule="auto"/>
        <w:rPr>
          <w:rFonts w:eastAsia="Times New Roman" w:cs="Times New Roman"/>
        </w:rPr>
      </w:pPr>
      <w:r>
        <w:rPr>
          <w:rFonts w:eastAsia="Times New Roman" w:cs="Times New Roman"/>
        </w:rPr>
        <w:t>El análisis incorpora asimismo criterios relacionados con el combustible nuclear y la no proliferación. Se establece como requisito que el enriquecimiento del combustible sea inferior al 20 % en uranio-235, en línea con las recomendaciones de los organismos internacionales, y que la generación de subproductos altamente tóxicos o radiactivos sea mínima. Adicionalmente, se valora la resistencia del diseño frente a la extracción y uso indebido del material fisible, un aspecto especialmente relevante en aplicaciones navales debido al tránsito frecuente entre distintas jurisdicciones, si bien se consideran aceptables determinados diseños cargados una única vez durante toda su vida útil.</w:t>
      </w:r>
    </w:p>
    <w:p w14:paraId="116B2682" w14:textId="77777777" w:rsidR="0067369D" w:rsidRPr="0067369D" w:rsidRDefault="0067369D" w:rsidP="0067369D">
      <w:pPr>
        <w:spacing w:before="100" w:beforeAutospacing="1" w:after="100" w:afterAutospacing="1" w:line="360" w:lineRule="auto"/>
        <w:rPr>
          <w:rFonts w:eastAsia="Times New Roman" w:cs="Times New Roman"/>
        </w:rPr>
      </w:pPr>
      <w:r>
        <w:rPr>
          <w:rFonts w:eastAsia="Times New Roman" w:cs="Times New Roman"/>
        </w:rPr>
        <w:t>Finalmente, se introducen consideraciones relativas a la viabilidad realista de los diseños desde el punto de vista tecnológico y regulatorio. Únicamente se consideran aquellos reactores que presentan un nivel de madurez tecnológica suficientemente elevado como para plantear un proceso de licenciamiento y puesta en servicio en un horizonte temporal razonable, descartándose propuestas en fases conceptuales tempranas. Asimismo, se tienen en cuenta posibles restricciones derivadas de controles de exportación o embargos comerciales que puedan limitar el acceso a tecnologías, materiales o componentes críticos necesarios para la implementación del reactor.</w:t>
      </w:r>
    </w:p>
    <w:p w14:paraId="56B10372" w14:textId="6AD04823" w:rsidR="0067369D" w:rsidRDefault="0067369D" w:rsidP="0067369D">
      <w:pPr>
        <w:spacing w:before="100" w:beforeAutospacing="1" w:after="100" w:afterAutospacing="1" w:line="360" w:lineRule="auto"/>
        <w:rPr>
          <w:rFonts w:ascii="Times New Roman" w:eastAsia="Times New Roman" w:hAnsi="Times New Roman" w:cs="Times New Roman"/>
          <w:sz w:val="24"/>
          <w:szCs w:val="24"/>
        </w:rPr>
      </w:pPr>
      <w:r>
        <w:rPr>
          <w:rFonts w:eastAsia="Times New Roman" w:cs="Times New Roman"/>
        </w:rPr>
        <w:t xml:space="preserve">El conjunto de criterios descritos, aplicado de forma secuencial al listado inicial de diseños SMR, permite realizar un filtrado progresivo y técnicamente justificado que conduce a un número reducido de reactores candidatos. A modo de síntesis, la </w:t>
      </w:r>
      <w:r>
        <w:rPr>
          <w:rFonts w:eastAsia="Times New Roman" w:cs="Times New Roman"/>
        </w:rPr>
        <w:fldChar w:fldCharType="begin"/>
      </w:r>
      <w:r>
        <w:rPr>
          <w:rFonts w:eastAsia="Times New Roman" w:cs="Times New Roman"/>
        </w:rPr>
        <w:instrText xml:space="preserve"> REF _Ref220615839 \h </w:instrText>
      </w:r>
      <w:r>
        <w:rPr>
          <w:rFonts w:eastAsia="Times New Roman" w:cs="Times New Roman"/>
        </w:rPr>
        <w:fldChar w:fldCharType="separate"/>
      </w:r>
      <w:r>
        <w:t xml:space="preserve">Tabla 5</w:t>
      </w:r>
      <w:r>
        <w:rPr>
          <w:noProof/>
        </w:rPr>
        <w:t/>
      </w:r>
      <w:r>
        <w:rPr>
          <w:rFonts w:eastAsia="Times New Roman" w:cs="Times New Roman"/>
        </w:rPr>
        <w:fldChar w:fldCharType="end"/>
      </w:r>
      <w:r>
        <w:rPr>
          <w:rFonts w:eastAsia="Times New Roman" w:cs="Times New Roman"/>
        </w:rPr>
        <w:t xml:space="preserve"> recoge los criterios de exclusión considerados, organizados según el orden lógico de aplicación seguido en este estudio, y constituye una referencia resumida del proceso de selección desarrollado</w:t>
      </w:r>
      <w:r>
        <w:rPr>
          <w:rFonts w:ascii="Times New Roman" w:eastAsia="Times New Roman" w:hAnsi="Times New Roman" w:cs="Times New Roman"/>
          <w:sz w:val="24"/>
          <w:szCs w:val="24"/>
        </w:rPr>
        <w:t>.</w:t>
      </w:r>
    </w:p>
    <w:p xmlns:ns4="urn:tmp" w14:paraId="163A6C86" w14:textId="18E90C45" w:rsidR="00013860" w:rsidRDefault="00013860" w:rsidP="00013860">
      <w:pPr>
        <w:pStyle w:val="Descripcin"/>
        <w:keepNext/>
        <w:jc w:val="center"/>
      </w:pPr>
      <w:bookmarkStart w:id="9" w:name="_Ref220615839"/>
      <w:r>
        <w:t xml:space="preserve">Tabla </w:t>
      </w:r>
      <w:fldSimple w:instr=" SEQ Tabla \* ARABIC ">
        <w:r>
          <w:rPr>
            <w:noProof/>
          </w:rPr>
          <w:t>5</w:t>
        </w:r>
      </w:fldSimple>
      <w:bookmarkEnd w:id="9"/>
      <w:r>
        <w:t>: Resumen de los criterios de exclusión</w:t>
      </w:r>
    </w:p>
    <w:tbl>
      <w:tblPr>
        <w:tblW w:w="9420" w:type="dxa"/>
        <w:jc w:val="center"/>
        <w:tblCellMar>
          <w:left w:w="70" w:type="dxa"/>
          <w:right w:w="70" w:type="dxa"/>
        </w:tblCellMar>
        <w:tblLook w:val="04A0" w:firstRow="1" w:lastRow="0" w:firstColumn="1" w:lastColumn="0" w:noHBand="0" w:noVBand="1"/>
      </w:tblPr>
      <w:tblGrid>
        <w:gridCol w:w="1935"/>
        <w:gridCol w:w="781"/>
        <w:gridCol w:w="2272"/>
        <w:gridCol w:w="4432"/>
      </w:tblGrid>
      <w:tr w:rsidR="00013860" w:rsidRPr="00013860" w14:paraId="4FFF9BBC" w14:textId="77777777" w:rsidTr="009B7408">
        <w:trPr>
          <w:trHeight w:val="300"/>
          <w:jc w:val="center"/>
        </w:trPr>
        <w:tc>
          <w:tcPr>
            <w:tcW w:w="1940" w:type="dxa"/>
            <w:tcBorders>
              <w:top w:val="single" w:sz="8" w:space="0" w:color="auto"/>
              <w:left w:val="single" w:sz="8" w:space="0" w:color="auto"/>
              <w:bottom w:val="single" w:sz="8" w:space="0" w:color="auto"/>
              <w:right w:val="single" w:sz="4" w:space="0" w:color="auto"/>
            </w:tcBorders>
            <w:vAlign w:val="center"/>
            <w:hideMark/>
          </w:tcPr>
          <w:p w14:paraId="76122351" w14:textId="77777777" w:rsidR="00013860" w:rsidRPr="00013860" w:rsidRDefault="00013860" w:rsidP="0001386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Categoría</w:t>
            </w:r>
          </w:p>
        </w:tc>
        <w:tc>
          <w:tcPr>
            <w:tcW w:w="740" w:type="dxa"/>
            <w:tcBorders>
              <w:top w:val="single" w:sz="8" w:space="0" w:color="auto"/>
              <w:left w:val="nil"/>
              <w:bottom w:val="single" w:sz="8" w:space="0" w:color="auto"/>
              <w:right w:val="single" w:sz="4" w:space="0" w:color="auto"/>
            </w:tcBorders>
            <w:vAlign w:val="center"/>
            <w:hideMark/>
          </w:tcPr>
          <w:p w14:paraId="30E1E040" w14:textId="77777777" w:rsidR="00013860" w:rsidRPr="00013860" w:rsidRDefault="00013860" w:rsidP="0001386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Código</w:t>
            </w:r>
          </w:p>
        </w:tc>
        <w:tc>
          <w:tcPr>
            <w:tcW w:w="2280" w:type="dxa"/>
            <w:tcBorders>
              <w:top w:val="single" w:sz="8" w:space="0" w:color="auto"/>
              <w:left w:val="nil"/>
              <w:bottom w:val="single" w:sz="8" w:space="0" w:color="auto"/>
              <w:right w:val="single" w:sz="4" w:space="0" w:color="auto"/>
            </w:tcBorders>
            <w:vAlign w:val="center"/>
            <w:hideMark/>
          </w:tcPr>
          <w:p w14:paraId="6464BA9C" w14:textId="77777777" w:rsidR="00013860" w:rsidRPr="00013860" w:rsidRDefault="00013860" w:rsidP="0001386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Criterio de exclusión</w:t>
            </w:r>
          </w:p>
        </w:tc>
        <w:tc>
          <w:tcPr>
            <w:tcW w:w="4460" w:type="dxa"/>
            <w:tcBorders>
              <w:top w:val="single" w:sz="8" w:space="0" w:color="auto"/>
              <w:left w:val="nil"/>
              <w:bottom w:val="single" w:sz="8" w:space="0" w:color="auto"/>
              <w:right w:val="single" w:sz="8" w:space="0" w:color="auto"/>
            </w:tcBorders>
            <w:vAlign w:val="center"/>
            <w:hideMark/>
          </w:tcPr>
          <w:p w14:paraId="0757D7D4" w14:textId="77777777" w:rsidR="00013860" w:rsidRPr="00013860" w:rsidRDefault="00013860" w:rsidP="0001386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Descripción resumida</w:t>
            </w:r>
          </w:p>
        </w:tc>
      </w:tr>
      <w:tr w:rsidR="00013860" w:rsidRPr="00013860" w14:paraId="76DCC86F" w14:textId="77777777" w:rsidTr="009B7408">
        <w:trPr>
          <w:trHeight w:val="1104"/>
          <w:jc w:val="center"/>
        </w:trPr>
        <w:tc>
          <w:tcPr>
            <w:tcW w:w="1940" w:type="dxa"/>
            <w:vMerge w:val="restart"/>
            <w:tcBorders>
              <w:top w:val="nil"/>
              <w:left w:val="single" w:sz="8" w:space="0" w:color="auto"/>
              <w:bottom w:val="single" w:sz="8" w:space="0" w:color="000000"/>
              <w:right w:val="single" w:sz="8" w:space="0" w:color="auto"/>
            </w:tcBorders>
            <w:vAlign w:val="center"/>
            <w:hideMark/>
          </w:tcPr>
          <w:p w14:paraId="1C064C39"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Compatibilidad con el entorno marino</w:t>
            </w:r>
          </w:p>
        </w:tc>
        <w:tc>
          <w:tcPr>
            <w:tcW w:w="740" w:type="dxa"/>
            <w:tcBorders>
              <w:top w:val="nil"/>
              <w:left w:val="nil"/>
              <w:bottom w:val="single" w:sz="4" w:space="0" w:color="auto"/>
              <w:right w:val="single" w:sz="4" w:space="0" w:color="auto"/>
            </w:tcBorders>
            <w:vAlign w:val="center"/>
            <w:hideMark/>
          </w:tcPr>
          <w:p w14:paraId="38A6E0C7"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C1</w:t>
            </w:r>
          </w:p>
        </w:tc>
        <w:tc>
          <w:tcPr>
            <w:tcW w:w="2280" w:type="dxa"/>
            <w:tcBorders>
              <w:top w:val="nil"/>
              <w:left w:val="nil"/>
              <w:bottom w:val="single" w:sz="4" w:space="0" w:color="auto"/>
              <w:right w:val="single" w:sz="4" w:space="0" w:color="auto"/>
            </w:tcBorders>
            <w:vAlign w:val="center"/>
            <w:hideMark/>
          </w:tcPr>
          <w:p w14:paraId="750A035D"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Reactividad química del refrigerante con el agua</w:t>
            </w:r>
          </w:p>
        </w:tc>
        <w:tc>
          <w:tcPr>
            <w:tcW w:w="4460" w:type="dxa"/>
            <w:tcBorders>
              <w:top w:val="nil"/>
              <w:left w:val="nil"/>
              <w:bottom w:val="single" w:sz="4" w:space="0" w:color="auto"/>
              <w:right w:val="single" w:sz="8" w:space="0" w:color="auto"/>
            </w:tcBorders>
            <w:vAlign w:val="center"/>
            <w:hideMark/>
          </w:tcPr>
          <w:p w14:paraId="1C2FF528"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Se excluyen conceptos cuyo refrigerante o sales reaccionan violentamente con el agua de mar, como sales basadas en NaCl o reactores rápidos refrigerados por sodio.</w:t>
            </w:r>
          </w:p>
        </w:tc>
      </w:tr>
      <w:tr w:rsidR="00013860" w:rsidRPr="00013860" w14:paraId="0ABDE51A" w14:textId="77777777" w:rsidTr="009B7408">
        <w:trPr>
          <w:trHeight w:val="1116"/>
          <w:jc w:val="center"/>
        </w:trPr>
        <w:tc>
          <w:tcPr>
            <w:tcW w:w="1940" w:type="dxa"/>
            <w:vMerge/>
            <w:tcBorders>
              <w:top w:val="nil"/>
              <w:left w:val="single" w:sz="8" w:space="0" w:color="auto"/>
              <w:bottom w:val="single" w:sz="8" w:space="0" w:color="000000"/>
              <w:right w:val="single" w:sz="8" w:space="0" w:color="auto"/>
            </w:tcBorders>
            <w:vAlign w:val="center"/>
            <w:hideMark/>
          </w:tcPr>
          <w:p w14:paraId="0F02406A" w14:textId="77777777" w:rsidR="00013860" w:rsidRPr="00013860" w:rsidRDefault="00013860" w:rsidP="00013860">
            <w:pPr>
              <w:spacing w:after="0" w:line="240" w:lineRule="auto"/>
              <w:jc w:val="left"/>
              <w:rPr>
                <w:rFonts w:ascii="Aptos Narrow" w:eastAsia="Times New Roman" w:hAnsi="Aptos Narrow" w:cs="Times New Roman"/>
                <w:color w:val="000000"/>
                <w:sz w:val="20"/>
                <w:szCs w:val="20"/>
              </w:rPr>
            </w:pPr>
          </w:p>
        </w:tc>
        <w:tc>
          <w:tcPr>
            <w:tcW w:w="740" w:type="dxa"/>
            <w:tcBorders>
              <w:top w:val="nil"/>
              <w:left w:val="nil"/>
              <w:bottom w:val="single" w:sz="8" w:space="0" w:color="auto"/>
              <w:right w:val="single" w:sz="4" w:space="0" w:color="auto"/>
            </w:tcBorders>
            <w:vAlign w:val="center"/>
            <w:hideMark/>
          </w:tcPr>
          <w:p w14:paraId="646DE02C"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C2</w:t>
            </w:r>
          </w:p>
        </w:tc>
        <w:tc>
          <w:tcPr>
            <w:tcW w:w="2280" w:type="dxa"/>
            <w:tcBorders>
              <w:top w:val="nil"/>
              <w:left w:val="nil"/>
              <w:bottom w:val="single" w:sz="8" w:space="0" w:color="auto"/>
              <w:right w:val="single" w:sz="4" w:space="0" w:color="auto"/>
            </w:tcBorders>
            <w:vAlign w:val="center"/>
            <w:hideMark/>
          </w:tcPr>
          <w:p w14:paraId="663DE4A1"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Alta presión en el sistema primario</w:t>
            </w:r>
          </w:p>
        </w:tc>
        <w:tc>
          <w:tcPr>
            <w:tcW w:w="4460" w:type="dxa"/>
            <w:tcBorders>
              <w:top w:val="nil"/>
              <w:left w:val="nil"/>
              <w:bottom w:val="single" w:sz="8" w:space="0" w:color="auto"/>
              <w:right w:val="single" w:sz="8" w:space="0" w:color="auto"/>
            </w:tcBorders>
            <w:vAlign w:val="center"/>
            <w:hideMark/>
          </w:tcPr>
          <w:p w14:paraId="6F78DCDC"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Los reactores deben garantizar que la presión máxima en condiciones accidentales se mantenga dentro de los límites estructurales admisibles del buque.</w:t>
            </w:r>
          </w:p>
        </w:tc>
      </w:tr>
      <w:tr w:rsidR="00013860" w:rsidRPr="00013860" w14:paraId="1DA10C6A" w14:textId="77777777" w:rsidTr="009B7408">
        <w:trPr>
          <w:trHeight w:val="1116"/>
          <w:jc w:val="center"/>
        </w:trPr>
        <w:tc>
          <w:tcPr>
            <w:tcW w:w="1940" w:type="dxa"/>
            <w:tcBorders>
              <w:top w:val="nil"/>
              <w:left w:val="single" w:sz="8" w:space="0" w:color="auto"/>
              <w:bottom w:val="single" w:sz="8" w:space="0" w:color="auto"/>
              <w:right w:val="single" w:sz="8" w:space="0" w:color="auto"/>
            </w:tcBorders>
            <w:vAlign w:val="center"/>
            <w:hideMark/>
          </w:tcPr>
          <w:p w14:paraId="320ACF9E"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Compatibilidad estructural</w:t>
            </w:r>
          </w:p>
        </w:tc>
        <w:tc>
          <w:tcPr>
            <w:tcW w:w="740" w:type="dxa"/>
            <w:tcBorders>
              <w:top w:val="nil"/>
              <w:left w:val="nil"/>
              <w:bottom w:val="single" w:sz="8" w:space="0" w:color="auto"/>
              <w:right w:val="single" w:sz="4" w:space="0" w:color="auto"/>
            </w:tcBorders>
            <w:vAlign w:val="center"/>
            <w:hideMark/>
          </w:tcPr>
          <w:p w14:paraId="63CBAA93"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C3</w:t>
            </w:r>
          </w:p>
        </w:tc>
        <w:tc>
          <w:tcPr>
            <w:tcW w:w="2280" w:type="dxa"/>
            <w:tcBorders>
              <w:top w:val="nil"/>
              <w:left w:val="nil"/>
              <w:bottom w:val="single" w:sz="8" w:space="0" w:color="auto"/>
              <w:right w:val="single" w:sz="4" w:space="0" w:color="auto"/>
            </w:tcBorders>
            <w:vAlign w:val="center"/>
            <w:hideMark/>
          </w:tcPr>
          <w:p w14:paraId="175BC2DD"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Uso de tecnología clásica de lecho de esferas</w:t>
            </w:r>
          </w:p>
        </w:tc>
        <w:tc>
          <w:tcPr>
            <w:tcW w:w="4460" w:type="dxa"/>
            <w:tcBorders>
              <w:top w:val="nil"/>
              <w:left w:val="nil"/>
              <w:bottom w:val="single" w:sz="8" w:space="0" w:color="auto"/>
              <w:right w:val="single" w:sz="8" w:space="0" w:color="auto"/>
            </w:tcBorders>
            <w:vAlign w:val="center"/>
            <w:hideMark/>
          </w:tcPr>
          <w:p w14:paraId="364F5C9F"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Los reactores HTGR basados en lecho de esferas se descartan por su limitada tolerancia a movimientos bruscos y perturbaciones dinámicas propias del entorno marino.</w:t>
            </w:r>
          </w:p>
        </w:tc>
      </w:tr>
      <w:tr w:rsidR="00013860" w:rsidRPr="00013860" w14:paraId="54ABC10A" w14:textId="77777777" w:rsidTr="009B7408">
        <w:trPr>
          <w:trHeight w:val="1104"/>
          <w:jc w:val="center"/>
        </w:trPr>
        <w:tc>
          <w:tcPr>
            <w:tcW w:w="1940" w:type="dxa"/>
            <w:vMerge w:val="restart"/>
            <w:tcBorders>
              <w:top w:val="nil"/>
              <w:left w:val="single" w:sz="8" w:space="0" w:color="auto"/>
              <w:bottom w:val="single" w:sz="8" w:space="0" w:color="000000"/>
              <w:right w:val="single" w:sz="8" w:space="0" w:color="auto"/>
            </w:tcBorders>
            <w:vAlign w:val="center"/>
            <w:hideMark/>
          </w:tcPr>
          <w:p w14:paraId="46661161"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Requisitos operativos</w:t>
            </w:r>
          </w:p>
        </w:tc>
        <w:tc>
          <w:tcPr>
            <w:tcW w:w="740" w:type="dxa"/>
            <w:tcBorders>
              <w:top w:val="nil"/>
              <w:left w:val="nil"/>
              <w:bottom w:val="single" w:sz="4" w:space="0" w:color="auto"/>
              <w:right w:val="single" w:sz="4" w:space="0" w:color="auto"/>
            </w:tcBorders>
            <w:vAlign w:val="center"/>
            <w:hideMark/>
          </w:tcPr>
          <w:p w14:paraId="54B58C08"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C4</w:t>
            </w:r>
          </w:p>
        </w:tc>
        <w:tc>
          <w:tcPr>
            <w:tcW w:w="2280" w:type="dxa"/>
            <w:tcBorders>
              <w:top w:val="nil"/>
              <w:left w:val="nil"/>
              <w:bottom w:val="single" w:sz="4" w:space="0" w:color="auto"/>
              <w:right w:val="single" w:sz="4" w:space="0" w:color="auto"/>
            </w:tcBorders>
            <w:vAlign w:val="center"/>
            <w:hideMark/>
          </w:tcPr>
          <w:p w14:paraId="53C9E7EC"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Operación continua inferior a 5 años</w:t>
            </w:r>
          </w:p>
        </w:tc>
        <w:tc>
          <w:tcPr>
            <w:tcW w:w="4460" w:type="dxa"/>
            <w:tcBorders>
              <w:top w:val="nil"/>
              <w:left w:val="nil"/>
              <w:bottom w:val="single" w:sz="4" w:space="0" w:color="auto"/>
              <w:right w:val="single" w:sz="8" w:space="0" w:color="auto"/>
            </w:tcBorders>
            <w:vAlign w:val="center"/>
            <w:hideMark/>
          </w:tcPr>
          <w:p w14:paraId="03D31A7C"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El reactor debe permitir al menos cinco años de operación continua sin necesidad de parada por recarga, acorde con los intervalos de dique seco de los buques.</w:t>
            </w:r>
          </w:p>
        </w:tc>
      </w:tr>
      <w:tr w:rsidR="00013860" w:rsidRPr="00013860" w14:paraId="4526C7EB" w14:textId="77777777" w:rsidTr="009B7408">
        <w:trPr>
          <w:trHeight w:val="1116"/>
          <w:jc w:val="center"/>
        </w:trPr>
        <w:tc>
          <w:tcPr>
            <w:tcW w:w="1940" w:type="dxa"/>
            <w:vMerge/>
            <w:tcBorders>
              <w:top w:val="nil"/>
              <w:left w:val="single" w:sz="8" w:space="0" w:color="auto"/>
              <w:bottom w:val="single" w:sz="8" w:space="0" w:color="000000"/>
              <w:right w:val="single" w:sz="8" w:space="0" w:color="auto"/>
            </w:tcBorders>
            <w:vAlign w:val="center"/>
            <w:hideMark/>
          </w:tcPr>
          <w:p w14:paraId="5C198D19" w14:textId="77777777" w:rsidR="00013860" w:rsidRPr="00013860" w:rsidRDefault="00013860" w:rsidP="00013860">
            <w:pPr>
              <w:spacing w:after="0" w:line="240" w:lineRule="auto"/>
              <w:jc w:val="left"/>
              <w:rPr>
                <w:rFonts w:ascii="Aptos Narrow" w:eastAsia="Times New Roman" w:hAnsi="Aptos Narrow" w:cs="Times New Roman"/>
                <w:color w:val="000000"/>
                <w:sz w:val="20"/>
                <w:szCs w:val="20"/>
              </w:rPr>
            </w:pPr>
          </w:p>
        </w:tc>
        <w:tc>
          <w:tcPr>
            <w:tcW w:w="740" w:type="dxa"/>
            <w:tcBorders>
              <w:top w:val="nil"/>
              <w:left w:val="nil"/>
              <w:bottom w:val="single" w:sz="8" w:space="0" w:color="auto"/>
              <w:right w:val="single" w:sz="4" w:space="0" w:color="auto"/>
            </w:tcBorders>
            <w:vAlign w:val="center"/>
            <w:hideMark/>
          </w:tcPr>
          <w:p w14:paraId="5B46EA92"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C5</w:t>
            </w:r>
          </w:p>
        </w:tc>
        <w:tc>
          <w:tcPr>
            <w:tcW w:w="2280" w:type="dxa"/>
            <w:tcBorders>
              <w:top w:val="nil"/>
              <w:left w:val="nil"/>
              <w:bottom w:val="single" w:sz="8" w:space="0" w:color="auto"/>
              <w:right w:val="single" w:sz="4" w:space="0" w:color="auto"/>
            </w:tcBorders>
            <w:vAlign w:val="center"/>
            <w:hideMark/>
          </w:tcPr>
          <w:p w14:paraId="4AA1D1DC"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Potencia de salida no adaptable</w:t>
            </w:r>
          </w:p>
        </w:tc>
        <w:tc>
          <w:tcPr>
            <w:tcW w:w="4460" w:type="dxa"/>
            <w:tcBorders>
              <w:top w:val="nil"/>
              <w:left w:val="nil"/>
              <w:bottom w:val="single" w:sz="8" w:space="0" w:color="auto"/>
              <w:right w:val="single" w:sz="8" w:space="0" w:color="auto"/>
            </w:tcBorders>
            <w:vAlign w:val="center"/>
            <w:hideMark/>
          </w:tcPr>
          <w:p w14:paraId="3CFCB133"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Se excluyen los reactores cuya potencia térmica o eléctrica no pueda ajustarse al rango requerido por distintos tipos de buques mediante modificaciones de diseño menores.</w:t>
            </w:r>
          </w:p>
        </w:tc>
      </w:tr>
      <w:tr w:rsidR="00013860" w:rsidRPr="00013860" w14:paraId="6369A75F" w14:textId="77777777" w:rsidTr="009B7408">
        <w:trPr>
          <w:trHeight w:val="1104"/>
          <w:jc w:val="center"/>
        </w:trPr>
        <w:tc>
          <w:tcPr>
            <w:tcW w:w="1940" w:type="dxa"/>
            <w:vMerge w:val="restart"/>
            <w:tcBorders>
              <w:top w:val="nil"/>
              <w:left w:val="single" w:sz="8" w:space="0" w:color="auto"/>
              <w:bottom w:val="single" w:sz="8" w:space="0" w:color="000000"/>
              <w:right w:val="single" w:sz="8" w:space="0" w:color="auto"/>
            </w:tcBorders>
            <w:vAlign w:val="center"/>
            <w:hideMark/>
          </w:tcPr>
          <w:p w14:paraId="7BD06CC4"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Seguridad intrínseca</w:t>
            </w:r>
          </w:p>
        </w:tc>
        <w:tc>
          <w:tcPr>
            <w:tcW w:w="740" w:type="dxa"/>
            <w:tcBorders>
              <w:top w:val="nil"/>
              <w:left w:val="nil"/>
              <w:bottom w:val="single" w:sz="4" w:space="0" w:color="auto"/>
              <w:right w:val="single" w:sz="4" w:space="0" w:color="auto"/>
            </w:tcBorders>
            <w:vAlign w:val="center"/>
            <w:hideMark/>
          </w:tcPr>
          <w:p w14:paraId="05E998B6"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C6</w:t>
            </w:r>
          </w:p>
        </w:tc>
        <w:tc>
          <w:tcPr>
            <w:tcW w:w="2280" w:type="dxa"/>
            <w:tcBorders>
              <w:top w:val="nil"/>
              <w:left w:val="nil"/>
              <w:bottom w:val="single" w:sz="4" w:space="0" w:color="auto"/>
              <w:right w:val="single" w:sz="4" w:space="0" w:color="auto"/>
            </w:tcBorders>
            <w:vAlign w:val="center"/>
            <w:hideMark/>
          </w:tcPr>
          <w:p w14:paraId="6D943B2E"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Uso de agua como refrigerante</w:t>
            </w:r>
          </w:p>
        </w:tc>
        <w:tc>
          <w:tcPr>
            <w:tcW w:w="4460" w:type="dxa"/>
            <w:tcBorders>
              <w:top w:val="nil"/>
              <w:left w:val="nil"/>
              <w:bottom w:val="single" w:sz="4" w:space="0" w:color="auto"/>
              <w:right w:val="single" w:sz="8" w:space="0" w:color="auto"/>
            </w:tcBorders>
            <w:vAlign w:val="center"/>
            <w:hideMark/>
          </w:tcPr>
          <w:p w14:paraId="6AAF5556"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Los SMR refrigerados por agua quedan excluidos por razones de percepción pública, limitaciones operativas y dificultad para cumplir los requisitos de operación continua.</w:t>
            </w:r>
          </w:p>
        </w:tc>
      </w:tr>
      <w:tr w:rsidR="00013860" w:rsidRPr="00013860" w14:paraId="4F0922D8" w14:textId="77777777" w:rsidTr="009B7408">
        <w:trPr>
          <w:trHeight w:val="1116"/>
          <w:jc w:val="center"/>
        </w:trPr>
        <w:tc>
          <w:tcPr>
            <w:tcW w:w="1940" w:type="dxa"/>
            <w:vMerge/>
            <w:tcBorders>
              <w:top w:val="nil"/>
              <w:left w:val="single" w:sz="8" w:space="0" w:color="auto"/>
              <w:bottom w:val="single" w:sz="8" w:space="0" w:color="000000"/>
              <w:right w:val="single" w:sz="8" w:space="0" w:color="auto"/>
            </w:tcBorders>
            <w:vAlign w:val="center"/>
            <w:hideMark/>
          </w:tcPr>
          <w:p w14:paraId="6746CD43" w14:textId="77777777" w:rsidR="00013860" w:rsidRPr="00013860" w:rsidRDefault="00013860" w:rsidP="00013860">
            <w:pPr>
              <w:spacing w:after="0" w:line="240" w:lineRule="auto"/>
              <w:jc w:val="left"/>
              <w:rPr>
                <w:rFonts w:ascii="Aptos Narrow" w:eastAsia="Times New Roman" w:hAnsi="Aptos Narrow" w:cs="Times New Roman"/>
                <w:color w:val="000000"/>
                <w:sz w:val="20"/>
                <w:szCs w:val="20"/>
              </w:rPr>
            </w:pPr>
          </w:p>
        </w:tc>
        <w:tc>
          <w:tcPr>
            <w:tcW w:w="740" w:type="dxa"/>
            <w:tcBorders>
              <w:top w:val="nil"/>
              <w:left w:val="nil"/>
              <w:bottom w:val="single" w:sz="8" w:space="0" w:color="auto"/>
              <w:right w:val="single" w:sz="4" w:space="0" w:color="auto"/>
            </w:tcBorders>
            <w:vAlign w:val="center"/>
            <w:hideMark/>
          </w:tcPr>
          <w:p w14:paraId="223D76CE"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C7</w:t>
            </w:r>
          </w:p>
        </w:tc>
        <w:tc>
          <w:tcPr>
            <w:tcW w:w="2280" w:type="dxa"/>
            <w:tcBorders>
              <w:top w:val="nil"/>
              <w:left w:val="nil"/>
              <w:bottom w:val="single" w:sz="8" w:space="0" w:color="auto"/>
              <w:right w:val="single" w:sz="4" w:space="0" w:color="auto"/>
            </w:tcBorders>
            <w:vAlign w:val="center"/>
            <w:hideMark/>
          </w:tcPr>
          <w:p w14:paraId="2B039328"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Dependencia de sistemas de seguridad activos</w:t>
            </w:r>
          </w:p>
        </w:tc>
        <w:tc>
          <w:tcPr>
            <w:tcW w:w="4460" w:type="dxa"/>
            <w:tcBorders>
              <w:top w:val="nil"/>
              <w:left w:val="nil"/>
              <w:bottom w:val="single" w:sz="8" w:space="0" w:color="auto"/>
              <w:right w:val="single" w:sz="8" w:space="0" w:color="auto"/>
            </w:tcBorders>
            <w:vAlign w:val="center"/>
            <w:hideMark/>
          </w:tcPr>
          <w:p w14:paraId="43312299"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Se descartan los conceptos que no incorporan sistemas de seguridad pasivos claramente definidos o que dependen de acción humana o alimentación eléctrica externa.</w:t>
            </w:r>
          </w:p>
        </w:tc>
      </w:tr>
      <w:tr w:rsidR="00013860" w:rsidRPr="00013860" w14:paraId="405A2D36" w14:textId="77777777" w:rsidTr="009B7408">
        <w:trPr>
          <w:trHeight w:val="1104"/>
          <w:jc w:val="center"/>
        </w:trPr>
        <w:tc>
          <w:tcPr>
            <w:tcW w:w="1940" w:type="dxa"/>
            <w:vMerge w:val="restart"/>
            <w:tcBorders>
              <w:top w:val="nil"/>
              <w:left w:val="single" w:sz="8" w:space="0" w:color="auto"/>
              <w:bottom w:val="single" w:sz="8" w:space="0" w:color="000000"/>
              <w:right w:val="single" w:sz="8" w:space="0" w:color="auto"/>
            </w:tcBorders>
            <w:vAlign w:val="center"/>
            <w:hideMark/>
          </w:tcPr>
          <w:p w14:paraId="2C8A9B73"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No proliferación y protección</w:t>
            </w:r>
          </w:p>
        </w:tc>
        <w:tc>
          <w:tcPr>
            <w:tcW w:w="740" w:type="dxa"/>
            <w:tcBorders>
              <w:top w:val="nil"/>
              <w:left w:val="nil"/>
              <w:bottom w:val="single" w:sz="4" w:space="0" w:color="auto"/>
              <w:right w:val="single" w:sz="4" w:space="0" w:color="auto"/>
            </w:tcBorders>
            <w:vAlign w:val="center"/>
            <w:hideMark/>
          </w:tcPr>
          <w:p w14:paraId="5C7A6298"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C8</w:t>
            </w:r>
          </w:p>
        </w:tc>
        <w:tc>
          <w:tcPr>
            <w:tcW w:w="2280" w:type="dxa"/>
            <w:tcBorders>
              <w:top w:val="nil"/>
              <w:left w:val="nil"/>
              <w:bottom w:val="single" w:sz="4" w:space="0" w:color="auto"/>
              <w:right w:val="single" w:sz="4" w:space="0" w:color="auto"/>
            </w:tcBorders>
            <w:vAlign w:val="center"/>
            <w:hideMark/>
          </w:tcPr>
          <w:p w14:paraId="5E253690"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Enriquecimiento de combustible elevado</w:t>
            </w:r>
          </w:p>
        </w:tc>
        <w:tc>
          <w:tcPr>
            <w:tcW w:w="4460" w:type="dxa"/>
            <w:tcBorders>
              <w:top w:val="nil"/>
              <w:left w:val="nil"/>
              <w:bottom w:val="single" w:sz="4" w:space="0" w:color="auto"/>
              <w:right w:val="single" w:sz="8" w:space="0" w:color="auto"/>
            </w:tcBorders>
            <w:vAlign w:val="center"/>
            <w:hideMark/>
          </w:tcPr>
          <w:p w14:paraId="54AB07E1"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El enriquecimiento del combustible debe ser inferior al 20 % en U-235, conforme a las recomendaciones internacionales en materia de seguridad y no proliferación.</w:t>
            </w:r>
          </w:p>
        </w:tc>
      </w:tr>
      <w:tr w:rsidR="00013860" w:rsidRPr="00013860" w14:paraId="670B1F3F" w14:textId="77777777" w:rsidTr="009B7408">
        <w:trPr>
          <w:trHeight w:val="828"/>
          <w:jc w:val="center"/>
        </w:trPr>
        <w:tc>
          <w:tcPr>
            <w:tcW w:w="1940" w:type="dxa"/>
            <w:vMerge/>
            <w:tcBorders>
              <w:top w:val="nil"/>
              <w:left w:val="single" w:sz="8" w:space="0" w:color="auto"/>
              <w:bottom w:val="single" w:sz="8" w:space="0" w:color="000000"/>
              <w:right w:val="single" w:sz="8" w:space="0" w:color="auto"/>
            </w:tcBorders>
            <w:vAlign w:val="center"/>
            <w:hideMark/>
          </w:tcPr>
          <w:p w14:paraId="5E854EBA" w14:textId="77777777" w:rsidR="00013860" w:rsidRPr="00013860" w:rsidRDefault="00013860" w:rsidP="00013860">
            <w:pPr>
              <w:spacing w:after="0" w:line="240" w:lineRule="auto"/>
              <w:jc w:val="left"/>
              <w:rPr>
                <w:rFonts w:ascii="Aptos Narrow" w:eastAsia="Times New Roman" w:hAnsi="Aptos Narrow" w:cs="Times New Roman"/>
                <w:color w:val="000000"/>
                <w:sz w:val="20"/>
                <w:szCs w:val="20"/>
              </w:rPr>
            </w:pPr>
          </w:p>
        </w:tc>
        <w:tc>
          <w:tcPr>
            <w:tcW w:w="740" w:type="dxa"/>
            <w:tcBorders>
              <w:top w:val="nil"/>
              <w:left w:val="nil"/>
              <w:bottom w:val="single" w:sz="4" w:space="0" w:color="auto"/>
              <w:right w:val="single" w:sz="4" w:space="0" w:color="auto"/>
            </w:tcBorders>
            <w:vAlign w:val="center"/>
            <w:hideMark/>
          </w:tcPr>
          <w:p w14:paraId="3B2A14CE"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C9</w:t>
            </w:r>
          </w:p>
        </w:tc>
        <w:tc>
          <w:tcPr>
            <w:tcW w:w="2280" w:type="dxa"/>
            <w:tcBorders>
              <w:top w:val="nil"/>
              <w:left w:val="nil"/>
              <w:bottom w:val="single" w:sz="4" w:space="0" w:color="auto"/>
              <w:right w:val="single" w:sz="4" w:space="0" w:color="auto"/>
            </w:tcBorders>
            <w:vAlign w:val="center"/>
            <w:hideMark/>
          </w:tcPr>
          <w:p w14:paraId="586CF781"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Generación de subproductos altamente tóxicos</w:t>
            </w:r>
          </w:p>
        </w:tc>
        <w:tc>
          <w:tcPr>
            <w:tcW w:w="4460" w:type="dxa"/>
            <w:tcBorders>
              <w:top w:val="nil"/>
              <w:left w:val="nil"/>
              <w:bottom w:val="single" w:sz="4" w:space="0" w:color="auto"/>
              <w:right w:val="single" w:sz="8" w:space="0" w:color="auto"/>
            </w:tcBorders>
            <w:vAlign w:val="center"/>
            <w:hideMark/>
          </w:tcPr>
          <w:p w14:paraId="675FF371"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Se descartan los reactores que generen cantidades significativas de isótopos altamente radiactivos, como Po-210 o Cl-36.</w:t>
            </w:r>
          </w:p>
        </w:tc>
      </w:tr>
      <w:tr w:rsidR="00013860" w:rsidRPr="00013860" w14:paraId="0D20AEE8" w14:textId="77777777" w:rsidTr="009B7408">
        <w:trPr>
          <w:trHeight w:val="1116"/>
          <w:jc w:val="center"/>
        </w:trPr>
        <w:tc>
          <w:tcPr>
            <w:tcW w:w="1940" w:type="dxa"/>
            <w:vMerge/>
            <w:tcBorders>
              <w:top w:val="nil"/>
              <w:left w:val="single" w:sz="8" w:space="0" w:color="auto"/>
              <w:bottom w:val="single" w:sz="8" w:space="0" w:color="000000"/>
              <w:right w:val="single" w:sz="8" w:space="0" w:color="auto"/>
            </w:tcBorders>
            <w:vAlign w:val="center"/>
            <w:hideMark/>
          </w:tcPr>
          <w:p w14:paraId="30BAB4FD" w14:textId="77777777" w:rsidR="00013860" w:rsidRPr="00013860" w:rsidRDefault="00013860" w:rsidP="00013860">
            <w:pPr>
              <w:spacing w:after="0" w:line="240" w:lineRule="auto"/>
              <w:jc w:val="left"/>
              <w:rPr>
                <w:rFonts w:ascii="Aptos Narrow" w:eastAsia="Times New Roman" w:hAnsi="Aptos Narrow" w:cs="Times New Roman"/>
                <w:color w:val="000000"/>
                <w:sz w:val="20"/>
                <w:szCs w:val="20"/>
              </w:rPr>
            </w:pPr>
          </w:p>
        </w:tc>
        <w:tc>
          <w:tcPr>
            <w:tcW w:w="740" w:type="dxa"/>
            <w:tcBorders>
              <w:top w:val="nil"/>
              <w:left w:val="nil"/>
              <w:bottom w:val="single" w:sz="8" w:space="0" w:color="auto"/>
              <w:right w:val="single" w:sz="4" w:space="0" w:color="auto"/>
            </w:tcBorders>
            <w:vAlign w:val="center"/>
            <w:hideMark/>
          </w:tcPr>
          <w:p w14:paraId="05BE267B"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C10</w:t>
            </w:r>
          </w:p>
        </w:tc>
        <w:tc>
          <w:tcPr>
            <w:tcW w:w="2280" w:type="dxa"/>
            <w:tcBorders>
              <w:top w:val="nil"/>
              <w:left w:val="nil"/>
              <w:bottom w:val="single" w:sz="8" w:space="0" w:color="auto"/>
              <w:right w:val="single" w:sz="4" w:space="0" w:color="auto"/>
            </w:tcBorders>
            <w:vAlign w:val="center"/>
            <w:hideMark/>
          </w:tcPr>
          <w:p w14:paraId="6AD6E49E"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Resistencia limitada a la proliferación</w:t>
            </w:r>
          </w:p>
        </w:tc>
        <w:tc>
          <w:tcPr>
            <w:tcW w:w="4460" w:type="dxa"/>
            <w:tcBorders>
              <w:top w:val="nil"/>
              <w:left w:val="nil"/>
              <w:bottom w:val="single" w:sz="8" w:space="0" w:color="auto"/>
              <w:right w:val="single" w:sz="8" w:space="0" w:color="auto"/>
            </w:tcBorders>
            <w:vAlign w:val="center"/>
            <w:hideMark/>
          </w:tcPr>
          <w:p w14:paraId="510D7A7B"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Se excluyen los diseños que no refuercen adecuadamente las barreras frente a la extracción y uso indebido del material fisible, especialmente en un contexto multinacional.</w:t>
            </w:r>
          </w:p>
        </w:tc>
      </w:tr>
      <w:tr w:rsidR="00013860" w:rsidRPr="00013860" w14:paraId="6FC0819C" w14:textId="77777777" w:rsidTr="009B7408">
        <w:trPr>
          <w:trHeight w:val="840"/>
          <w:jc w:val="center"/>
        </w:trPr>
        <w:tc>
          <w:tcPr>
            <w:tcW w:w="1940" w:type="dxa"/>
            <w:tcBorders>
              <w:top w:val="nil"/>
              <w:left w:val="single" w:sz="8" w:space="0" w:color="auto"/>
              <w:bottom w:val="single" w:sz="8" w:space="0" w:color="auto"/>
              <w:right w:val="single" w:sz="8" w:space="0" w:color="auto"/>
            </w:tcBorders>
            <w:vAlign w:val="center"/>
            <w:hideMark/>
          </w:tcPr>
          <w:p w14:paraId="39E2B52D"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Viabilidad tecnológica</w:t>
            </w:r>
          </w:p>
        </w:tc>
        <w:tc>
          <w:tcPr>
            <w:tcW w:w="740" w:type="dxa"/>
            <w:tcBorders>
              <w:top w:val="nil"/>
              <w:left w:val="nil"/>
              <w:bottom w:val="single" w:sz="8" w:space="0" w:color="auto"/>
              <w:right w:val="single" w:sz="4" w:space="0" w:color="auto"/>
            </w:tcBorders>
            <w:vAlign w:val="center"/>
            <w:hideMark/>
          </w:tcPr>
          <w:p w14:paraId="494D5058" w14:textId="77777777" w:rsidR="00013860" w:rsidRPr="00013860" w:rsidRDefault="00013860" w:rsidP="00013860">
            <w:pPr>
              <w:spacing w:after="0" w:line="240" w:lineRule="auto"/>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C11</w:t>
            </w:r>
          </w:p>
        </w:tc>
        <w:tc>
          <w:tcPr>
            <w:tcW w:w="2280" w:type="dxa"/>
            <w:tcBorders>
              <w:top w:val="nil"/>
              <w:left w:val="nil"/>
              <w:bottom w:val="single" w:sz="8" w:space="0" w:color="auto"/>
              <w:right w:val="single" w:sz="4" w:space="0" w:color="auto"/>
            </w:tcBorders>
            <w:vAlign w:val="center"/>
            <w:hideMark/>
          </w:tcPr>
          <w:p w14:paraId="3610275F"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Nivel de madurez tecnológica insuficiente</w:t>
            </w:r>
          </w:p>
        </w:tc>
        <w:tc>
          <w:tcPr>
            <w:tcW w:w="4460" w:type="dxa"/>
            <w:tcBorders>
              <w:top w:val="nil"/>
              <w:left w:val="nil"/>
              <w:bottom w:val="single" w:sz="8" w:space="0" w:color="auto"/>
              <w:right w:val="single" w:sz="8" w:space="0" w:color="auto"/>
            </w:tcBorders>
            <w:vAlign w:val="center"/>
            <w:hideMark/>
          </w:tcPr>
          <w:p w14:paraId="24C33477"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Solo se consideran diseños con un TRL elevado y una perspectiva realista de licenciamiento y puesta en servicio.</w:t>
            </w:r>
          </w:p>
        </w:tc>
      </w:tr>
      <w:tr w:rsidR="00013860" w:rsidRPr="00013860" w14:paraId="651ABFAB" w14:textId="77777777" w:rsidTr="009B7408">
        <w:trPr>
          <w:trHeight w:val="840"/>
          <w:jc w:val="center"/>
        </w:trPr>
        <w:tc>
          <w:tcPr>
            <w:tcW w:w="1940" w:type="dxa"/>
            <w:tcBorders>
              <w:top w:val="nil"/>
              <w:left w:val="single" w:sz="8" w:space="0" w:color="auto"/>
              <w:bottom w:val="single" w:sz="8" w:space="0" w:color="auto"/>
              <w:right w:val="single" w:sz="8" w:space="0" w:color="auto"/>
            </w:tcBorders>
            <w:vAlign w:val="center"/>
            <w:hideMark/>
          </w:tcPr>
          <w:p w14:paraId="47392958"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Restricciones externas</w:t>
            </w:r>
          </w:p>
        </w:tc>
        <w:tc>
          <w:tcPr>
            <w:tcW w:w="740" w:type="dxa"/>
            <w:tcBorders>
              <w:top w:val="nil"/>
              <w:left w:val="nil"/>
              <w:bottom w:val="single" w:sz="8" w:space="0" w:color="auto"/>
              <w:right w:val="single" w:sz="4" w:space="0" w:color="auto"/>
            </w:tcBorders>
            <w:vAlign w:val="center"/>
            <w:hideMark/>
          </w:tcPr>
          <w:p w14:paraId="76F3EF8E" w14:textId="77777777" w:rsidR="00013860" w:rsidRPr="00013860" w:rsidRDefault="00013860" w:rsidP="00A05413">
            <w:pPr>
              <w:spacing w:after="0" w:line="240" w:lineRule="auto"/>
              <w:ind w:left="1416" w:hanging="1416"/>
              <w:jc w:val="center"/>
              <w:rPr>
                <w:rFonts w:ascii="Aptos Narrow" w:eastAsia="Times New Roman" w:hAnsi="Aptos Narrow" w:cs="Times New Roman"/>
                <w:b/>
                <w:bCs/>
                <w:color w:val="000000"/>
                <w:sz w:val="20"/>
                <w:szCs w:val="20"/>
              </w:rPr>
            </w:pPr>
            <w:r>
              <w:rPr>
                <w:rFonts w:ascii="Aptos Narrow" w:eastAsia="Times New Roman" w:hAnsi="Aptos Narrow" w:cs="Times New Roman"/>
                <w:b/>
                <w:bCs/>
                <w:color w:val="000000"/>
                <w:sz w:val="20"/>
                <w:szCs w:val="20"/>
              </w:rPr>
              <w:t>C12</w:t>
            </w:r>
          </w:p>
        </w:tc>
        <w:tc>
          <w:tcPr>
            <w:tcW w:w="2280" w:type="dxa"/>
            <w:tcBorders>
              <w:top w:val="nil"/>
              <w:left w:val="nil"/>
              <w:bottom w:val="single" w:sz="8" w:space="0" w:color="auto"/>
              <w:right w:val="single" w:sz="4" w:space="0" w:color="auto"/>
            </w:tcBorders>
            <w:vAlign w:val="center"/>
            <w:hideMark/>
          </w:tcPr>
          <w:p w14:paraId="073A0B95"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Violación de controles de exportación</w:t>
            </w:r>
          </w:p>
        </w:tc>
        <w:tc>
          <w:tcPr>
            <w:tcW w:w="4460" w:type="dxa"/>
            <w:tcBorders>
              <w:top w:val="nil"/>
              <w:left w:val="nil"/>
              <w:bottom w:val="single" w:sz="8" w:space="0" w:color="auto"/>
              <w:right w:val="single" w:sz="8" w:space="0" w:color="auto"/>
            </w:tcBorders>
            <w:vAlign w:val="center"/>
            <w:hideMark/>
          </w:tcPr>
          <w:p w14:paraId="58DB034E" w14:textId="77777777" w:rsidR="00013860" w:rsidRPr="00013860" w:rsidRDefault="00013860" w:rsidP="00013860">
            <w:pPr>
              <w:spacing w:after="0" w:line="240" w:lineRule="auto"/>
              <w:jc w:val="center"/>
              <w:rPr>
                <w:rFonts w:ascii="Aptos Narrow" w:eastAsia="Times New Roman" w:hAnsi="Aptos Narrow" w:cs="Times New Roman"/>
                <w:color w:val="000000"/>
                <w:sz w:val="20"/>
                <w:szCs w:val="20"/>
              </w:rPr>
            </w:pPr>
            <w:r>
              <w:rPr>
                <w:rFonts w:ascii="Aptos Narrow" w:eastAsia="Times New Roman" w:hAnsi="Aptos Narrow" w:cs="Times New Roman"/>
                <w:color w:val="000000"/>
                <w:sz w:val="20"/>
                <w:szCs w:val="20"/>
              </w:rPr>
              <w:t>Se excluyen los conceptos afectados por embargos o restricciones que limiten el acceso a diseños, materiales críticos o componentes clave.</w:t>
            </w:r>
          </w:p>
        </w:tc>
      </w:tr>
    </w:tbl>
    <w:p w14:paraId="7F033CCA" w14:textId="723B4676" w:rsidR="002D7DE2" w:rsidRDefault="0022521D" w:rsidP="002D7DE2">
      <w:pPr>
        <w:pStyle w:val="Ttulo2"/>
      </w:pPr>
      <w:bookmarkStart w:id="10" w:name="_Toc221055521"/>
      <w:r>
        <w:t xml:space="preserve">Resultado del proceso de exclusión</w:t>
      </w:r>
      <w:bookmarkEnd w:id="10"/>
    </w:p>
    <w:p w14:paraId="7ABB1632" w14:textId="697F8BC3" w:rsidR="0022521D" w:rsidRPr="0022521D" w:rsidRDefault="0022521D" w:rsidP="0022521D">
      <w:pPr>
        <w:spacing w:line="360" w:lineRule="auto"/>
      </w:pPr>
      <w:r>
        <w:t xml:space="preserve">Con el objetivo de visualizar de forma clara el impacto del proceso de exclusión sobre el conjunto inicial de diseños SMR, en la </w:t>
      </w:r>
      <w:r>
        <w:fldChar w:fldCharType="begin"/>
      </w:r>
      <w:r>
        <w:instrText xml:space="preserve"> REF _Ref220615879 \h </w:instrText>
      </w:r>
      <w:r>
        <w:fldChar w:fldCharType="separate"/>
      </w:r>
      <w:r>
        <w:t xml:space="preserve">Tabla 6</w:t>
      </w:r>
      <w:r>
        <w:rPr>
          <w:noProof/>
        </w:rPr>
        <w:t/>
      </w:r>
      <w:r>
        <w:fldChar w:fldCharType="end"/>
      </w:r>
      <w:r>
        <w:t xml:space="preserve"> se ha asignado a cada reactor el criterio principal por el cual quedaría excluido del proceso de selección. Dado que los criterios se aplican de forma secuencial, una vez que un diseño incumple un determinado requisito deja de evaluarse frente a los criterios posteriores, por lo que el criterio indicado corresponde al primer factor limitante identificado en cada caso. Este enfoque permite identificar de manera directa qué diseños superan el cribado inicial y continúan siendo considerados como candidatos viables para el caso de estudio.</w:t>
      </w:r>
    </w:p>
    <w:p xmlns:ns5="urn:tmp" w14:paraId="30011690" w14:textId="7C42BECC" w:rsidR="0022521D" w:rsidRDefault="0022521D" w:rsidP="0022521D">
      <w:pPr>
        <w:pStyle w:val="Descripcin"/>
        <w:keepNext/>
        <w:jc w:val="center"/>
      </w:pPr>
      <w:bookmarkStart w:id="11" w:name="_Ref220615879"/>
      <w:r>
        <w:t xml:space="preserve">Tabla </w:t>
      </w:r>
      <w:fldSimple w:instr=" SEQ Tabla \* ARABIC ">
        <w:r>
          <w:rPr>
            <w:noProof/>
          </w:rPr>
          <w:t>6</w:t>
        </w:r>
      </w:fldSimple>
      <w:bookmarkEnd w:id="11"/>
      <w:r>
        <w:t xml:space="preserve">: Reactores SMR y criterio principal de exclusión</w:t>
      </w:r>
    </w:p>
    <w:tbl>
      <w:tblPr>
        <w:tblW w:w="8732" w:type="dxa"/>
        <w:jc w:val="center"/>
        <w:tblCellMar>
          <w:left w:w="70" w:type="dxa"/>
          <w:right w:w="70" w:type="dxa"/>
        </w:tblCellMar>
        <w:tblLook w:val="04A0" w:firstRow="1" w:lastRow="0" w:firstColumn="1" w:lastColumn="0" w:noHBand="0" w:noVBand="1"/>
      </w:tblPr>
      <w:tblGrid>
        <w:gridCol w:w="1691"/>
        <w:gridCol w:w="1189"/>
        <w:gridCol w:w="1640"/>
        <w:gridCol w:w="1300"/>
        <w:gridCol w:w="1640"/>
        <w:gridCol w:w="1272"/>
      </w:tblGrid>
      <w:tr w:rsidR="00033C12" w:rsidRPr="00033C12" w14:paraId="53473958" w14:textId="77777777" w:rsidTr="009B7408">
        <w:trPr>
          <w:trHeight w:val="300"/>
          <w:jc w:val="center"/>
        </w:trPr>
        <w:tc>
          <w:tcPr>
            <w:tcW w:w="1691" w:type="dxa"/>
            <w:tcBorders>
              <w:top w:val="single" w:sz="8" w:space="0" w:color="auto"/>
              <w:left w:val="single" w:sz="8" w:space="0" w:color="auto"/>
              <w:bottom w:val="single" w:sz="8" w:space="0" w:color="auto"/>
              <w:right w:val="single" w:sz="4" w:space="0" w:color="auto"/>
            </w:tcBorders>
            <w:noWrap/>
            <w:vAlign w:val="center"/>
            <w:hideMark/>
          </w:tcPr>
          <w:p w14:paraId="3D489C58"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Reactor</w:t>
            </w:r>
          </w:p>
        </w:tc>
        <w:tc>
          <w:tcPr>
            <w:tcW w:w="1189" w:type="dxa"/>
            <w:tcBorders>
              <w:top w:val="single" w:sz="8" w:space="0" w:color="auto"/>
              <w:left w:val="nil"/>
              <w:bottom w:val="single" w:sz="8" w:space="0" w:color="auto"/>
              <w:right w:val="single" w:sz="8" w:space="0" w:color="auto"/>
            </w:tcBorders>
            <w:noWrap/>
            <w:vAlign w:val="center"/>
            <w:hideMark/>
          </w:tcPr>
          <w:p w14:paraId="25A2B5F6"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Criterio</w:t>
            </w:r>
          </w:p>
        </w:tc>
        <w:tc>
          <w:tcPr>
            <w:tcW w:w="1640" w:type="dxa"/>
            <w:tcBorders>
              <w:top w:val="single" w:sz="8" w:space="0" w:color="auto"/>
              <w:left w:val="nil"/>
              <w:bottom w:val="single" w:sz="8" w:space="0" w:color="auto"/>
              <w:right w:val="single" w:sz="4" w:space="0" w:color="auto"/>
            </w:tcBorders>
            <w:noWrap/>
            <w:vAlign w:val="center"/>
            <w:hideMark/>
          </w:tcPr>
          <w:p w14:paraId="6E2B579C"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Reactor</w:t>
            </w:r>
          </w:p>
        </w:tc>
        <w:tc>
          <w:tcPr>
            <w:tcW w:w="1300" w:type="dxa"/>
            <w:tcBorders>
              <w:top w:val="single" w:sz="8" w:space="0" w:color="auto"/>
              <w:left w:val="nil"/>
              <w:bottom w:val="single" w:sz="8" w:space="0" w:color="auto"/>
              <w:right w:val="single" w:sz="8" w:space="0" w:color="auto"/>
            </w:tcBorders>
            <w:noWrap/>
            <w:vAlign w:val="center"/>
            <w:hideMark/>
          </w:tcPr>
          <w:p w14:paraId="0FCCF330"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Criterio</w:t>
            </w:r>
          </w:p>
        </w:tc>
        <w:tc>
          <w:tcPr>
            <w:tcW w:w="1640" w:type="dxa"/>
            <w:tcBorders>
              <w:top w:val="single" w:sz="8" w:space="0" w:color="auto"/>
              <w:left w:val="nil"/>
              <w:bottom w:val="single" w:sz="8" w:space="0" w:color="auto"/>
              <w:right w:val="single" w:sz="4" w:space="0" w:color="auto"/>
            </w:tcBorders>
            <w:noWrap/>
            <w:vAlign w:val="center"/>
            <w:hideMark/>
          </w:tcPr>
          <w:p w14:paraId="449A2120"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Reactor</w:t>
            </w:r>
          </w:p>
        </w:tc>
        <w:tc>
          <w:tcPr>
            <w:tcW w:w="1272" w:type="dxa"/>
            <w:tcBorders>
              <w:top w:val="single" w:sz="8" w:space="0" w:color="auto"/>
              <w:left w:val="nil"/>
              <w:bottom w:val="single" w:sz="8" w:space="0" w:color="auto"/>
              <w:right w:val="single" w:sz="8" w:space="0" w:color="auto"/>
            </w:tcBorders>
            <w:noWrap/>
            <w:vAlign w:val="center"/>
            <w:hideMark/>
          </w:tcPr>
          <w:p w14:paraId="67F5944D" w14:textId="77777777" w:rsidR="00033C12" w:rsidRPr="00033C12" w:rsidRDefault="00033C12" w:rsidP="00033C12">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Criterio</w:t>
            </w:r>
          </w:p>
        </w:tc>
      </w:tr>
      <w:tr w:rsidR="00033C12" w:rsidRPr="00033C12" w14:paraId="7F0488D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6E6FC9F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i-SMR</w:t>
            </w:r>
          </w:p>
        </w:tc>
        <w:tc>
          <w:tcPr>
            <w:tcW w:w="1189" w:type="dxa"/>
            <w:tcBorders>
              <w:top w:val="nil"/>
              <w:left w:val="nil"/>
              <w:bottom w:val="single" w:sz="4" w:space="0" w:color="auto"/>
              <w:right w:val="single" w:sz="8" w:space="0" w:color="auto"/>
            </w:tcBorders>
            <w:noWrap/>
            <w:vAlign w:val="center"/>
            <w:hideMark/>
          </w:tcPr>
          <w:p w14:paraId="51A4299A"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21DCD23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ACP100</w:t>
            </w:r>
          </w:p>
        </w:tc>
        <w:tc>
          <w:tcPr>
            <w:tcW w:w="1300" w:type="dxa"/>
            <w:tcBorders>
              <w:top w:val="nil"/>
              <w:left w:val="nil"/>
              <w:bottom w:val="single" w:sz="4" w:space="0" w:color="auto"/>
              <w:right w:val="single" w:sz="8" w:space="0" w:color="auto"/>
            </w:tcBorders>
            <w:noWrap/>
            <w:vAlign w:val="center"/>
            <w:hideMark/>
          </w:tcPr>
          <w:p w14:paraId="2F783BBA"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32982291"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SVBR-100</w:t>
            </w:r>
          </w:p>
        </w:tc>
        <w:tc>
          <w:tcPr>
            <w:tcW w:w="1272" w:type="dxa"/>
            <w:tcBorders>
              <w:top w:val="nil"/>
              <w:left w:val="nil"/>
              <w:bottom w:val="single" w:sz="4" w:space="0" w:color="auto"/>
              <w:right w:val="single" w:sz="8" w:space="0" w:color="auto"/>
            </w:tcBorders>
            <w:noWrap/>
            <w:vAlign w:val="center"/>
            <w:hideMark/>
          </w:tcPr>
          <w:p w14:paraId="1172DFE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C9</w:t>
            </w:r>
          </w:p>
        </w:tc>
      </w:tr>
      <w:tr w:rsidR="00033C12" w:rsidRPr="00033C12" w14:paraId="5492F05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6C029DD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AP-300</w:t>
            </w:r>
          </w:p>
        </w:tc>
        <w:tc>
          <w:tcPr>
            <w:tcW w:w="1189" w:type="dxa"/>
            <w:tcBorders>
              <w:top w:val="nil"/>
              <w:left w:val="nil"/>
              <w:bottom w:val="single" w:sz="4" w:space="0" w:color="auto"/>
              <w:right w:val="single" w:sz="8" w:space="0" w:color="auto"/>
            </w:tcBorders>
            <w:noWrap/>
            <w:vAlign w:val="center"/>
            <w:hideMark/>
          </w:tcPr>
          <w:p w14:paraId="3B6DECCA"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0321D754"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BWRX-300</w:t>
            </w:r>
          </w:p>
        </w:tc>
        <w:tc>
          <w:tcPr>
            <w:tcW w:w="1300" w:type="dxa"/>
            <w:tcBorders>
              <w:top w:val="nil"/>
              <w:left w:val="nil"/>
              <w:bottom w:val="single" w:sz="4" w:space="0" w:color="auto"/>
              <w:right w:val="single" w:sz="8" w:space="0" w:color="auto"/>
            </w:tcBorders>
            <w:noWrap/>
            <w:vAlign w:val="center"/>
            <w:hideMark/>
          </w:tcPr>
          <w:p w14:paraId="444E721B"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107C3F52"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SEALER-55</w:t>
            </w:r>
          </w:p>
        </w:tc>
        <w:tc>
          <w:tcPr>
            <w:tcW w:w="1272" w:type="dxa"/>
            <w:tcBorders>
              <w:top w:val="nil"/>
              <w:left w:val="nil"/>
              <w:bottom w:val="single" w:sz="4" w:space="0" w:color="auto"/>
              <w:right w:val="single" w:sz="8" w:space="0" w:color="auto"/>
            </w:tcBorders>
            <w:noWrap/>
            <w:vAlign w:val="center"/>
            <w:hideMark/>
          </w:tcPr>
          <w:p w14:paraId="0995D82D" w14:textId="71BC632F"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(candidato)</w:t>
            </w:r>
          </w:p>
        </w:tc>
      </w:tr>
      <w:tr w:rsidR="00033C12" w:rsidRPr="00033C12" w14:paraId="3388F0AD"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241B2A13"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CALOGENA</w:t>
            </w:r>
          </w:p>
        </w:tc>
        <w:tc>
          <w:tcPr>
            <w:tcW w:w="1189" w:type="dxa"/>
            <w:tcBorders>
              <w:top w:val="nil"/>
              <w:left w:val="nil"/>
              <w:bottom w:val="single" w:sz="4" w:space="0" w:color="auto"/>
              <w:right w:val="single" w:sz="8" w:space="0" w:color="auto"/>
            </w:tcBorders>
            <w:noWrap/>
            <w:vAlign w:val="center"/>
            <w:hideMark/>
          </w:tcPr>
          <w:p w14:paraId="4129E70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7F90E65C"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CAREM</w:t>
            </w:r>
          </w:p>
        </w:tc>
        <w:tc>
          <w:tcPr>
            <w:tcW w:w="1300" w:type="dxa"/>
            <w:tcBorders>
              <w:top w:val="nil"/>
              <w:left w:val="nil"/>
              <w:bottom w:val="single" w:sz="4" w:space="0" w:color="auto"/>
              <w:right w:val="single" w:sz="8" w:space="0" w:color="auto"/>
            </w:tcBorders>
            <w:noWrap/>
            <w:vAlign w:val="center"/>
            <w:hideMark/>
          </w:tcPr>
          <w:p w14:paraId="74E24A0F"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28401E5B"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CMSR</w:t>
            </w:r>
          </w:p>
        </w:tc>
        <w:tc>
          <w:tcPr>
            <w:tcW w:w="1272" w:type="dxa"/>
            <w:tcBorders>
              <w:top w:val="nil"/>
              <w:left w:val="nil"/>
              <w:bottom w:val="single" w:sz="4" w:space="0" w:color="auto"/>
              <w:right w:val="single" w:sz="8" w:space="0" w:color="auto"/>
            </w:tcBorders>
            <w:noWrap/>
            <w:vAlign w:val="center"/>
            <w:hideMark/>
          </w:tcPr>
          <w:p w14:paraId="3ED95B1B" w14:textId="023CCE20"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(candidato)</w:t>
            </w:r>
          </w:p>
        </w:tc>
      </w:tr>
      <w:tr w:rsidR="00033C12" w:rsidRPr="00033C12" w14:paraId="366CAC19"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2785FCD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HAPPY200</w:t>
            </w:r>
          </w:p>
        </w:tc>
        <w:tc>
          <w:tcPr>
            <w:tcW w:w="1189" w:type="dxa"/>
            <w:tcBorders>
              <w:top w:val="nil"/>
              <w:left w:val="nil"/>
              <w:bottom w:val="single" w:sz="4" w:space="0" w:color="auto"/>
              <w:right w:val="single" w:sz="8" w:space="0" w:color="auto"/>
            </w:tcBorders>
            <w:noWrap/>
            <w:vAlign w:val="center"/>
            <w:hideMark/>
          </w:tcPr>
          <w:p w14:paraId="5A414501"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15011819"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NuScale</w:t>
            </w:r>
          </w:p>
        </w:tc>
        <w:tc>
          <w:tcPr>
            <w:tcW w:w="1300" w:type="dxa"/>
            <w:tcBorders>
              <w:top w:val="nil"/>
              <w:left w:val="nil"/>
              <w:bottom w:val="single" w:sz="4" w:space="0" w:color="auto"/>
              <w:right w:val="single" w:sz="8" w:space="0" w:color="auto"/>
            </w:tcBorders>
            <w:noWrap/>
            <w:vAlign w:val="center"/>
            <w:hideMark/>
          </w:tcPr>
          <w:p w14:paraId="66063DAA"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187880A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FUJI</w:t>
            </w:r>
          </w:p>
        </w:tc>
        <w:tc>
          <w:tcPr>
            <w:tcW w:w="1272" w:type="dxa"/>
            <w:tcBorders>
              <w:top w:val="nil"/>
              <w:left w:val="nil"/>
              <w:bottom w:val="single" w:sz="4" w:space="0" w:color="auto"/>
              <w:right w:val="single" w:sz="8" w:space="0" w:color="auto"/>
            </w:tcBorders>
            <w:noWrap/>
            <w:vAlign w:val="center"/>
            <w:hideMark/>
          </w:tcPr>
          <w:p w14:paraId="61EC044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C11</w:t>
            </w:r>
          </w:p>
        </w:tc>
      </w:tr>
      <w:tr w:rsidR="00033C12" w:rsidRPr="00033C12" w14:paraId="0E22534F"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02131D8B"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NUWARD</w:t>
            </w:r>
          </w:p>
        </w:tc>
        <w:tc>
          <w:tcPr>
            <w:tcW w:w="1189" w:type="dxa"/>
            <w:tcBorders>
              <w:top w:val="nil"/>
              <w:left w:val="nil"/>
              <w:bottom w:val="single" w:sz="4" w:space="0" w:color="auto"/>
              <w:right w:val="single" w:sz="8" w:space="0" w:color="auto"/>
            </w:tcBorders>
            <w:noWrap/>
            <w:vAlign w:val="center"/>
            <w:hideMark/>
          </w:tcPr>
          <w:p w14:paraId="32610489"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4EF7C799"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PWR-20</w:t>
            </w:r>
          </w:p>
        </w:tc>
        <w:tc>
          <w:tcPr>
            <w:tcW w:w="1300" w:type="dxa"/>
            <w:tcBorders>
              <w:top w:val="nil"/>
              <w:left w:val="nil"/>
              <w:bottom w:val="single" w:sz="4" w:space="0" w:color="auto"/>
              <w:right w:val="single" w:sz="8" w:space="0" w:color="auto"/>
            </w:tcBorders>
            <w:noWrap/>
            <w:vAlign w:val="center"/>
            <w:hideMark/>
          </w:tcPr>
          <w:p w14:paraId="12B12289"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30868F1A"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KP-FHR</w:t>
            </w:r>
          </w:p>
        </w:tc>
        <w:tc>
          <w:tcPr>
            <w:tcW w:w="1272" w:type="dxa"/>
            <w:tcBorders>
              <w:top w:val="nil"/>
              <w:left w:val="nil"/>
              <w:bottom w:val="single" w:sz="4" w:space="0" w:color="auto"/>
              <w:right w:val="single" w:sz="8" w:space="0" w:color="auto"/>
            </w:tcBorders>
            <w:noWrap/>
            <w:vAlign w:val="center"/>
            <w:hideMark/>
          </w:tcPr>
          <w:p w14:paraId="352CAE2A" w14:textId="7DB77628"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(candidato)</w:t>
            </w:r>
          </w:p>
        </w:tc>
      </w:tr>
      <w:tr w:rsidR="00033C12" w:rsidRPr="00033C12" w14:paraId="2C001D75"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55E2AD34"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RITM-200N</w:t>
            </w:r>
          </w:p>
        </w:tc>
        <w:tc>
          <w:tcPr>
            <w:tcW w:w="1189" w:type="dxa"/>
            <w:tcBorders>
              <w:top w:val="nil"/>
              <w:left w:val="nil"/>
              <w:bottom w:val="single" w:sz="4" w:space="0" w:color="auto"/>
              <w:right w:val="single" w:sz="8" w:space="0" w:color="auto"/>
            </w:tcBorders>
            <w:noWrap/>
            <w:vAlign w:val="center"/>
            <w:hideMark/>
          </w:tcPr>
          <w:p w14:paraId="741B83DF"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5E9EF60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SMART</w:t>
            </w:r>
          </w:p>
        </w:tc>
        <w:tc>
          <w:tcPr>
            <w:tcW w:w="1300" w:type="dxa"/>
            <w:tcBorders>
              <w:top w:val="nil"/>
              <w:left w:val="nil"/>
              <w:bottom w:val="single" w:sz="4" w:space="0" w:color="auto"/>
              <w:right w:val="single" w:sz="8" w:space="0" w:color="auto"/>
            </w:tcBorders>
            <w:noWrap/>
            <w:vAlign w:val="center"/>
            <w:hideMark/>
          </w:tcPr>
          <w:p w14:paraId="13503EBC"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088378E2"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SSR-Wasteburner</w:t>
            </w:r>
          </w:p>
        </w:tc>
        <w:tc>
          <w:tcPr>
            <w:tcW w:w="1272" w:type="dxa"/>
            <w:tcBorders>
              <w:top w:val="nil"/>
              <w:left w:val="nil"/>
              <w:bottom w:val="single" w:sz="4" w:space="0" w:color="auto"/>
              <w:right w:val="single" w:sz="8" w:space="0" w:color="auto"/>
            </w:tcBorders>
            <w:noWrap/>
            <w:vAlign w:val="center"/>
            <w:hideMark/>
          </w:tcPr>
          <w:p w14:paraId="36C12DA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r>
      <w:tr w:rsidR="00033C12" w:rsidRPr="00033C12" w14:paraId="5CA743BC"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1B76CC2D"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STAR</w:t>
            </w:r>
          </w:p>
        </w:tc>
        <w:tc>
          <w:tcPr>
            <w:tcW w:w="1189" w:type="dxa"/>
            <w:tcBorders>
              <w:top w:val="nil"/>
              <w:left w:val="nil"/>
              <w:bottom w:val="single" w:sz="4" w:space="0" w:color="auto"/>
              <w:right w:val="single" w:sz="8" w:space="0" w:color="auto"/>
            </w:tcBorders>
            <w:noWrap/>
            <w:vAlign w:val="center"/>
            <w:hideMark/>
          </w:tcPr>
          <w:p w14:paraId="37839671"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4E2F3A73"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Rolls-Royce SMR</w:t>
            </w:r>
          </w:p>
        </w:tc>
        <w:tc>
          <w:tcPr>
            <w:tcW w:w="1300" w:type="dxa"/>
            <w:tcBorders>
              <w:top w:val="nil"/>
              <w:left w:val="nil"/>
              <w:bottom w:val="single" w:sz="4" w:space="0" w:color="auto"/>
              <w:right w:val="single" w:sz="8" w:space="0" w:color="auto"/>
            </w:tcBorders>
            <w:noWrap/>
            <w:vAlign w:val="center"/>
            <w:hideMark/>
          </w:tcPr>
          <w:p w14:paraId="04E23FF9"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76BCE009"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ThorCon</w:t>
            </w:r>
          </w:p>
        </w:tc>
        <w:tc>
          <w:tcPr>
            <w:tcW w:w="1272" w:type="dxa"/>
            <w:tcBorders>
              <w:top w:val="nil"/>
              <w:left w:val="nil"/>
              <w:bottom w:val="single" w:sz="4" w:space="0" w:color="auto"/>
              <w:right w:val="single" w:sz="8" w:space="0" w:color="auto"/>
            </w:tcBorders>
            <w:noWrap/>
            <w:vAlign w:val="center"/>
            <w:hideMark/>
          </w:tcPr>
          <w:p w14:paraId="46EBBC6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r>
      <w:tr w:rsidR="00033C12" w:rsidRPr="00033C12" w14:paraId="5B259D39"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17DE635C"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SMR-300</w:t>
            </w:r>
          </w:p>
        </w:tc>
        <w:tc>
          <w:tcPr>
            <w:tcW w:w="1189" w:type="dxa"/>
            <w:tcBorders>
              <w:top w:val="nil"/>
              <w:left w:val="nil"/>
              <w:bottom w:val="single" w:sz="4" w:space="0" w:color="auto"/>
              <w:right w:val="single" w:sz="8" w:space="0" w:color="auto"/>
            </w:tcBorders>
            <w:noWrap/>
            <w:vAlign w:val="center"/>
            <w:hideMark/>
          </w:tcPr>
          <w:p w14:paraId="49966EA7"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2B1FD94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ABV-6E</w:t>
            </w:r>
          </w:p>
        </w:tc>
        <w:tc>
          <w:tcPr>
            <w:tcW w:w="1300" w:type="dxa"/>
            <w:tcBorders>
              <w:top w:val="nil"/>
              <w:left w:val="nil"/>
              <w:bottom w:val="single" w:sz="4" w:space="0" w:color="auto"/>
              <w:right w:val="single" w:sz="8" w:space="0" w:color="auto"/>
            </w:tcBorders>
            <w:noWrap/>
            <w:vAlign w:val="center"/>
            <w:hideMark/>
          </w:tcPr>
          <w:p w14:paraId="7FDF661C"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385D40E6"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XAMR</w:t>
            </w:r>
          </w:p>
        </w:tc>
        <w:tc>
          <w:tcPr>
            <w:tcW w:w="1272" w:type="dxa"/>
            <w:tcBorders>
              <w:top w:val="nil"/>
              <w:left w:val="nil"/>
              <w:bottom w:val="single" w:sz="4" w:space="0" w:color="auto"/>
              <w:right w:val="single" w:sz="8" w:space="0" w:color="auto"/>
            </w:tcBorders>
            <w:noWrap/>
            <w:vAlign w:val="center"/>
            <w:hideMark/>
          </w:tcPr>
          <w:p w14:paraId="6C8F93CA"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C11</w:t>
            </w:r>
          </w:p>
        </w:tc>
      </w:tr>
      <w:tr w:rsidR="00033C12" w:rsidRPr="00033C12" w14:paraId="1FE5A6C9"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4D0D82D3"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ACP100S</w:t>
            </w:r>
          </w:p>
        </w:tc>
        <w:tc>
          <w:tcPr>
            <w:tcW w:w="1189" w:type="dxa"/>
            <w:tcBorders>
              <w:top w:val="nil"/>
              <w:left w:val="nil"/>
              <w:bottom w:val="single" w:sz="4" w:space="0" w:color="auto"/>
              <w:right w:val="single" w:sz="8" w:space="0" w:color="auto"/>
            </w:tcBorders>
            <w:noWrap/>
            <w:vAlign w:val="center"/>
            <w:hideMark/>
          </w:tcPr>
          <w:p w14:paraId="1A60C0CE"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0CD164BF"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BANDI</w:t>
            </w:r>
          </w:p>
        </w:tc>
        <w:tc>
          <w:tcPr>
            <w:tcW w:w="1300" w:type="dxa"/>
            <w:tcBorders>
              <w:top w:val="nil"/>
              <w:left w:val="nil"/>
              <w:bottom w:val="single" w:sz="4" w:space="0" w:color="auto"/>
              <w:right w:val="single" w:sz="8" w:space="0" w:color="auto"/>
            </w:tcBorders>
            <w:noWrap/>
            <w:vAlign w:val="center"/>
            <w:hideMark/>
          </w:tcPr>
          <w:p w14:paraId="5812B8EB"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614CFECA"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Aurora</w:t>
            </w:r>
          </w:p>
        </w:tc>
        <w:tc>
          <w:tcPr>
            <w:tcW w:w="1272" w:type="dxa"/>
            <w:tcBorders>
              <w:top w:val="nil"/>
              <w:left w:val="nil"/>
              <w:bottom w:val="single" w:sz="4" w:space="0" w:color="auto"/>
              <w:right w:val="single" w:sz="8" w:space="0" w:color="auto"/>
            </w:tcBorders>
            <w:noWrap/>
            <w:vAlign w:val="center"/>
            <w:hideMark/>
          </w:tcPr>
          <w:p w14:paraId="61D7690B"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C5</w:t>
            </w:r>
          </w:p>
        </w:tc>
      </w:tr>
      <w:tr w:rsidR="00033C12" w:rsidRPr="00033C12" w14:paraId="263C4CF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483C340D"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KLT-40S</w:t>
            </w:r>
          </w:p>
        </w:tc>
        <w:tc>
          <w:tcPr>
            <w:tcW w:w="1189" w:type="dxa"/>
            <w:tcBorders>
              <w:top w:val="nil"/>
              <w:left w:val="nil"/>
              <w:bottom w:val="single" w:sz="4" w:space="0" w:color="auto"/>
              <w:right w:val="single" w:sz="8" w:space="0" w:color="auto"/>
            </w:tcBorders>
            <w:noWrap/>
            <w:vAlign w:val="center"/>
            <w:hideMark/>
          </w:tcPr>
          <w:p w14:paraId="48A5B80E"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1892C90E"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RITM-200M</w:t>
            </w:r>
          </w:p>
        </w:tc>
        <w:tc>
          <w:tcPr>
            <w:tcW w:w="1300" w:type="dxa"/>
            <w:tcBorders>
              <w:top w:val="nil"/>
              <w:left w:val="nil"/>
              <w:bottom w:val="single" w:sz="4" w:space="0" w:color="auto"/>
              <w:right w:val="single" w:sz="8" w:space="0" w:color="auto"/>
            </w:tcBorders>
            <w:noWrap/>
            <w:vAlign w:val="center"/>
            <w:hideMark/>
          </w:tcPr>
          <w:p w14:paraId="5237DB0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43D982B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eVinci</w:t>
            </w:r>
          </w:p>
        </w:tc>
        <w:tc>
          <w:tcPr>
            <w:tcW w:w="1272" w:type="dxa"/>
            <w:tcBorders>
              <w:top w:val="nil"/>
              <w:left w:val="nil"/>
              <w:bottom w:val="single" w:sz="4" w:space="0" w:color="auto"/>
              <w:right w:val="single" w:sz="8" w:space="0" w:color="auto"/>
            </w:tcBorders>
            <w:noWrap/>
            <w:vAlign w:val="center"/>
            <w:hideMark/>
          </w:tcPr>
          <w:p w14:paraId="0A77852A"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C5</w:t>
            </w:r>
          </w:p>
        </w:tc>
      </w:tr>
      <w:tr w:rsidR="00033C12" w:rsidRPr="00033C12" w14:paraId="3A39BDAC"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726155C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VBER-300</w:t>
            </w:r>
          </w:p>
        </w:tc>
        <w:tc>
          <w:tcPr>
            <w:tcW w:w="1189" w:type="dxa"/>
            <w:tcBorders>
              <w:top w:val="nil"/>
              <w:left w:val="nil"/>
              <w:bottom w:val="single" w:sz="4" w:space="0" w:color="auto"/>
              <w:right w:val="single" w:sz="8" w:space="0" w:color="auto"/>
            </w:tcBorders>
            <w:noWrap/>
            <w:vAlign w:val="center"/>
            <w:hideMark/>
          </w:tcPr>
          <w:p w14:paraId="1B23A58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c>
          <w:tcPr>
            <w:tcW w:w="1640" w:type="dxa"/>
            <w:tcBorders>
              <w:top w:val="nil"/>
              <w:left w:val="nil"/>
              <w:bottom w:val="single" w:sz="4" w:space="0" w:color="auto"/>
              <w:right w:val="single" w:sz="4" w:space="0" w:color="auto"/>
            </w:tcBorders>
            <w:shd w:val="clear" w:color="000000" w:fill="F2F2F2"/>
            <w:noWrap/>
            <w:vAlign w:val="center"/>
            <w:hideMark/>
          </w:tcPr>
          <w:p w14:paraId="419212C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EM2</w:t>
            </w:r>
          </w:p>
        </w:tc>
        <w:tc>
          <w:tcPr>
            <w:tcW w:w="1300" w:type="dxa"/>
            <w:tcBorders>
              <w:top w:val="nil"/>
              <w:left w:val="nil"/>
              <w:bottom w:val="single" w:sz="4" w:space="0" w:color="auto"/>
              <w:right w:val="single" w:sz="8" w:space="0" w:color="auto"/>
            </w:tcBorders>
            <w:noWrap/>
            <w:vAlign w:val="center"/>
            <w:hideMark/>
          </w:tcPr>
          <w:p w14:paraId="1BE6EA8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04C02A84"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HOLOS-MONO</w:t>
            </w:r>
          </w:p>
        </w:tc>
        <w:tc>
          <w:tcPr>
            <w:tcW w:w="1272" w:type="dxa"/>
            <w:tcBorders>
              <w:top w:val="nil"/>
              <w:left w:val="nil"/>
              <w:bottom w:val="single" w:sz="4" w:space="0" w:color="auto"/>
              <w:right w:val="single" w:sz="8" w:space="0" w:color="auto"/>
            </w:tcBorders>
            <w:noWrap/>
            <w:vAlign w:val="center"/>
            <w:hideMark/>
          </w:tcPr>
          <w:p w14:paraId="5B2BCBE4"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C5</w:t>
            </w:r>
          </w:p>
        </w:tc>
      </w:tr>
      <w:tr w:rsidR="00033C12" w:rsidRPr="00033C12" w14:paraId="37A8F5A9"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542E5323"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FMR</w:t>
            </w:r>
          </w:p>
        </w:tc>
        <w:tc>
          <w:tcPr>
            <w:tcW w:w="1189" w:type="dxa"/>
            <w:tcBorders>
              <w:top w:val="nil"/>
              <w:left w:val="nil"/>
              <w:bottom w:val="single" w:sz="4" w:space="0" w:color="auto"/>
              <w:right w:val="single" w:sz="8" w:space="0" w:color="auto"/>
            </w:tcBorders>
            <w:noWrap/>
            <w:vAlign w:val="center"/>
            <w:hideMark/>
          </w:tcPr>
          <w:p w14:paraId="103855E3"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5C4395B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GTHTR300</w:t>
            </w:r>
          </w:p>
        </w:tc>
        <w:tc>
          <w:tcPr>
            <w:tcW w:w="1300" w:type="dxa"/>
            <w:tcBorders>
              <w:top w:val="nil"/>
              <w:left w:val="nil"/>
              <w:bottom w:val="single" w:sz="4" w:space="0" w:color="auto"/>
              <w:right w:val="single" w:sz="8" w:space="0" w:color="auto"/>
            </w:tcBorders>
            <w:noWrap/>
            <w:vAlign w:val="center"/>
            <w:hideMark/>
          </w:tcPr>
          <w:p w14:paraId="27D38CC9"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79CCC5CB"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MMR</w:t>
            </w:r>
          </w:p>
        </w:tc>
        <w:tc>
          <w:tcPr>
            <w:tcW w:w="1272" w:type="dxa"/>
            <w:tcBorders>
              <w:top w:val="nil"/>
              <w:left w:val="nil"/>
              <w:bottom w:val="single" w:sz="4" w:space="0" w:color="auto"/>
              <w:right w:val="single" w:sz="8" w:space="0" w:color="auto"/>
            </w:tcBorders>
            <w:noWrap/>
            <w:vAlign w:val="center"/>
            <w:hideMark/>
          </w:tcPr>
          <w:p w14:paraId="3FCD0797" w14:textId="60357431"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(candidato)</w:t>
            </w:r>
          </w:p>
        </w:tc>
      </w:tr>
      <w:tr w:rsidR="00033C12" w:rsidRPr="00033C12" w14:paraId="2F75057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67E52B02"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GT-MHR</w:t>
            </w:r>
          </w:p>
        </w:tc>
        <w:tc>
          <w:tcPr>
            <w:tcW w:w="1189" w:type="dxa"/>
            <w:tcBorders>
              <w:top w:val="nil"/>
              <w:left w:val="nil"/>
              <w:bottom w:val="single" w:sz="4" w:space="0" w:color="auto"/>
              <w:right w:val="single" w:sz="8" w:space="0" w:color="auto"/>
            </w:tcBorders>
            <w:noWrap/>
            <w:vAlign w:val="center"/>
            <w:hideMark/>
          </w:tcPr>
          <w:p w14:paraId="5DAFEB07"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40D85CAF"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HTGR-POLA</w:t>
            </w:r>
          </w:p>
        </w:tc>
        <w:tc>
          <w:tcPr>
            <w:tcW w:w="1300" w:type="dxa"/>
            <w:tcBorders>
              <w:top w:val="nil"/>
              <w:left w:val="nil"/>
              <w:bottom w:val="single" w:sz="4" w:space="0" w:color="auto"/>
              <w:right w:val="single" w:sz="8" w:space="0" w:color="auto"/>
            </w:tcBorders>
            <w:noWrap/>
            <w:vAlign w:val="center"/>
            <w:hideMark/>
          </w:tcPr>
          <w:p w14:paraId="47688A0E"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108504D2"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Pylon D1</w:t>
            </w:r>
          </w:p>
        </w:tc>
        <w:tc>
          <w:tcPr>
            <w:tcW w:w="1272" w:type="dxa"/>
            <w:tcBorders>
              <w:top w:val="nil"/>
              <w:left w:val="nil"/>
              <w:bottom w:val="single" w:sz="4" w:space="0" w:color="auto"/>
              <w:right w:val="single" w:sz="8" w:space="0" w:color="auto"/>
            </w:tcBorders>
            <w:noWrap/>
            <w:vAlign w:val="center"/>
            <w:hideMark/>
          </w:tcPr>
          <w:p w14:paraId="5A169593"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C5</w:t>
            </w:r>
          </w:p>
        </w:tc>
      </w:tr>
      <w:tr w:rsidR="00033C12" w:rsidRPr="00033C12" w14:paraId="5F695DF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375F70A3"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HTMR-100</w:t>
            </w:r>
          </w:p>
        </w:tc>
        <w:tc>
          <w:tcPr>
            <w:tcW w:w="1189" w:type="dxa"/>
            <w:tcBorders>
              <w:top w:val="nil"/>
              <w:left w:val="nil"/>
              <w:bottom w:val="single" w:sz="4" w:space="0" w:color="auto"/>
              <w:right w:val="single" w:sz="8" w:space="0" w:color="auto"/>
            </w:tcBorders>
            <w:noWrap/>
            <w:vAlign w:val="center"/>
            <w:hideMark/>
          </w:tcPr>
          <w:p w14:paraId="6370DEDA"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7C222F87"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HTR-10</w:t>
            </w:r>
          </w:p>
        </w:tc>
        <w:tc>
          <w:tcPr>
            <w:tcW w:w="1300" w:type="dxa"/>
            <w:tcBorders>
              <w:top w:val="nil"/>
              <w:left w:val="nil"/>
              <w:bottom w:val="single" w:sz="4" w:space="0" w:color="auto"/>
              <w:right w:val="single" w:sz="8" w:space="0" w:color="auto"/>
            </w:tcBorders>
            <w:noWrap/>
            <w:vAlign w:val="center"/>
            <w:hideMark/>
          </w:tcPr>
          <w:p w14:paraId="4686422F"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27A5CD8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Unitherm</w:t>
            </w:r>
          </w:p>
        </w:tc>
        <w:tc>
          <w:tcPr>
            <w:tcW w:w="1272" w:type="dxa"/>
            <w:tcBorders>
              <w:top w:val="nil"/>
              <w:left w:val="nil"/>
              <w:bottom w:val="single" w:sz="4" w:space="0" w:color="auto"/>
              <w:right w:val="single" w:sz="8" w:space="0" w:color="auto"/>
            </w:tcBorders>
            <w:noWrap/>
            <w:vAlign w:val="center"/>
            <w:hideMark/>
          </w:tcPr>
          <w:p w14:paraId="1ECAA6B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r>
      <w:tr w:rsidR="00033C12" w:rsidRPr="00033C12" w14:paraId="6B6C6F0B"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6846B72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HTR50S</w:t>
            </w:r>
          </w:p>
        </w:tc>
        <w:tc>
          <w:tcPr>
            <w:tcW w:w="1189" w:type="dxa"/>
            <w:tcBorders>
              <w:top w:val="nil"/>
              <w:left w:val="nil"/>
              <w:bottom w:val="single" w:sz="4" w:space="0" w:color="auto"/>
              <w:right w:val="single" w:sz="8" w:space="0" w:color="auto"/>
            </w:tcBorders>
            <w:noWrap/>
            <w:vAlign w:val="center"/>
            <w:hideMark/>
          </w:tcPr>
          <w:p w14:paraId="7BEC442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31FE895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HTR-PM</w:t>
            </w:r>
          </w:p>
        </w:tc>
        <w:tc>
          <w:tcPr>
            <w:tcW w:w="1300" w:type="dxa"/>
            <w:tcBorders>
              <w:top w:val="nil"/>
              <w:left w:val="nil"/>
              <w:bottom w:val="single" w:sz="4" w:space="0" w:color="auto"/>
              <w:right w:val="single" w:sz="8" w:space="0" w:color="auto"/>
            </w:tcBorders>
            <w:noWrap/>
            <w:vAlign w:val="center"/>
            <w:hideMark/>
          </w:tcPr>
          <w:p w14:paraId="0CE7C96B"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3326B62F"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HOLOS-QUAD</w:t>
            </w:r>
          </w:p>
        </w:tc>
        <w:tc>
          <w:tcPr>
            <w:tcW w:w="1272" w:type="dxa"/>
            <w:tcBorders>
              <w:top w:val="nil"/>
              <w:left w:val="nil"/>
              <w:bottom w:val="single" w:sz="4" w:space="0" w:color="auto"/>
              <w:right w:val="single" w:sz="8" w:space="0" w:color="auto"/>
            </w:tcBorders>
            <w:noWrap/>
            <w:vAlign w:val="center"/>
            <w:hideMark/>
          </w:tcPr>
          <w:p w14:paraId="6F27F84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C5</w:t>
            </w:r>
          </w:p>
        </w:tc>
      </w:tr>
      <w:tr w:rsidR="00033C12" w:rsidRPr="00033C12" w14:paraId="36E2D534"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39ECDC2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HTTR</w:t>
            </w:r>
          </w:p>
        </w:tc>
        <w:tc>
          <w:tcPr>
            <w:tcW w:w="1189" w:type="dxa"/>
            <w:tcBorders>
              <w:top w:val="nil"/>
              <w:left w:val="nil"/>
              <w:bottom w:val="single" w:sz="4" w:space="0" w:color="auto"/>
              <w:right w:val="single" w:sz="8" w:space="0" w:color="auto"/>
            </w:tcBorders>
            <w:noWrap/>
            <w:vAlign w:val="center"/>
            <w:hideMark/>
          </w:tcPr>
          <w:p w14:paraId="4EC59D74"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0E363F37"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MHR-100</w:t>
            </w:r>
          </w:p>
        </w:tc>
        <w:tc>
          <w:tcPr>
            <w:tcW w:w="1300" w:type="dxa"/>
            <w:tcBorders>
              <w:top w:val="nil"/>
              <w:left w:val="nil"/>
              <w:bottom w:val="single" w:sz="4" w:space="0" w:color="auto"/>
              <w:right w:val="single" w:sz="8" w:space="0" w:color="auto"/>
            </w:tcBorders>
            <w:noWrap/>
            <w:vAlign w:val="center"/>
            <w:hideMark/>
          </w:tcPr>
          <w:p w14:paraId="5223CCD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42752B5E"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Jimmy</w:t>
            </w:r>
          </w:p>
        </w:tc>
        <w:tc>
          <w:tcPr>
            <w:tcW w:w="1272" w:type="dxa"/>
            <w:tcBorders>
              <w:top w:val="nil"/>
              <w:left w:val="nil"/>
              <w:bottom w:val="single" w:sz="4" w:space="0" w:color="auto"/>
              <w:right w:val="single" w:sz="8" w:space="0" w:color="auto"/>
            </w:tcBorders>
            <w:noWrap/>
            <w:vAlign w:val="center"/>
            <w:hideMark/>
          </w:tcPr>
          <w:p w14:paraId="240D8CE4"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r>
      <w:tr w:rsidR="00033C12" w:rsidRPr="00033C12" w14:paraId="3D4F576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371A059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MHR-T</w:t>
            </w:r>
          </w:p>
        </w:tc>
        <w:tc>
          <w:tcPr>
            <w:tcW w:w="1189" w:type="dxa"/>
            <w:tcBorders>
              <w:top w:val="nil"/>
              <w:left w:val="nil"/>
              <w:bottom w:val="single" w:sz="4" w:space="0" w:color="auto"/>
              <w:right w:val="single" w:sz="8" w:space="0" w:color="auto"/>
            </w:tcBorders>
            <w:noWrap/>
            <w:vAlign w:val="center"/>
            <w:hideMark/>
          </w:tcPr>
          <w:p w14:paraId="7C54E8DC"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607647EA"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PeLUIt-40</w:t>
            </w:r>
          </w:p>
        </w:tc>
        <w:tc>
          <w:tcPr>
            <w:tcW w:w="1300" w:type="dxa"/>
            <w:tcBorders>
              <w:top w:val="nil"/>
              <w:left w:val="nil"/>
              <w:bottom w:val="single" w:sz="4" w:space="0" w:color="auto"/>
              <w:right w:val="single" w:sz="8" w:space="0" w:color="auto"/>
            </w:tcBorders>
            <w:noWrap/>
            <w:vAlign w:val="center"/>
            <w:hideMark/>
          </w:tcPr>
          <w:p w14:paraId="34B1CFEC"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24826A8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MoveluX</w:t>
            </w:r>
          </w:p>
        </w:tc>
        <w:tc>
          <w:tcPr>
            <w:tcW w:w="1272" w:type="dxa"/>
            <w:tcBorders>
              <w:top w:val="nil"/>
              <w:left w:val="nil"/>
              <w:bottom w:val="single" w:sz="4" w:space="0" w:color="auto"/>
              <w:right w:val="single" w:sz="8" w:space="0" w:color="auto"/>
            </w:tcBorders>
            <w:noWrap/>
            <w:vAlign w:val="center"/>
            <w:hideMark/>
          </w:tcPr>
          <w:p w14:paraId="3A3C7B34"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C5</w:t>
            </w:r>
          </w:p>
        </w:tc>
      </w:tr>
      <w:tr w:rsidR="00033C12" w:rsidRPr="00033C12" w14:paraId="0AC8D9FB"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27D8D84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Xe-100</w:t>
            </w:r>
          </w:p>
        </w:tc>
        <w:tc>
          <w:tcPr>
            <w:tcW w:w="1189" w:type="dxa"/>
            <w:tcBorders>
              <w:top w:val="nil"/>
              <w:left w:val="nil"/>
              <w:bottom w:val="single" w:sz="4" w:space="0" w:color="auto"/>
              <w:right w:val="single" w:sz="8" w:space="0" w:color="auto"/>
            </w:tcBorders>
            <w:noWrap/>
            <w:vAlign w:val="center"/>
            <w:hideMark/>
          </w:tcPr>
          <w:p w14:paraId="44ED9E57"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C3</w:t>
            </w:r>
          </w:p>
        </w:tc>
        <w:tc>
          <w:tcPr>
            <w:tcW w:w="1640" w:type="dxa"/>
            <w:tcBorders>
              <w:top w:val="nil"/>
              <w:left w:val="nil"/>
              <w:bottom w:val="single" w:sz="4" w:space="0" w:color="auto"/>
              <w:right w:val="single" w:sz="4" w:space="0" w:color="auto"/>
            </w:tcBorders>
            <w:shd w:val="clear" w:color="000000" w:fill="F2F2F2"/>
            <w:noWrap/>
            <w:vAlign w:val="center"/>
            <w:hideMark/>
          </w:tcPr>
          <w:p w14:paraId="6AE0503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4S</w:t>
            </w:r>
          </w:p>
        </w:tc>
        <w:tc>
          <w:tcPr>
            <w:tcW w:w="1300" w:type="dxa"/>
            <w:tcBorders>
              <w:top w:val="nil"/>
              <w:left w:val="nil"/>
              <w:bottom w:val="single" w:sz="4" w:space="0" w:color="auto"/>
              <w:right w:val="single" w:sz="8" w:space="0" w:color="auto"/>
            </w:tcBorders>
            <w:noWrap/>
            <w:vAlign w:val="center"/>
            <w:hideMark/>
          </w:tcPr>
          <w:p w14:paraId="3A712072"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20F69B8B"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SHELF</w:t>
            </w:r>
          </w:p>
        </w:tc>
        <w:tc>
          <w:tcPr>
            <w:tcW w:w="1272" w:type="dxa"/>
            <w:tcBorders>
              <w:top w:val="nil"/>
              <w:left w:val="nil"/>
              <w:bottom w:val="single" w:sz="4" w:space="0" w:color="auto"/>
              <w:right w:val="single" w:sz="8" w:space="0" w:color="auto"/>
            </w:tcBorders>
            <w:noWrap/>
            <w:vAlign w:val="center"/>
            <w:hideMark/>
          </w:tcPr>
          <w:p w14:paraId="2FB9ED14"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C6</w:t>
            </w:r>
          </w:p>
        </w:tc>
      </w:tr>
      <w:tr w:rsidR="00033C12" w:rsidRPr="00033C12" w14:paraId="35EADD62"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565F311F"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ARC-100</w:t>
            </w:r>
          </w:p>
        </w:tc>
        <w:tc>
          <w:tcPr>
            <w:tcW w:w="1189" w:type="dxa"/>
            <w:tcBorders>
              <w:top w:val="nil"/>
              <w:left w:val="nil"/>
              <w:bottom w:val="single" w:sz="4" w:space="0" w:color="auto"/>
              <w:right w:val="single" w:sz="8" w:space="0" w:color="auto"/>
            </w:tcBorders>
            <w:noWrap/>
            <w:vAlign w:val="center"/>
            <w:hideMark/>
          </w:tcPr>
          <w:p w14:paraId="1CEC624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33832CD6"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Blue Capsule</w:t>
            </w:r>
          </w:p>
        </w:tc>
        <w:tc>
          <w:tcPr>
            <w:tcW w:w="1300" w:type="dxa"/>
            <w:tcBorders>
              <w:top w:val="nil"/>
              <w:left w:val="nil"/>
              <w:bottom w:val="single" w:sz="4" w:space="0" w:color="auto"/>
              <w:right w:val="single" w:sz="8" w:space="0" w:color="auto"/>
            </w:tcBorders>
            <w:noWrap/>
            <w:vAlign w:val="center"/>
            <w:hideMark/>
          </w:tcPr>
          <w:p w14:paraId="4A5BEEED"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43E9C42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Thorizon</w:t>
            </w:r>
          </w:p>
        </w:tc>
        <w:tc>
          <w:tcPr>
            <w:tcW w:w="1272" w:type="dxa"/>
            <w:tcBorders>
              <w:top w:val="nil"/>
              <w:left w:val="nil"/>
              <w:bottom w:val="single" w:sz="4" w:space="0" w:color="auto"/>
              <w:right w:val="single" w:sz="8" w:space="0" w:color="auto"/>
            </w:tcBorders>
            <w:noWrap/>
            <w:vAlign w:val="center"/>
            <w:hideMark/>
          </w:tcPr>
          <w:p w14:paraId="7A15EB2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r>
      <w:tr w:rsidR="00033C12" w:rsidRPr="00033C12" w14:paraId="147148DD"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0E3BC4A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HEXANA</w:t>
            </w:r>
          </w:p>
        </w:tc>
        <w:tc>
          <w:tcPr>
            <w:tcW w:w="1189" w:type="dxa"/>
            <w:tcBorders>
              <w:top w:val="nil"/>
              <w:left w:val="nil"/>
              <w:bottom w:val="single" w:sz="4" w:space="0" w:color="auto"/>
              <w:right w:val="single" w:sz="8" w:space="0" w:color="auto"/>
            </w:tcBorders>
            <w:noWrap/>
            <w:vAlign w:val="center"/>
            <w:hideMark/>
          </w:tcPr>
          <w:p w14:paraId="25F4228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21DD18B7"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OTRERA-300</w:t>
            </w:r>
          </w:p>
        </w:tc>
        <w:tc>
          <w:tcPr>
            <w:tcW w:w="1300" w:type="dxa"/>
            <w:tcBorders>
              <w:top w:val="nil"/>
              <w:left w:val="nil"/>
              <w:bottom w:val="single" w:sz="4" w:space="0" w:color="auto"/>
              <w:right w:val="single" w:sz="8" w:space="0" w:color="auto"/>
            </w:tcBorders>
            <w:noWrap/>
            <w:vAlign w:val="center"/>
            <w:hideMark/>
          </w:tcPr>
          <w:p w14:paraId="3A09FA8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2BDBC80F"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AMR</w:t>
            </w:r>
          </w:p>
        </w:tc>
        <w:tc>
          <w:tcPr>
            <w:tcW w:w="1272" w:type="dxa"/>
            <w:tcBorders>
              <w:top w:val="nil"/>
              <w:left w:val="nil"/>
              <w:bottom w:val="single" w:sz="4" w:space="0" w:color="auto"/>
              <w:right w:val="single" w:sz="8" w:space="0" w:color="auto"/>
            </w:tcBorders>
            <w:noWrap/>
            <w:vAlign w:val="center"/>
            <w:hideMark/>
          </w:tcPr>
          <w:p w14:paraId="2996ACD6"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C5</w:t>
            </w:r>
          </w:p>
        </w:tc>
      </w:tr>
      <w:tr w:rsidR="00033C12" w:rsidRPr="00033C12" w14:paraId="7699B527"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590505D3"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Natrium</w:t>
            </w:r>
          </w:p>
        </w:tc>
        <w:tc>
          <w:tcPr>
            <w:tcW w:w="1189" w:type="dxa"/>
            <w:tcBorders>
              <w:top w:val="nil"/>
              <w:left w:val="nil"/>
              <w:bottom w:val="single" w:sz="4" w:space="0" w:color="auto"/>
              <w:right w:val="single" w:sz="8" w:space="0" w:color="auto"/>
            </w:tcBorders>
            <w:noWrap/>
            <w:vAlign w:val="center"/>
            <w:hideMark/>
          </w:tcPr>
          <w:p w14:paraId="30BD4AB1"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68E73660"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IMSR-400</w:t>
            </w:r>
          </w:p>
        </w:tc>
        <w:tc>
          <w:tcPr>
            <w:tcW w:w="1300" w:type="dxa"/>
            <w:tcBorders>
              <w:top w:val="nil"/>
              <w:left w:val="nil"/>
              <w:bottom w:val="single" w:sz="4" w:space="0" w:color="auto"/>
              <w:right w:val="single" w:sz="8" w:space="0" w:color="auto"/>
            </w:tcBorders>
            <w:noWrap/>
            <w:vAlign w:val="center"/>
            <w:hideMark/>
          </w:tcPr>
          <w:p w14:paraId="091DE50F" w14:textId="2A2B7508"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(candidato)</w:t>
            </w:r>
          </w:p>
        </w:tc>
        <w:tc>
          <w:tcPr>
            <w:tcW w:w="1640" w:type="dxa"/>
            <w:tcBorders>
              <w:top w:val="nil"/>
              <w:left w:val="nil"/>
              <w:bottom w:val="single" w:sz="4" w:space="0" w:color="auto"/>
              <w:right w:val="single" w:sz="4" w:space="0" w:color="auto"/>
            </w:tcBorders>
            <w:shd w:val="clear" w:color="000000" w:fill="F2F2F2"/>
            <w:noWrap/>
            <w:vAlign w:val="center"/>
            <w:hideMark/>
          </w:tcPr>
          <w:p w14:paraId="5AE91E4E"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Energy Well</w:t>
            </w:r>
          </w:p>
        </w:tc>
        <w:tc>
          <w:tcPr>
            <w:tcW w:w="1272" w:type="dxa"/>
            <w:tcBorders>
              <w:top w:val="nil"/>
              <w:left w:val="nil"/>
              <w:bottom w:val="single" w:sz="4" w:space="0" w:color="auto"/>
              <w:right w:val="single" w:sz="8" w:space="0" w:color="auto"/>
            </w:tcBorders>
            <w:noWrap/>
            <w:vAlign w:val="center"/>
            <w:hideMark/>
          </w:tcPr>
          <w:p w14:paraId="3C3C767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C5</w:t>
            </w:r>
          </w:p>
        </w:tc>
      </w:tr>
      <w:tr w:rsidR="00033C12" w:rsidRPr="00033C12" w14:paraId="7CBE20E5" w14:textId="77777777" w:rsidTr="009B7408">
        <w:trPr>
          <w:trHeight w:val="288"/>
          <w:jc w:val="center"/>
        </w:trPr>
        <w:tc>
          <w:tcPr>
            <w:tcW w:w="1691" w:type="dxa"/>
            <w:tcBorders>
              <w:top w:val="nil"/>
              <w:left w:val="single" w:sz="8" w:space="0" w:color="auto"/>
              <w:bottom w:val="single" w:sz="4" w:space="0" w:color="auto"/>
              <w:right w:val="single" w:sz="4" w:space="0" w:color="auto"/>
            </w:tcBorders>
            <w:shd w:val="clear" w:color="000000" w:fill="F2F2F2"/>
            <w:noWrap/>
            <w:vAlign w:val="center"/>
            <w:hideMark/>
          </w:tcPr>
          <w:p w14:paraId="01C79807"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BREST-OD-300</w:t>
            </w:r>
          </w:p>
        </w:tc>
        <w:tc>
          <w:tcPr>
            <w:tcW w:w="1189" w:type="dxa"/>
            <w:tcBorders>
              <w:top w:val="nil"/>
              <w:left w:val="nil"/>
              <w:bottom w:val="single" w:sz="4" w:space="0" w:color="auto"/>
              <w:right w:val="single" w:sz="8" w:space="0" w:color="auto"/>
            </w:tcBorders>
            <w:noWrap/>
            <w:vAlign w:val="center"/>
            <w:hideMark/>
          </w:tcPr>
          <w:p w14:paraId="611FE596"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C9</w:t>
            </w:r>
          </w:p>
        </w:tc>
        <w:tc>
          <w:tcPr>
            <w:tcW w:w="1640" w:type="dxa"/>
            <w:tcBorders>
              <w:top w:val="nil"/>
              <w:left w:val="nil"/>
              <w:bottom w:val="single" w:sz="4" w:space="0" w:color="auto"/>
              <w:right w:val="single" w:sz="4" w:space="0" w:color="auto"/>
            </w:tcBorders>
            <w:shd w:val="clear" w:color="000000" w:fill="F2F2F2"/>
            <w:noWrap/>
            <w:vAlign w:val="center"/>
            <w:hideMark/>
          </w:tcPr>
          <w:p w14:paraId="1FB7894F"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LFTR</w:t>
            </w:r>
          </w:p>
        </w:tc>
        <w:tc>
          <w:tcPr>
            <w:tcW w:w="1300" w:type="dxa"/>
            <w:tcBorders>
              <w:top w:val="nil"/>
              <w:left w:val="nil"/>
              <w:bottom w:val="single" w:sz="4" w:space="0" w:color="auto"/>
              <w:right w:val="single" w:sz="8" w:space="0" w:color="auto"/>
            </w:tcBorders>
            <w:noWrap/>
            <w:vAlign w:val="center"/>
            <w:hideMark/>
          </w:tcPr>
          <w:p w14:paraId="5F1B4FB3"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w:t>
            </w:r>
          </w:p>
        </w:tc>
        <w:tc>
          <w:tcPr>
            <w:tcW w:w="1640" w:type="dxa"/>
            <w:tcBorders>
              <w:top w:val="nil"/>
              <w:left w:val="nil"/>
              <w:bottom w:val="single" w:sz="4" w:space="0" w:color="auto"/>
              <w:right w:val="single" w:sz="4" w:space="0" w:color="auto"/>
            </w:tcBorders>
            <w:shd w:val="clear" w:color="000000" w:fill="F2F2F2"/>
            <w:noWrap/>
            <w:vAlign w:val="center"/>
            <w:hideMark/>
          </w:tcPr>
          <w:p w14:paraId="35CD621D"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Stellarium</w:t>
            </w:r>
          </w:p>
        </w:tc>
        <w:tc>
          <w:tcPr>
            <w:tcW w:w="1272" w:type="dxa"/>
            <w:tcBorders>
              <w:top w:val="nil"/>
              <w:left w:val="nil"/>
              <w:bottom w:val="single" w:sz="4" w:space="0" w:color="auto"/>
              <w:right w:val="single" w:sz="8" w:space="0" w:color="auto"/>
            </w:tcBorders>
            <w:noWrap/>
            <w:vAlign w:val="center"/>
            <w:hideMark/>
          </w:tcPr>
          <w:p w14:paraId="2339D571"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C11</w:t>
            </w:r>
          </w:p>
        </w:tc>
      </w:tr>
      <w:tr w:rsidR="00033C12" w:rsidRPr="00033C12" w14:paraId="1F5CE899" w14:textId="77777777" w:rsidTr="009B7408">
        <w:trPr>
          <w:trHeight w:val="300"/>
          <w:jc w:val="center"/>
        </w:trPr>
        <w:tc>
          <w:tcPr>
            <w:tcW w:w="1691" w:type="dxa"/>
            <w:tcBorders>
              <w:top w:val="nil"/>
              <w:left w:val="single" w:sz="8" w:space="0" w:color="auto"/>
              <w:bottom w:val="single" w:sz="8" w:space="0" w:color="auto"/>
              <w:right w:val="single" w:sz="4" w:space="0" w:color="auto"/>
            </w:tcBorders>
            <w:shd w:val="clear" w:color="000000" w:fill="F2F2F2"/>
            <w:noWrap/>
            <w:vAlign w:val="center"/>
            <w:hideMark/>
          </w:tcPr>
          <w:p w14:paraId="2500F105"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CA Waste Burner</w:t>
            </w:r>
          </w:p>
        </w:tc>
        <w:tc>
          <w:tcPr>
            <w:tcW w:w="1189" w:type="dxa"/>
            <w:tcBorders>
              <w:top w:val="nil"/>
              <w:left w:val="nil"/>
              <w:bottom w:val="single" w:sz="8" w:space="0" w:color="auto"/>
              <w:right w:val="single" w:sz="8" w:space="0" w:color="auto"/>
            </w:tcBorders>
            <w:noWrap/>
            <w:vAlign w:val="center"/>
            <w:hideMark/>
          </w:tcPr>
          <w:p w14:paraId="302B2229"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C11</w:t>
            </w:r>
          </w:p>
        </w:tc>
        <w:tc>
          <w:tcPr>
            <w:tcW w:w="1640" w:type="dxa"/>
            <w:tcBorders>
              <w:top w:val="nil"/>
              <w:left w:val="nil"/>
              <w:bottom w:val="single" w:sz="8" w:space="0" w:color="auto"/>
              <w:right w:val="single" w:sz="4" w:space="0" w:color="auto"/>
            </w:tcBorders>
            <w:shd w:val="clear" w:color="000000" w:fill="F2F2F2"/>
            <w:noWrap/>
            <w:vAlign w:val="center"/>
            <w:hideMark/>
          </w:tcPr>
          <w:p w14:paraId="01CA5477"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Flex Reactor</w:t>
            </w:r>
          </w:p>
        </w:tc>
        <w:tc>
          <w:tcPr>
            <w:tcW w:w="1300" w:type="dxa"/>
            <w:tcBorders>
              <w:top w:val="nil"/>
              <w:left w:val="nil"/>
              <w:bottom w:val="single" w:sz="8" w:space="0" w:color="auto"/>
              <w:right w:val="single" w:sz="8" w:space="0" w:color="auto"/>
            </w:tcBorders>
            <w:noWrap/>
            <w:vAlign w:val="center"/>
            <w:hideMark/>
          </w:tcPr>
          <w:p w14:paraId="4A171D57"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C11</w:t>
            </w:r>
          </w:p>
        </w:tc>
        <w:tc>
          <w:tcPr>
            <w:tcW w:w="1640" w:type="dxa"/>
            <w:tcBorders>
              <w:top w:val="nil"/>
              <w:left w:val="nil"/>
              <w:bottom w:val="single" w:sz="8" w:space="0" w:color="auto"/>
              <w:right w:val="single" w:sz="4" w:space="0" w:color="auto"/>
            </w:tcBorders>
            <w:shd w:val="clear" w:color="000000" w:fill="F2F2F2"/>
            <w:noWrap/>
            <w:vAlign w:val="center"/>
            <w:hideMark/>
          </w:tcPr>
          <w:p w14:paraId="73CD70B7"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 </w:t>
            </w:r>
          </w:p>
        </w:tc>
        <w:tc>
          <w:tcPr>
            <w:tcW w:w="1272" w:type="dxa"/>
            <w:tcBorders>
              <w:top w:val="nil"/>
              <w:left w:val="nil"/>
              <w:bottom w:val="single" w:sz="8" w:space="0" w:color="auto"/>
              <w:right w:val="single" w:sz="8" w:space="0" w:color="auto"/>
            </w:tcBorders>
            <w:noWrap/>
            <w:vAlign w:val="center"/>
            <w:hideMark/>
          </w:tcPr>
          <w:p w14:paraId="2B6A12B8" w14:textId="77777777" w:rsidR="00033C12" w:rsidRPr="00033C12" w:rsidRDefault="00033C12" w:rsidP="00033C12">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 </w:t>
            </w:r>
          </w:p>
        </w:tc>
      </w:tr>
    </w:tbl>
    <w:p w14:paraId="6065E990" w14:textId="77777777" w:rsidR="002D7DE2" w:rsidRDefault="002D7DE2" w:rsidP="002D7DE2">
      <w:pPr>
        <w:spacing w:line="360" w:lineRule="auto"/>
        <w:rPr>
          <w:rFonts w:eastAsia="Times New Roman" w:cs="Times New Roman"/>
        </w:rPr>
      </w:pPr>
    </w:p>
    <w:p w14:paraId="4D3C391F" w14:textId="77777777" w:rsidR="0022521D" w:rsidRPr="0022521D" w:rsidRDefault="0022521D" w:rsidP="0022521D">
      <w:pPr>
        <w:spacing w:line="360" w:lineRule="auto"/>
        <w:rPr>
          <w:rFonts w:eastAsia="Times New Roman" w:cs="Times New Roman"/>
        </w:rPr>
      </w:pPr>
      <w:r>
        <w:rPr>
          <w:rFonts w:eastAsia="Times New Roman" w:cs="Times New Roman"/>
        </w:rPr>
        <w:t>Como resultado de este análisis, únicamente un número muy reducido de diseños supera el proceso de exclusión aplicado. En concreto, los reactores que no presentan ningún criterio excluyente en la tabla anterior y que, por tanto, continúan siendo considerados como candidatos viables son el KP-FHR, el CMSR, el SEALER-55, el IMSR-400 y el MMR.</w:t>
      </w:r>
    </w:p>
    <w:p w14:paraId="1A683753" w14:textId="77777777" w:rsidR="0022521D" w:rsidRPr="0022521D" w:rsidRDefault="0022521D" w:rsidP="0022521D">
      <w:pPr>
        <w:spacing w:line="360" w:lineRule="auto"/>
        <w:rPr>
          <w:rFonts w:eastAsia="Times New Roman" w:cs="Times New Roman"/>
        </w:rPr>
      </w:pPr>
      <w:r>
        <w:rPr>
          <w:rFonts w:eastAsia="Times New Roman" w:cs="Times New Roman"/>
        </w:rPr>
        <w:t>Estos cinco reactores pertenecen a tecnologías avanzadas de Generación IV y comparten una serie de características clave que explican su permanencia tras el cribado inicial. Entre ellas destacan el empleo de refrigerantes alternativos al agua, la operación a baja presión, la incorporación de sistemas de seguridad predominantemente pasivos y la capacidad de operación prolongada sin recargas frecuentes. Asimismo, presentan soluciones de combustible y contención que refuerzan la resistencia a la proliferación y reducen la generación de subproductos altamente radiactivos, aspectos especialmente relevantes en aplicaciones navales.</w:t>
      </w:r>
    </w:p>
    <w:p w14:paraId="2B1F358F" w14:textId="316F2A0F" w:rsidR="0022521D" w:rsidRPr="0022521D" w:rsidRDefault="0022521D" w:rsidP="0022521D">
      <w:pPr>
        <w:spacing w:line="360" w:lineRule="auto"/>
        <w:rPr>
          <w:rFonts w:eastAsia="Times New Roman" w:cs="Times New Roman"/>
        </w:rPr>
      </w:pPr>
      <w:r>
        <w:rPr>
          <w:rFonts w:eastAsia="Times New Roman" w:cs="Times New Roman"/>
        </w:rPr>
        <w:t xml:space="preserve">No obstante, a pesar de superar el proceso de exclusión, estos diseños muestran diferencias significativas en cuanto a potencia disponible, grado de madurez tecnológica y complejidad de integración en una embarcación de gran tamaño. Por este motivo, se ha realizado un análisis comparativo detallado de estos cinco reactores candidatos, con el objetivo de identificar el diseño más adecuado para su integración en la embarcación objeto de estudio.</w:t>
      </w:r>
    </w:p>
    <w:p w14:paraId="06F7955B" w14:textId="7D573CF5" w:rsidR="0022521D" w:rsidRDefault="009B7408" w:rsidP="009B7408">
      <w:pPr>
        <w:pStyle w:val="Ttulo2"/>
      </w:pPr>
      <w:bookmarkStart w:id="12" w:name="_Toc221055522"/>
      <w:r>
        <w:t>Análisis de tecnologías viables</w:t>
      </w:r>
      <w:bookmarkEnd w:id="12"/>
    </w:p>
    <w:p w14:paraId="6BA61907" w14:textId="58020D18" w:rsidR="009B7408" w:rsidRPr="009B7408" w:rsidRDefault="009B7408" w:rsidP="009B7408">
      <w:pPr>
        <w:spacing w:line="360" w:lineRule="auto"/>
      </w:pPr>
      <w:r>
        <w:t>Para llevar a cabo esta fase de selección se emplea la herramienta SMART (Selection Methodology for Advanced Reactor Technologies)</w:t>
      </w:r>
      <w:sdt>
        <w:sdtPr>
          <w:id w:val="922532383"/>
          <w:citation/>
        </w:sdtPr>
        <w:sdtContent>
          <w:r>
            <w:fldChar w:fldCharType="begin"/>
          </w:r>
          <w:r>
            <w:instrText xml:space="preserve"> CITATION IDO25 \l 3082 </w:instrText>
          </w:r>
          <w:r>
            <w:fldChar w:fldCharType="separate"/>
          </w:r>
          <w:r>
            <w:rPr>
              <w:noProof/>
            </w:rPr>
            <w:t xml:space="preserve"> [22]</w:t>
          </w:r>
          <w:r>
            <w:fldChar w:fldCharType="end"/>
          </w:r>
        </w:sdtContent>
      </w:sdt>
      <w:r>
        <w:t>, desarrollada por IDOM como apoyo a procesos de toma de decisión complejos en el ámbito de tecnologías nucleares avanzadas. SMART ha sido concebida con el objetivo de proporcionar una interfaz sencilla, eficaz y visual, que permita aplicar de forma sistemática metodologías de decisión multicriterio a conjuntos de alternativas tecnológicas, en particular en el contexto de reactores modulares pequeños.</w:t>
      </w:r>
    </w:p>
    <w:p w14:paraId="51BC7034" w14:textId="3C703290" w:rsidR="009B7408" w:rsidRPr="009B7408" w:rsidRDefault="009B7408" w:rsidP="009B7408">
      <w:pPr>
        <w:spacing w:line="360" w:lineRule="auto"/>
      </w:pPr>
      <w:r>
        <w:t xml:space="preserve">La herramienta SMART implementa el método AHP (Analytic Hierarchy Process), una técnica ampliamente utilizada para la toma de decisiones multicriterio basada en comparaciones pareadas y </w:t>
      </w:r>
      <w:r>
        <w:t xml:space="preserve">en la ponderación relativa de criterios</w:t>
      </w:r>
      <w:ins w:id="90766" w:author="Claude" w:date="2026-10-20T00:00:00Z"/>
      <w:sdt>
        <w:sdtPr>
          <w:id w:val="1150171605"/>
          <w:citation/>
        </w:sdtPr>
        <w:sdtContent>
          <w:ins w:id="92195" w:author="Claude" w:date="2026-10-20T00:00:00Z">
            <w:r>
              <w:fldChar w:fldCharType="begin"/>
            </w:r>
            <w:r>
              <w:instrText xml:space="preserve"> CITATION SAATY80 \l 3082 </w:instrText>
            </w:r>
            <w:r>
              <w:fldChar w:fldCharType="separate"/>
            </w:r>
            <w:r>
              <w:rPr>
                <w:noProof/>
              </w:rPr>
              <w:t xml:space="preserve"> [23]</w:t>
            </w:r>
            <w:r>
              <w:fldChar w:fldCharType="end"/>
            </w:r>
          </w:ins>
        </w:sdtContent>
      </w:sdt>
      <w:r>
        <w:t xml:space="preserve">. Para ello, </w:t>
      </w:r>
      <w:r>
        <w:t xml:space="preserve">SMART se apoya en el software SuperDecisions</w:t>
      </w:r>
      <w:ins w:id="90767" w:author="Claude" w:date="2026-10-20T00:00:00Z"/>
      <w:sdt>
        <w:sdtPr>
          <w:id w:val="370029492"/>
          <w:citation/>
        </w:sdtPr>
        <w:sdtContent>
          <w:ins w:id="92196" w:author="Claude" w:date="2026-10-20T00:00:00Z">
            <w:r>
              <w:fldChar w:fldCharType="begin"/>
            </w:r>
            <w:r>
              <w:instrText xml:space="preserve"> CITATION SUPERDEC \l 3082 </w:instrText>
            </w:r>
            <w:r>
              <w:fldChar w:fldCharType="separate"/>
            </w:r>
            <w:r>
              <w:rPr>
                <w:noProof/>
              </w:rPr>
              <w:t xml:space="preserve"> [24]</w:t>
            </w:r>
            <w:r>
              <w:fldChar w:fldCharType="end"/>
            </w:r>
          </w:ins>
        </w:sdtContent>
      </w:sdt>
      <w:r>
        <w:t xml:space="preserve">, que constituye el núcleo de cálculo del modelo AHP, mientras que la herramienta desarrollada por IDOM actúa como capa de interfaz y gestión, facilitando la introducción de datos, la visualización de resultados y la interpretación de estos. De este modo, se reduce significativamente la complejidad operativa del método AHP y se mejora su aplicabilidad en estudios de ingeniería conceptual y de preselección tecnológica.</w:t>
      </w:r>
    </w:p>
    <w:p w14:paraId="5D0082FA" w14:textId="3DDE9E55" w:rsidR="009B7408" w:rsidRPr="009B7408" w:rsidRDefault="009B7408" w:rsidP="009B7408">
      <w:pPr>
        <w:spacing w:line="360" w:lineRule="auto"/>
      </w:pPr>
      <w:r>
        <w:t>Es importante destacar que los criterios empleados en esta fase no tienen carácter excluyente, sino que se utilizan exclusivamente para comparar, ponderar y jerarquizar los reactores que han superado el cribado inicial. Estos criterios permiten evaluar de forma homogénea las distintas alternativas atendiendo a sus prestaciones técnicas, operativas, regulatorias y de integración en un entorno marítimo.</w:t>
      </w:r>
    </w:p>
    <w:p w14:paraId="58511FB2" w14:textId="7DC3FFCC" w:rsidR="009B7408" w:rsidRPr="009B7408" w:rsidRDefault="009B7408" w:rsidP="009B7408">
      <w:pPr>
        <w:spacing w:line="360" w:lineRule="auto"/>
      </w:pPr>
      <w:commentRangeStart w:id="82"/>
      <w:r>
        <w:t>De acuerdo con el enfoque adoptado en el apartado 2.2.1 del documento de referencia, los criterios de selección considerados en el análisis se estructuran en los siguientes bloques y subcriterios:</w:t>
      </w:r>
      <w:commentRangeEnd w:id="82"/>
      <w:r>
        <w:rPr>
          <w:rStyle w:val="Refdecomentario"/>
        </w:rPr>
        <w:commentReference w:id="82"/>
      </w:r>
    </w:p>
    <w:p w14:paraId="3230B455" w14:textId="63392CB1" w:rsidR="009B7408" w:rsidRPr="009B7408" w:rsidRDefault="009B7408">
      <w:pPr>
        <w:pStyle w:val="Prrafodelista"/>
        <w:numPr>
          <w:ilvl w:val="0"/>
          <w:numId w:val="9"/>
        </w:numPr>
        <w:spacing w:line="360" w:lineRule="auto"/>
      </w:pPr>
      <w:r>
        <w:t>Características del núcleo del reactor</w:t>
      </w:r>
    </w:p>
    <w:p w14:paraId="64C8A554" w14:textId="23747E9C" w:rsidR="009B7408" w:rsidRPr="009B7408" w:rsidRDefault="009B7408">
      <w:pPr>
        <w:pStyle w:val="Prrafodelista"/>
        <w:numPr>
          <w:ilvl w:val="1"/>
          <w:numId w:val="9"/>
        </w:numPr>
        <w:spacing w:line="360" w:lineRule="auto"/>
      </w:pPr>
      <w:r>
        <w:t>Seguridad del combustible</w:t>
      </w:r>
    </w:p>
    <w:p w14:paraId="1D5A77CB" w14:textId="4729E743" w:rsidR="009B7408" w:rsidRPr="009B7408" w:rsidRDefault="009B7408">
      <w:pPr>
        <w:pStyle w:val="Prrafodelista"/>
        <w:numPr>
          <w:ilvl w:val="1"/>
          <w:numId w:val="9"/>
        </w:numPr>
        <w:spacing w:line="360" w:lineRule="auto"/>
      </w:pPr>
      <w:r>
        <w:t>Toxicidad del refrigerante</w:t>
      </w:r>
    </w:p>
    <w:p w14:paraId="0432A0B9" w14:textId="2D99BED9" w:rsidR="009B7408" w:rsidRPr="009B7408" w:rsidRDefault="009B7408">
      <w:pPr>
        <w:pStyle w:val="Prrafodelista"/>
        <w:numPr>
          <w:ilvl w:val="1"/>
          <w:numId w:val="9"/>
        </w:numPr>
        <w:spacing w:line="360" w:lineRule="auto"/>
      </w:pPr>
      <w:r>
        <w:t>Término fuente</w:t>
      </w:r>
    </w:p>
    <w:p w14:paraId="041B7E8F" w14:textId="7E3B4593" w:rsidR="009B7408" w:rsidRPr="009B7408" w:rsidRDefault="009B7408">
      <w:pPr>
        <w:pStyle w:val="Prrafodelista"/>
        <w:numPr>
          <w:ilvl w:val="0"/>
          <w:numId w:val="9"/>
        </w:numPr>
        <w:spacing w:line="360" w:lineRule="auto"/>
      </w:pPr>
      <w:r>
        <w:t>Características del sistema del reactor</w:t>
      </w:r>
    </w:p>
    <w:p w14:paraId="0C79FF91" w14:textId="42E901D4" w:rsidR="009B7408" w:rsidRPr="009B7408" w:rsidRDefault="009B7408">
      <w:pPr>
        <w:pStyle w:val="Prrafodelista"/>
        <w:numPr>
          <w:ilvl w:val="1"/>
          <w:numId w:val="9"/>
        </w:numPr>
        <w:spacing w:line="360" w:lineRule="auto"/>
      </w:pPr>
      <w:r>
        <w:t>Tipo de reactor</w:t>
      </w:r>
    </w:p>
    <w:p w14:paraId="2FEAF2CE" w14:textId="7FF7EB5E" w:rsidR="009B7408" w:rsidRPr="009B7408" w:rsidRDefault="009B7408">
      <w:pPr>
        <w:pStyle w:val="Prrafodelista"/>
        <w:numPr>
          <w:ilvl w:val="1"/>
          <w:numId w:val="9"/>
        </w:numPr>
        <w:spacing w:line="360" w:lineRule="auto"/>
      </w:pPr>
      <w:r>
        <w:t>Dimensiones</w:t>
      </w:r>
    </w:p>
    <w:p w14:paraId="162A9EAC" w14:textId="650D6EAE" w:rsidR="009B7408" w:rsidRPr="009B7408" w:rsidRDefault="009B7408">
      <w:pPr>
        <w:pStyle w:val="Prrafodelista"/>
        <w:numPr>
          <w:ilvl w:val="1"/>
          <w:numId w:val="9"/>
        </w:numPr>
        <w:spacing w:line="360" w:lineRule="auto"/>
      </w:pPr>
      <w:r>
        <w:t>Peso</w:t>
      </w:r>
    </w:p>
    <w:p w14:paraId="72232529" w14:textId="4F5BFB07" w:rsidR="009B7408" w:rsidRPr="009B7408" w:rsidRDefault="009B7408">
      <w:pPr>
        <w:pStyle w:val="Prrafodelista"/>
        <w:numPr>
          <w:ilvl w:val="1"/>
          <w:numId w:val="9"/>
        </w:numPr>
        <w:spacing w:line="360" w:lineRule="auto"/>
      </w:pPr>
      <w:r>
        <w:t>Escalabilidad de potencia</w:t>
      </w:r>
    </w:p>
    <w:p w14:paraId="71C861B5" w14:textId="16BA1203" w:rsidR="009B7408" w:rsidRPr="009B7408" w:rsidRDefault="009B7408">
      <w:pPr>
        <w:pStyle w:val="Prrafodelista"/>
        <w:numPr>
          <w:ilvl w:val="1"/>
          <w:numId w:val="9"/>
        </w:numPr>
        <w:spacing w:line="360" w:lineRule="auto"/>
      </w:pPr>
      <w:r>
        <w:t>Temperatura del refrigerante</w:t>
      </w:r>
    </w:p>
    <w:p w14:paraId="11785E61" w14:textId="7B51C817" w:rsidR="009B7408" w:rsidRPr="009B7408" w:rsidRDefault="009B7408">
      <w:pPr>
        <w:pStyle w:val="Prrafodelista"/>
        <w:numPr>
          <w:ilvl w:val="1"/>
          <w:numId w:val="9"/>
        </w:numPr>
        <w:spacing w:line="360" w:lineRule="auto"/>
      </w:pPr>
      <w:r>
        <w:t>Cualificación de componentes</w:t>
      </w:r>
    </w:p>
    <w:p w14:paraId="361EF52E" w14:textId="0B7613BE" w:rsidR="009B7408" w:rsidRPr="009B7408" w:rsidRDefault="009B7408">
      <w:pPr>
        <w:pStyle w:val="Prrafodelista"/>
        <w:numPr>
          <w:ilvl w:val="0"/>
          <w:numId w:val="9"/>
        </w:numPr>
        <w:spacing w:line="360" w:lineRule="auto"/>
      </w:pPr>
      <w:r>
        <w:t>Características del ciclo de combustible</w:t>
      </w:r>
    </w:p>
    <w:p w14:paraId="00EB55D8" w14:textId="4BE01D64" w:rsidR="009B7408" w:rsidRPr="009B7408" w:rsidRDefault="009B7408">
      <w:pPr>
        <w:pStyle w:val="Prrafodelista"/>
        <w:numPr>
          <w:ilvl w:val="1"/>
          <w:numId w:val="9"/>
        </w:numPr>
        <w:spacing w:line="360" w:lineRule="auto"/>
      </w:pPr>
      <w:r>
        <w:t>Tiempo de recarga</w:t>
      </w:r>
    </w:p>
    <w:p w14:paraId="09DCBF47" w14:textId="6FD45619" w:rsidR="009B7408" w:rsidRPr="009B7408" w:rsidRDefault="009B7408">
      <w:pPr>
        <w:pStyle w:val="Prrafodelista"/>
        <w:numPr>
          <w:ilvl w:val="1"/>
          <w:numId w:val="9"/>
        </w:numPr>
        <w:spacing w:line="360" w:lineRule="auto"/>
      </w:pPr>
      <w:r>
        <w:t>Nivel de enriquecimiento</w:t>
      </w:r>
    </w:p>
    <w:p w14:paraId="1F8C14DD" w14:textId="3FF7F5F1" w:rsidR="009B7408" w:rsidRPr="009B7408" w:rsidRDefault="009B7408">
      <w:pPr>
        <w:pStyle w:val="Prrafodelista"/>
        <w:numPr>
          <w:ilvl w:val="0"/>
          <w:numId w:val="9"/>
        </w:numPr>
        <w:spacing w:line="360" w:lineRule="auto"/>
      </w:pPr>
      <w:r>
        <w:t>Desmantelamiento y gestión de residuos</w:t>
      </w:r>
    </w:p>
    <w:p w14:paraId="67887DFD" w14:textId="26A2F7F1" w:rsidR="009B7408" w:rsidRPr="009B7408" w:rsidRDefault="009B7408">
      <w:pPr>
        <w:pStyle w:val="Prrafodelista"/>
        <w:numPr>
          <w:ilvl w:val="1"/>
          <w:numId w:val="9"/>
        </w:numPr>
        <w:spacing w:line="360" w:lineRule="auto"/>
      </w:pPr>
      <w:r>
        <w:t>Quemado del combustible descargado</w:t>
      </w:r>
    </w:p>
    <w:p w14:paraId="580247C8" w14:textId="550EA6C6" w:rsidR="009B7408" w:rsidRPr="009B7408" w:rsidRDefault="009B7408">
      <w:pPr>
        <w:pStyle w:val="Prrafodelista"/>
        <w:numPr>
          <w:ilvl w:val="1"/>
          <w:numId w:val="9"/>
        </w:numPr>
        <w:spacing w:line="360" w:lineRule="auto"/>
      </w:pPr>
      <w:r>
        <w:t>Corrientes de residuos</w:t>
      </w:r>
    </w:p>
    <w:p w14:paraId="17E64D9A" w14:textId="2E20EC0C" w:rsidR="009B7408" w:rsidRPr="009B7408" w:rsidRDefault="009B7408">
      <w:pPr>
        <w:pStyle w:val="Prrafodelista"/>
        <w:numPr>
          <w:ilvl w:val="0"/>
          <w:numId w:val="9"/>
        </w:numPr>
        <w:spacing w:line="360" w:lineRule="auto"/>
      </w:pPr>
      <w:r>
        <w:t>Estado del licenciamiento</w:t>
      </w:r>
    </w:p>
    <w:p w14:paraId="0673E857" w14:textId="400C5456" w:rsidR="009B7408" w:rsidRPr="009B7408" w:rsidRDefault="009B7408">
      <w:pPr>
        <w:pStyle w:val="Prrafodelista"/>
        <w:numPr>
          <w:ilvl w:val="1"/>
          <w:numId w:val="9"/>
        </w:numPr>
        <w:spacing w:line="360" w:lineRule="auto"/>
      </w:pPr>
      <w:r>
        <w:t>Inicio del proceso de licenciamiento</w:t>
      </w:r>
    </w:p>
    <w:p w14:paraId="7E53E43B" w14:textId="340C4820" w:rsidR="009B7408" w:rsidRPr="009B7408" w:rsidRDefault="009B7408">
      <w:pPr>
        <w:pStyle w:val="Prrafodelista"/>
        <w:numPr>
          <w:ilvl w:val="1"/>
          <w:numId w:val="9"/>
        </w:numPr>
        <w:spacing w:line="360" w:lineRule="auto"/>
      </w:pPr>
      <w:r>
        <w:t>Experiencia operativa</w:t>
      </w:r>
    </w:p>
    <w:p w14:paraId="6C4A1149" w14:textId="5637C825" w:rsidR="009B7408" w:rsidRPr="009B7408" w:rsidRDefault="009B7408">
      <w:pPr>
        <w:pStyle w:val="Prrafodelista"/>
        <w:numPr>
          <w:ilvl w:val="0"/>
          <w:numId w:val="9"/>
        </w:numPr>
        <w:spacing w:line="360" w:lineRule="auto"/>
      </w:pPr>
      <w:r>
        <w:t>Consideraciones políticas y sociales</w:t>
      </w:r>
    </w:p>
    <w:p w14:paraId="6223EB7D" w14:textId="35060916" w:rsidR="009B7408" w:rsidRPr="009B7408" w:rsidRDefault="009B7408">
      <w:pPr>
        <w:pStyle w:val="Prrafodelista"/>
        <w:numPr>
          <w:ilvl w:val="1"/>
          <w:numId w:val="9"/>
        </w:numPr>
        <w:spacing w:line="360" w:lineRule="auto"/>
      </w:pPr>
      <w:r>
        <w:t>Percepción de seguridad</w:t>
      </w:r>
    </w:p>
    <w:p w14:paraId="11879D13" w14:textId="43975C12" w:rsidR="009B7408" w:rsidRPr="009B7408" w:rsidRDefault="009B7408">
      <w:pPr>
        <w:pStyle w:val="Prrafodelista"/>
        <w:numPr>
          <w:ilvl w:val="1"/>
          <w:numId w:val="9"/>
        </w:numPr>
        <w:spacing w:line="360" w:lineRule="auto"/>
      </w:pPr>
      <w:r>
        <w:t>Antecedentes históricos de accidentes</w:t>
      </w:r>
    </w:p>
    <w:p w14:paraId="4550EBE0" w14:textId="20B3F888" w:rsidR="009B7408" w:rsidRPr="009B7408" w:rsidRDefault="009B7408">
      <w:pPr>
        <w:pStyle w:val="Prrafodelista"/>
        <w:numPr>
          <w:ilvl w:val="0"/>
          <w:numId w:val="9"/>
        </w:numPr>
        <w:spacing w:line="360" w:lineRule="auto"/>
      </w:pPr>
      <w:r>
        <w:t>Retos operativos marítimos</w:t>
      </w:r>
    </w:p>
    <w:p w14:paraId="5BF2C7A3" w14:textId="335232A7" w:rsidR="009B7408" w:rsidRPr="009B7408" w:rsidRDefault="009B7408">
      <w:pPr>
        <w:pStyle w:val="Prrafodelista"/>
        <w:numPr>
          <w:ilvl w:val="1"/>
          <w:numId w:val="9"/>
        </w:numPr>
        <w:spacing w:line="360" w:lineRule="auto"/>
      </w:pPr>
      <w:r>
        <w:t>Factores operativos limitantes</w:t>
      </w:r>
    </w:p>
    <w:p w14:paraId="691CE434" w14:textId="1E12CBC8" w:rsidR="009B7408" w:rsidRPr="009B7408" w:rsidRDefault="009B7408">
      <w:pPr>
        <w:pStyle w:val="Prrafodelista"/>
        <w:numPr>
          <w:ilvl w:val="1"/>
          <w:numId w:val="9"/>
        </w:numPr>
        <w:spacing w:line="360" w:lineRule="auto"/>
      </w:pPr>
      <w:r>
        <w:t>Necesidad de equipamiento específico</w:t>
      </w:r>
    </w:p>
    <w:p w14:paraId="5A933C3E" w14:textId="77777777" w:rsidR="00BF6146" w:rsidRDefault="009B7408" w:rsidP="00BF6146">
      <w:pPr>
        <w:spacing w:line="360" w:lineRule="auto"/>
      </w:pPr>
      <w:r>
        <w:t>Estos subcriterios se introducen en la herramienta SMART junto con sus correspondientes ponderaciones, permitiendo obtener una clasificación ordenada de los reactores candidatos en función de su adecuación global a los objetivos del estudio. Los resultados de este análisis multicriterio se presentan y discuten en los apartados siguientes, sirviendo de base para la selección final del reactor objeto del estudio de integración.</w:t>
      </w:r>
    </w:p>
    <w:p w14:paraId="2E8E98A8" w14:textId="77777777" w:rsidR="00DE58B0" w:rsidRPr="00DE58B0" w:rsidRDefault="00DE58B0" w:rsidP="00DE58B0">
      <w:pPr>
        <w:spacing w:line="360" w:lineRule="auto"/>
      </w:pPr>
      <w:r>
        <w:t xml:space="preserve">Para llevar a cabo la comparación entre los reactores que han superado el proceso de cribado, a cada uno de los criterios y subcriterios considerados en el análisis se le ha asignado una ponderación específica, definida en función de la importancia relativa establecida por el usuario. Estas ponderaciones reflejan las prioridades del caso de estudio y se han determinado mediante comparaciones pareadas siguiendo el método AHP, quedando recogidas de forma detallada en el </w:t>
      </w:r>
      <w:del w:id="90080" w:author="Claude" w:date="2026-10-20T00:00:00Z">
        <w:r>
          <w:rPr>
            <w:highlight w:val="yellow"/>
          </w:rPr>
          <w:delText xml:space="preserve">Anexo X.</w:delText>
        </w:r>
      </w:del>
      <w:ins w:id="90081" w:author="Claude" w:date="2026-10-20T00:00:00Z">
        <w:r>
          <w:rPr>
            <w:highlight w:val="yellow"/>
          </w:rPr>
          <w:t>Anexo B.</w:t>
        </w:r>
      </w:ins>
    </w:p>
    <w:p w14:paraId="2F83258C" w14:textId="77777777" w:rsidR="00DE58B0" w:rsidRPr="00DE58B0" w:rsidRDefault="00DE58B0" w:rsidP="00DE58B0">
      <w:pPr>
        <w:spacing w:line="360" w:lineRule="auto"/>
      </w:pPr>
      <w:r>
        <w:t>A partir de dichas ponderaciones y de la evaluación individual de cada reactor candidato frente a los distintos subcriterios, la herramienta SMART calcula una puntuación global para cada alternativa. Este procedimiento permite integrar de forma coherente aspectos técnicos, operativos, regulatorios y de integración en una única métrica comparativa, facilitando la jerarquización de las distintas opciones viables.</w:t>
      </w:r>
    </w:p>
    <w:p w14:paraId="55442E65" w14:textId="2323957D" w:rsidR="00DE58B0" w:rsidRDefault="00DE58B0" w:rsidP="00DE58B0">
      <w:pPr>
        <w:spacing w:line="360" w:lineRule="auto"/>
      </w:pPr>
      <w:r>
        <w:t xml:space="preserve">Los resultados del análisis multicriterio descrito se representan de forma gráfica en la </w:t>
      </w:r>
      <w:r>
        <w:fldChar w:fldCharType="begin"/>
      </w:r>
      <w:r>
        <w:instrText xml:space="preserve"> REF _Ref220498838 \h </w:instrText>
      </w:r>
      <w:r>
        <w:fldChar w:fldCharType="separate"/>
      </w:r>
      <w:r>
        <w:rPr>
          <w:b/>
          <w:bCs/>
        </w:rPr>
        <w:t>Figura 1</w:t>
      </w:r>
      <w:r>
        <w:fldChar w:fldCharType="end"/>
      </w:r>
      <w:r>
        <w:t xml:space="preserve">, donde se muestra la puntuación global obtenida por cada reactor candidato, así como la contribución relativa de los distintos subcriterios considerados a la valoración final de cada alternativa.</w:t>
      </w:r>
    </w:p>
    <w:p w14:paraId="3FE9AE32" w14:textId="77777777" w:rsidR="00CC3784" w:rsidRDefault="00DE58B0" w:rsidP="00CC3784">
      <w:pPr>
        <w:keepNext/>
        <w:spacing w:line="360" w:lineRule="auto"/>
        <w:jc w:val="center"/>
      </w:pPr>
      <w:r>
        <w:rPr>
          <w:noProof/>
        </w:rPr>
        <w:drawing>
          <wp:inline distT="0" distB="0" distL="0" distR="0" wp14:anchorId="4DBB5A84" wp14:editId="470855A9">
            <wp:extent cx="3740496" cy="3740496"/>
            <wp:effectExtent l="0" t="0" r="0" b="0"/>
            <wp:docPr id="116002624" name="Imagen 12"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2624" name="Imagen 12" descr="Escala de tiempo&#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9568" cy="3749568"/>
                    </a:xfrm>
                    <a:prstGeom prst="rect">
                      <a:avLst/>
                    </a:prstGeom>
                    <a:noFill/>
                    <a:ln>
                      <a:noFill/>
                    </a:ln>
                  </pic:spPr>
                </pic:pic>
              </a:graphicData>
            </a:graphic>
          </wp:inline>
        </w:drawing>
      </w:r>
    </w:p>
    <w:p xmlns:ns6="urn:tmp" w14:paraId="4E24E12D" w14:textId="7E028922" w:rsidR="00D82BF7" w:rsidRDefault="00CC3784" w:rsidP="00CC3784">
      <w:pPr>
        <w:pStyle w:val="Descripcin"/>
        <w:jc w:val="center"/>
      </w:pPr>
      <w:bookmarkStart w:id="71010" w:name="_Ref220498838"/>
      <w:r>
        <w:t xml:space="preserve">Figura </w:t>
      </w:r>
      <w:fldSimple w:instr=" SEQ Figura \* ARABIC ">
        <w:r>
          <w:rPr>
            <w:noProof/>
          </w:rPr>
          <w:t>1</w:t>
        </w:r>
      </w:fldSimple>
      <w:bookmarkEnd w:id="71010"/>
      <w:r>
        <w:t>: Ranking de alternativas desarrollado por SMART</w:t>
      </w:r>
    </w:p>
    <w:p w14:paraId="33B4BDEC" w14:textId="77777777" w:rsidR="00DE58B0" w:rsidRPr="00DE58B0" w:rsidRDefault="00DE58B0" w:rsidP="00DE58B0">
      <w:pPr>
        <w:spacing w:line="360" w:lineRule="auto"/>
      </w:pPr>
      <w:r>
        <w:t xml:space="preserve">Del análisis de los resultados se desprende que el KP-FHR es la alternativa que alcanza la mayor puntuación global, destacando frente al resto de opciones evaluadas por presentar un equilibrio más favorable entre los criterios técnicos, operativos, de seguridad y de integración considerados en el estudio. En consecuencia, y de acuerdo con la metodología de selección adoptada, se opta por este reactor como diseño de referencia para el desarrollo posterior del trabajo.</w:t>
      </w:r>
    </w:p>
    <w:p w14:paraId="50D9CC27" w14:textId="15B07C8E" w:rsidR="00BF6146" w:rsidRDefault="00DE58B0" w:rsidP="00BF6146">
      <w:pPr>
        <w:spacing w:line="360" w:lineRule="auto"/>
      </w:pPr>
      <w:r>
        <w:t>En la siguiente sección se procederá a describir de forma detallada las características técnicas, principios de funcionamiento y aspectos de seguridad del reactor KP-FHR, sentando así las bases para el posterior análisis de integración en la embarcación objeto de estudio.</w:t>
      </w:r>
    </w:p>
    <w:p w14:paraId="1338A449" w14:textId="731D420E" w:rsidR="002D7DE2" w:rsidRDefault="002D7DE2" w:rsidP="00BF6146">
      <w:pPr>
        <w:spacing w:line="360" w:lineRule="auto"/>
        <w:rPr>
          <w:rFonts w:eastAsia="Times New Roman" w:cs="Times New Roman"/>
          <w:b/>
          <w:snapToGrid w:val="0"/>
          <w:sz w:val="32"/>
          <w:szCs w:val="32"/>
        </w:rPr>
      </w:pPr>
      <w:r>
        <w:br w:type="page"/>
      </w:r>
    </w:p>
    <w:p w14:paraId="5078236B" w14:textId="102E8255" w:rsidR="002D7DE2" w:rsidRDefault="002D7DE2" w:rsidP="002D7DE2">
      <w:pPr>
        <w:pStyle w:val="Ttulo1"/>
      </w:pPr>
      <w:bookmarkStart w:id="72011" w:name="_RefCap_kp"/>
      <w:bookmarkStart w:id="13" w:name="_Toc221055523"/>
      <w:r>
        <w:t xml:space="preserve">DESCRIPCIÓN </w:t>
      </w:r>
      <w:del w:id="90005" w:author="Claude" w:date="2026-10-20T00:00:00Z">
        <w:r>
          <w:delText xml:space="preserve">TECNICA</w:delText>
        </w:r>
      </w:del>
      <w:ins w:id="90006" w:author="Claude" w:date="2026-10-20T00:00:00Z">
        <w:r>
          <w:t>TÉCNICA</w:t>
        </w:r>
      </w:ins>
      <w:r>
        <w:t xml:space="preserve"> DEL REACTOR KP-FHR</w:t>
      </w:r>
      <w:bookmarkEnd w:id="13"/>
      <w:bookmarkEnd w:id="72011"/>
    </w:p>
    <w:p w14:paraId="4F8BFAB2" w14:textId="05D713FA" w:rsidR="00F87C9C" w:rsidRPr="00F87C9C" w:rsidRDefault="00F87C9C" w:rsidP="00F87C9C">
      <w:pPr>
        <w:spacing w:line="360" w:lineRule="auto"/>
      </w:pPr>
      <w:r>
        <w:t>Una vez completado el proceso de selección tecnológica descrito en los apartados anteriores, el reactor KP-FHR ha sido identificado como la opción más adecuada para su aplicación en el caso de estudio considerado. En consecuencia, el presente apartado tiene como objetivo describir de forma detallada el diseño, los principios de funcionamiento y las características técnicas fundamentales del reactor, proporcionando el marco necesario para los análisis posteriores de integración, seguridad y viabilidad.</w:t>
      </w:r>
    </w:p>
    <w:p w14:paraId="481D56C8" w14:textId="3851AD9D" w:rsidR="00F87C9C" w:rsidRPr="00F87C9C" w:rsidRDefault="00F87C9C" w:rsidP="00F87C9C">
      <w:pPr>
        <w:spacing w:line="360" w:lineRule="auto"/>
      </w:pPr>
      <w:r>
        <w:t>El KP-FHR</w:t>
      </w:r>
      <w:sdt>
        <w:sdtPr>
          <w:id w:val="301205272"/>
          <w:citation/>
        </w:sdtPr>
        <w:sdtContent>
          <w:r>
            <w:fldChar w:fldCharType="begin"/>
          </w:r>
          <w:r>
            <w:instrText xml:space="preserve"> CITATION Kai20 \l 3082 </w:instrText>
          </w:r>
          <w:r>
            <w:fldChar w:fldCharType="separate"/>
          </w:r>
          <w:r>
            <w:rPr>
              <w:noProof/>
            </w:rPr>
            <w:t xml:space="preserve"> [21]</w:t>
          </w:r>
          <w:r>
            <w:fldChar w:fldCharType="end"/>
          </w:r>
        </w:sdtContent>
      </w:sdt>
      <w:r>
        <w:t xml:space="preserve"> es un reactor nuclear avanzado desarrollado por la empresa Kairos Power, perteneciente a la familia de los reactores refrigerados por sales fundidas con combustible sólido. Su diseño combina elementos de distintas tecnologías de cuarta generación, integrando combustible de tipo TRISO, moderación por grafito y refrigeración mediante una sal fluorada a alta temperatura. Esta arquitectura híbrida persigue aprovechar las ventajas de cada uno de estos conceptos, manteniendo al mismo tiempo un elevado nivel de seguridad inherente y una gran flexibilidad operativa.</w:t>
      </w:r>
    </w:p>
    <w:p w14:paraId="28970183" w14:textId="2864F142" w:rsidR="00F87C9C" w:rsidRPr="00F87C9C" w:rsidRDefault="00F87C9C" w:rsidP="00F87C9C">
      <w:pPr>
        <w:spacing w:line="360" w:lineRule="auto"/>
      </w:pPr>
      <w:r>
        <w:t>La descripción que se presenta a continuación se centra en los aspectos más relevantes desde el punto de vista ingenieril y de seguridad, evitando entrar en detalles propietarios o confidenciales del diseño. El análisis se basa exclusivamente en información pública, procedente de documentación técnica divulgada por el desarrollador, literatura especializada y documentos regulatorios asociados al reactor de demostración HERMES</w:t>
      </w:r>
      <w:sdt>
        <w:sdtPr>
          <w:id w:val="-15551621"/>
          <w:citation/>
        </w:sdtPr>
        <w:sdtContent>
          <w:r>
            <w:fldChar w:fldCharType="begin"/>
          </w:r>
          <w:r>
            <w:instrText xml:space="preserve"> CITATION Kai23 \l 3082 </w:instrText>
          </w:r>
          <w:r>
            <w:fldChar w:fldCharType="separate"/>
          </w:r>
          <w:r>
            <w:rPr>
              <w:noProof/>
            </w:rPr>
            <w:t xml:space="preserve"> [25]</w:t>
          </w:r>
          <w:r>
            <w:fldChar w:fldCharType="end"/>
          </w:r>
        </w:sdtContent>
      </w:sdt>
      <w:r>
        <w:t>, que constituye la base experimental del concepto KP-FHR.</w:t>
      </w:r>
    </w:p>
    <w:p w14:paraId="278A8AF9" w14:textId="695A1CA0" w:rsidR="00F87C9C" w:rsidRDefault="0054348C" w:rsidP="0054348C">
      <w:pPr>
        <w:pStyle w:val="Ttulo2"/>
      </w:pPr>
      <w:bookmarkStart w:id="14" w:name="_Toc221055524"/>
      <w:r>
        <w:t>Ficha técnica del reactor KP-FHR</w:t>
      </w:r>
      <w:bookmarkEnd w:id="14"/>
    </w:p>
    <w:p w14:paraId="322C832B" w14:textId="15DE2FD5" w:rsidR="004D0EF9" w:rsidRDefault="0054348C" w:rsidP="0054348C">
      <w:pPr>
        <w:spacing w:line="360" w:lineRule="auto"/>
      </w:pPr>
      <w:r>
        <w:t xml:space="preserve">Con el fin de sintetizar las características más relevantes del reactor seleccionado y facilitar la comprensión global de su diseño, en la </w:t>
      </w:r>
      <w:r>
        <w:fldChar w:fldCharType="begin"/>
      </w:r>
      <w:r>
        <w:instrText xml:space="preserve"> REF _Ref220575698 \h </w:instrText>
      </w:r>
      <w:r>
        <w:fldChar w:fldCharType="separate"/>
      </w:r>
      <w:r>
        <w:t xml:space="preserve">Tabla 7</w:t>
      </w:r>
      <w:r>
        <w:rPr>
          <w:noProof/>
        </w:rPr>
        <w:t/>
      </w:r>
      <w:r>
        <w:fldChar w:fldCharType="end"/>
      </w:r>
      <w:r>
        <w:rPr>
          <w:b/>
          <w:bCs/>
        </w:rPr>
        <w:t xml:space="preserve"> </w:t>
      </w:r>
      <w:r>
        <w:t xml:space="preserve">se presenta una ficha técnica resumen del KP-FHR. Esta tabla recoge los principales parámetros tecnológicos, funcionales y de diseño del reactor, extraídos de información pública proporcionada por el desarrollador, documentación regulatoria asociada al reactor de demostración HERMES y literatura técnica sobre reactores FHR.</w:t>
      </w:r>
    </w:p>
    <w:p w14:paraId="2F38BEA3" w14:textId="699EF7E1" w:rsidR="004D4ADA" w:rsidRDefault="004D0EF9" w:rsidP="004D4ADA">
      <w:pPr>
        <w:jc w:val="left"/>
      </w:pPr>
      <w:r>
        <w:br w:type="page"/>
      </w:r>
    </w:p>
    <w:p xmlns:ns7="urn:tmp" w14:paraId="33A6E876" w14:textId="0C272972" w:rsidR="004D0EF9" w:rsidRDefault="004D0EF9" w:rsidP="004D0EF9">
      <w:pPr>
        <w:pStyle w:val="Descripcin"/>
        <w:keepNext/>
        <w:jc w:val="center"/>
      </w:pPr>
      <w:bookmarkStart w:id="15" w:name="_Ref220575698"/>
      <w:r>
        <w:t xml:space="preserve">Tabla </w:t>
      </w:r>
      <w:fldSimple w:instr=" SEQ Tabla \* ARABIC ">
        <w:r>
          <w:rPr>
            <w:noProof/>
          </w:rPr>
          <w:t>7</w:t>
        </w:r>
      </w:fldSimple>
      <w:bookmarkEnd w:id="15"/>
      <w:r>
        <w:t xml:space="preserve">: </w:t>
      </w:r>
      <w:del w:id="90039" w:author="Claude" w:date="2026-10-20T00:00:00Z">
        <w:r>
          <w:delText xml:space="preserve">Ficha Técnica del KP-FHR</w:delText>
        </w:r>
      </w:del>
      <w:ins w:id="90040" w:author="Claude" w:date="2026-10-20T00:00:00Z">
        <w:r>
          <w:t>Ficha técnica del KP-FHR</w:t>
        </w:r>
      </w:ins>
    </w:p>
    <w:tbl>
      <w:tblPr>
        <w:tblW w:w="7660" w:type="dxa"/>
        <w:jc w:val="center"/>
        <w:tblCellMar>
          <w:left w:w="70" w:type="dxa"/>
          <w:right w:w="70" w:type="dxa"/>
        </w:tblCellMar>
        <w:tblLook w:val="04A0" w:firstRow="1" w:lastRow="0" w:firstColumn="1" w:lastColumn="0" w:noHBand="0" w:noVBand="1"/>
      </w:tblPr>
      <w:tblGrid>
        <w:gridCol w:w="3760"/>
        <w:gridCol w:w="3900"/>
      </w:tblGrid>
      <w:tr w:rsidR="004D4ADA" w:rsidRPr="004D4ADA" w14:paraId="59484652" w14:textId="77777777" w:rsidTr="004D4ADA">
        <w:trPr>
          <w:trHeight w:val="300"/>
          <w:jc w:val="center"/>
        </w:trPr>
        <w:tc>
          <w:tcPr>
            <w:tcW w:w="3760" w:type="dxa"/>
            <w:tcBorders>
              <w:top w:val="single" w:sz="8" w:space="0" w:color="auto"/>
              <w:left w:val="single" w:sz="8" w:space="0" w:color="auto"/>
              <w:bottom w:val="single" w:sz="8" w:space="0" w:color="auto"/>
              <w:right w:val="single" w:sz="4" w:space="0" w:color="auto"/>
            </w:tcBorders>
            <w:vAlign w:val="center"/>
            <w:hideMark/>
          </w:tcPr>
          <w:p w14:paraId="4DF346F4"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Parámetro</w:t>
            </w:r>
          </w:p>
        </w:tc>
        <w:tc>
          <w:tcPr>
            <w:tcW w:w="3900" w:type="dxa"/>
            <w:tcBorders>
              <w:top w:val="single" w:sz="8" w:space="0" w:color="auto"/>
              <w:left w:val="nil"/>
              <w:bottom w:val="single" w:sz="8" w:space="0" w:color="auto"/>
              <w:right w:val="single" w:sz="8" w:space="0" w:color="auto"/>
            </w:tcBorders>
            <w:vAlign w:val="center"/>
            <w:hideMark/>
          </w:tcPr>
          <w:p w14:paraId="08F5D064"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Descripción / Valor representativo</w:t>
            </w:r>
          </w:p>
        </w:tc>
      </w:tr>
      <w:tr w:rsidR="004D4ADA" w:rsidRPr="008E519A" w14:paraId="6428AC43"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44BEA842"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Nombre del reactor</w:t>
            </w:r>
          </w:p>
        </w:tc>
        <w:tc>
          <w:tcPr>
            <w:tcW w:w="3900" w:type="dxa"/>
            <w:tcBorders>
              <w:top w:val="nil"/>
              <w:left w:val="nil"/>
              <w:bottom w:val="single" w:sz="4" w:space="0" w:color="auto"/>
              <w:right w:val="single" w:sz="8" w:space="0" w:color="auto"/>
            </w:tcBorders>
            <w:vAlign w:val="center"/>
            <w:hideMark/>
          </w:tcPr>
          <w:p w14:paraId="6149B81A" w14:textId="77777777" w:rsidR="004D4ADA" w:rsidRPr="004D4ADA" w:rsidRDefault="004D4ADA" w:rsidP="004D4ADA">
            <w:pPr>
              <w:spacing w:after="0"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KP-FHR (Kairos Power – Fluoride-salt-cooled High-temperature Reactor)</w:t>
            </w:r>
          </w:p>
        </w:tc>
      </w:tr>
      <w:tr w:rsidR="004D4ADA" w:rsidRPr="008E519A" w14:paraId="39CBF0CD"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076578FC"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Tipo de reactor</w:t>
            </w:r>
          </w:p>
        </w:tc>
        <w:tc>
          <w:tcPr>
            <w:tcW w:w="3900" w:type="dxa"/>
            <w:tcBorders>
              <w:top w:val="nil"/>
              <w:left w:val="nil"/>
              <w:bottom w:val="single" w:sz="4" w:space="0" w:color="auto"/>
              <w:right w:val="single" w:sz="8" w:space="0" w:color="auto"/>
            </w:tcBorders>
            <w:vAlign w:val="center"/>
            <w:hideMark/>
          </w:tcPr>
          <w:p w14:paraId="5ADF0B93" w14:textId="77777777" w:rsidR="004D4ADA" w:rsidRPr="004D4ADA" w:rsidRDefault="004D4ADA" w:rsidP="004D4ADA">
            <w:pPr>
              <w:spacing w:after="0"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Fluoride Salt-Cooled High-Temperature Reactor (FHR)</w:t>
            </w:r>
          </w:p>
        </w:tc>
      </w:tr>
      <w:tr w:rsidR="004D4ADA" w:rsidRPr="004D4ADA" w14:paraId="5254499F"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5FE1BF9D"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Familia tecnológica</w:t>
            </w:r>
          </w:p>
        </w:tc>
        <w:tc>
          <w:tcPr>
            <w:tcW w:w="3900" w:type="dxa"/>
            <w:tcBorders>
              <w:top w:val="nil"/>
              <w:left w:val="nil"/>
              <w:bottom w:val="single" w:sz="4" w:space="0" w:color="auto"/>
              <w:right w:val="single" w:sz="8" w:space="0" w:color="auto"/>
            </w:tcBorders>
            <w:vAlign w:val="center"/>
            <w:hideMark/>
          </w:tcPr>
          <w:p w14:paraId="7280CD63"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Reactor refrigerado por sales fundidas con combustible sólido</w:t>
            </w:r>
          </w:p>
        </w:tc>
      </w:tr>
      <w:tr w:rsidR="004D4ADA" w:rsidRPr="004D4ADA" w14:paraId="0E549A54"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06993FF1"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commentRangeStart w:id="85"/>
            <w:r>
              <w:rPr>
                <w:rFonts w:ascii="Aptos Narrow" w:eastAsia="Times New Roman" w:hAnsi="Aptos Narrow" w:cs="Times New Roman"/>
                <w:b/>
                <w:bCs/>
                <w:color w:val="000000"/>
              </w:rPr>
              <w:t>Configuración de despliegue</w:t>
            </w:r>
            <w:commentRangeEnd w:id="85"/>
            <w:r>
              <w:rPr>
                <w:rStyle w:val="Refdecomentario"/>
              </w:rPr>
              <w:commentReference w:id="85"/>
            </w:r>
          </w:p>
        </w:tc>
        <w:tc>
          <w:tcPr>
            <w:tcW w:w="3900" w:type="dxa"/>
            <w:tcBorders>
              <w:top w:val="nil"/>
              <w:left w:val="nil"/>
              <w:bottom w:val="single" w:sz="4" w:space="0" w:color="auto"/>
              <w:right w:val="single" w:sz="8" w:space="0" w:color="auto"/>
            </w:tcBorders>
            <w:vAlign w:val="center"/>
            <w:hideMark/>
          </w:tcPr>
          <w:p w14:paraId="4036B899"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Doble unidad (</w:t>
            </w:r>
            <w:r>
              <w:rPr>
                <w:rFonts w:ascii="Aptos Narrow" w:eastAsia="Times New Roman" w:hAnsi="Aptos Narrow" w:cs="Times New Roman"/>
                <w:i/>
                <w:iCs/>
                <w:color w:val="000000"/>
              </w:rPr>
              <w:t>dual unit</w:t>
            </w:r>
            <w:r>
              <w:rPr>
                <w:rFonts w:ascii="Aptos Narrow" w:eastAsia="Times New Roman" w:hAnsi="Aptos Narrow" w:cs="Times New Roman"/>
                <w:color w:val="000000"/>
              </w:rPr>
              <w:t>)</w:t>
            </w:r>
          </w:p>
        </w:tc>
      </w:tr>
      <w:tr w:rsidR="004D4ADA" w:rsidRPr="004D4ADA" w14:paraId="501F6AEC"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5EB14CB3"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commentRangeStart w:id="84"/>
            <w:r>
              <w:rPr>
                <w:rFonts w:ascii="Aptos Narrow" w:eastAsia="Times New Roman" w:hAnsi="Aptos Narrow" w:cs="Times New Roman"/>
                <w:b/>
                <w:bCs/>
                <w:color w:val="000000"/>
              </w:rPr>
              <w:t>Potencia eléctrica nominal</w:t>
            </w:r>
            <w:commentRangeEnd w:id="84"/>
            <w:r>
              <w:rPr>
                <w:rStyle w:val="Refdecomentario"/>
              </w:rPr>
              <w:commentReference w:id="84"/>
            </w:r>
          </w:p>
        </w:tc>
        <w:tc>
          <w:tcPr>
            <w:tcW w:w="3900" w:type="dxa"/>
            <w:tcBorders>
              <w:top w:val="nil"/>
              <w:left w:val="nil"/>
              <w:bottom w:val="single" w:sz="4" w:space="0" w:color="auto"/>
              <w:right w:val="single" w:sz="8" w:space="0" w:color="auto"/>
            </w:tcBorders>
            <w:vAlign w:val="center"/>
            <w:hideMark/>
          </w:tcPr>
          <w:p w14:paraId="52D8541B" w14:textId="77777777" w:rsidR="004D4ADA" w:rsidRPr="004D4ADA" w:rsidRDefault="004D4ADA" w:rsidP="004D4ADA">
            <w:pPr>
              <w:spacing w:after="0" w:line="240" w:lineRule="auto"/>
              <w:jc w:val="center"/>
              <w:rPr>
                <w:rFonts w:ascii="Aptos Narrow" w:eastAsia="Times New Roman" w:hAnsi="Aptos Narrow" w:cs="Times New Roman"/>
                <w:color w:val="000000"/>
              </w:rPr>
            </w:pPr>
            <w:del w:id="90101" w:author="Claude" w:date="2026-10-20T00:00:00Z">
              <w:r>
                <w:rPr>
                  <w:rFonts w:ascii="Aptos Narrow" w:eastAsia="Times New Roman" w:hAnsi="Aptos Narrow" w:cs="Times New Roman"/>
                  <w:color w:val="000000"/>
                </w:rPr>
                <w:delText xml:space="preserve">150 MWe (2 × 75 MWe)</w:delText>
              </w:r>
            </w:del>
            <w:ins w:id="90102" w:author="Claude" w:date="2026-10-20T00:00:00Z">
              <w:r>
                <w:rPr>
                  <w:rFonts w:ascii="Aptos Narrow" w:eastAsia="Times New Roman" w:hAnsi="Aptos Narrow" w:cs="Times New Roman"/>
                  <w:color w:val="000000"/>
                </w:rPr>
                <w:t>140 MWe por unidad (320 MWth)</w:t>
              </w:r>
            </w:ins>
          </w:p>
        </w:tc>
      </w:tr>
      <w:tr w:rsidR="004D4ADA" w:rsidRPr="004D4ADA" w14:paraId="05374F4B"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6055B4C7"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Tipo de reactor</w:t>
            </w:r>
          </w:p>
        </w:tc>
        <w:tc>
          <w:tcPr>
            <w:tcW w:w="3900" w:type="dxa"/>
            <w:tcBorders>
              <w:top w:val="nil"/>
              <w:left w:val="nil"/>
              <w:bottom w:val="single" w:sz="4" w:space="0" w:color="auto"/>
              <w:right w:val="single" w:sz="8" w:space="0" w:color="auto"/>
            </w:tcBorders>
            <w:vAlign w:val="center"/>
            <w:hideMark/>
          </w:tcPr>
          <w:p w14:paraId="5305165A"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Reactor térmico, moderado por grafito</w:t>
            </w:r>
          </w:p>
        </w:tc>
      </w:tr>
      <w:tr w:rsidR="004D4ADA" w:rsidRPr="004D4ADA" w14:paraId="5C59FC15"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35E9A67F"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Combustible nuclear</w:t>
            </w:r>
          </w:p>
        </w:tc>
        <w:tc>
          <w:tcPr>
            <w:tcW w:w="3900" w:type="dxa"/>
            <w:tcBorders>
              <w:top w:val="nil"/>
              <w:left w:val="nil"/>
              <w:bottom w:val="single" w:sz="4" w:space="0" w:color="auto"/>
              <w:right w:val="single" w:sz="8" w:space="0" w:color="auto"/>
            </w:tcBorders>
            <w:vAlign w:val="center"/>
            <w:hideMark/>
          </w:tcPr>
          <w:p w14:paraId="5FA51D18"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Combustible tipo TRISO</w:t>
            </w:r>
          </w:p>
        </w:tc>
      </w:tr>
      <w:tr w:rsidR="004D4ADA" w:rsidRPr="004D4ADA" w14:paraId="126A0ED1"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03288DB8"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Forma del combustible</w:t>
            </w:r>
          </w:p>
        </w:tc>
        <w:tc>
          <w:tcPr>
            <w:tcW w:w="3900" w:type="dxa"/>
            <w:tcBorders>
              <w:top w:val="nil"/>
              <w:left w:val="nil"/>
              <w:bottom w:val="single" w:sz="4" w:space="0" w:color="auto"/>
              <w:right w:val="single" w:sz="8" w:space="0" w:color="auto"/>
            </w:tcBorders>
            <w:vAlign w:val="center"/>
            <w:hideMark/>
          </w:tcPr>
          <w:p w14:paraId="45D18863"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Pebbles con partículas TRISO</w:t>
            </w:r>
          </w:p>
        </w:tc>
      </w:tr>
      <w:tr w:rsidR="004D4ADA" w:rsidRPr="004D4ADA" w14:paraId="0E4E06BB"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09C73209"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Nivel de enriquecimiento</w:t>
            </w:r>
          </w:p>
        </w:tc>
        <w:tc>
          <w:tcPr>
            <w:tcW w:w="3900" w:type="dxa"/>
            <w:tcBorders>
              <w:top w:val="nil"/>
              <w:left w:val="nil"/>
              <w:bottom w:val="single" w:sz="4" w:space="0" w:color="auto"/>
              <w:right w:val="single" w:sz="8" w:space="0" w:color="auto"/>
            </w:tcBorders>
            <w:vAlign w:val="center"/>
            <w:hideMark/>
          </w:tcPr>
          <w:p w14:paraId="39D72909"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Hasta 19,75 % U-235 (LEU+ / compatible con HALEU)</w:t>
            </w:r>
          </w:p>
        </w:tc>
      </w:tr>
      <w:tr w:rsidR="004D4ADA" w:rsidRPr="004D4ADA" w14:paraId="5274E51B"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6264D9D8"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Estrategia de recarga</w:t>
            </w:r>
          </w:p>
        </w:tc>
        <w:tc>
          <w:tcPr>
            <w:tcW w:w="3900" w:type="dxa"/>
            <w:tcBorders>
              <w:top w:val="nil"/>
              <w:left w:val="nil"/>
              <w:bottom w:val="single" w:sz="4" w:space="0" w:color="auto"/>
              <w:right w:val="single" w:sz="8" w:space="0" w:color="auto"/>
            </w:tcBorders>
            <w:vAlign w:val="center"/>
            <w:hideMark/>
          </w:tcPr>
          <w:p w14:paraId="52063039"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Recarga en línea (</w:t>
            </w:r>
            <w:r>
              <w:rPr>
                <w:rFonts w:ascii="Aptos Narrow" w:eastAsia="Times New Roman" w:hAnsi="Aptos Narrow" w:cs="Times New Roman"/>
                <w:i/>
                <w:iCs/>
                <w:color w:val="000000"/>
              </w:rPr>
              <w:t>online refueling</w:t>
            </w:r>
            <w:r>
              <w:rPr>
                <w:rFonts w:ascii="Aptos Narrow" w:eastAsia="Times New Roman" w:hAnsi="Aptos Narrow" w:cs="Times New Roman"/>
                <w:color w:val="000000"/>
              </w:rPr>
              <w:t>)</w:t>
            </w:r>
          </w:p>
        </w:tc>
      </w:tr>
      <w:tr w:rsidR="004D4ADA" w:rsidRPr="004D4ADA" w14:paraId="50C7FF25"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698613F3"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Moderador</w:t>
            </w:r>
          </w:p>
        </w:tc>
        <w:tc>
          <w:tcPr>
            <w:tcW w:w="3900" w:type="dxa"/>
            <w:tcBorders>
              <w:top w:val="nil"/>
              <w:left w:val="nil"/>
              <w:bottom w:val="single" w:sz="4" w:space="0" w:color="auto"/>
              <w:right w:val="single" w:sz="8" w:space="0" w:color="auto"/>
            </w:tcBorders>
            <w:vAlign w:val="center"/>
            <w:hideMark/>
          </w:tcPr>
          <w:p w14:paraId="57B834A2"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Grafito</w:t>
            </w:r>
          </w:p>
        </w:tc>
      </w:tr>
      <w:tr w:rsidR="004D4ADA" w:rsidRPr="004D4ADA" w14:paraId="63936C0D"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2394158B"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Grado de grafito</w:t>
            </w:r>
          </w:p>
        </w:tc>
        <w:tc>
          <w:tcPr>
            <w:tcW w:w="3900" w:type="dxa"/>
            <w:tcBorders>
              <w:top w:val="nil"/>
              <w:left w:val="nil"/>
              <w:bottom w:val="single" w:sz="4" w:space="0" w:color="auto"/>
              <w:right w:val="single" w:sz="8" w:space="0" w:color="auto"/>
            </w:tcBorders>
            <w:vAlign w:val="center"/>
            <w:hideMark/>
          </w:tcPr>
          <w:p w14:paraId="030B4CF1"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IBIDEN ET-10</w:t>
            </w:r>
          </w:p>
        </w:tc>
      </w:tr>
      <w:tr w:rsidR="004D4ADA" w:rsidRPr="004D4ADA" w14:paraId="7E933A65"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29A518E6"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Refrigerante primario</w:t>
            </w:r>
          </w:p>
        </w:tc>
        <w:tc>
          <w:tcPr>
            <w:tcW w:w="3900" w:type="dxa"/>
            <w:tcBorders>
              <w:top w:val="nil"/>
              <w:left w:val="nil"/>
              <w:bottom w:val="single" w:sz="4" w:space="0" w:color="auto"/>
              <w:right w:val="single" w:sz="8" w:space="0" w:color="auto"/>
            </w:tcBorders>
            <w:vAlign w:val="center"/>
            <w:hideMark/>
          </w:tcPr>
          <w:p w14:paraId="3DB908CB"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 xml:space="preserve">Sal fundida fluorada (</w:t>
            </w:r>
            <w:del w:id="90189" w:author="Claude" w:date="2026-10-20T00:00:00Z">
              <w:r>
                <w:rPr>
                  <w:rFonts w:ascii="Aptos Narrow" w:eastAsia="Times New Roman" w:hAnsi="Aptos Narrow" w:cs="Times New Roman"/>
                  <w:color w:val="000000"/>
                </w:rPr>
                <w:delText xml:space="preserve">Flibe</w:delText>
              </w:r>
            </w:del>
            <w:ins w:id="90190" w:author="Claude" w:date="2026-10-20T00:00:00Z">
              <w:r>
                <w:rPr>
                  <w:rFonts w:ascii="Aptos Narrow" w:eastAsia="Times New Roman" w:hAnsi="Aptos Narrow" w:cs="Times New Roman"/>
                  <w:color w:val="000000"/>
                </w:rPr>
                <w:t>FLiBe</w:t>
              </w:r>
            </w:ins>
            <w:r>
              <w:rPr>
                <w:rFonts w:ascii="Aptos Narrow" w:eastAsia="Times New Roman" w:hAnsi="Aptos Narrow" w:cs="Times New Roman"/>
                <w:color w:val="000000"/>
              </w:rPr>
              <w:t xml:space="preserve">, LiF–BeF₂)</w:t>
            </w:r>
          </w:p>
        </w:tc>
      </w:tr>
      <w:tr w:rsidR="004D4ADA" w:rsidRPr="004D4ADA" w14:paraId="1948C227"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71342F0C"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Estado del refrigerante</w:t>
            </w:r>
          </w:p>
        </w:tc>
        <w:tc>
          <w:tcPr>
            <w:tcW w:w="3900" w:type="dxa"/>
            <w:tcBorders>
              <w:top w:val="nil"/>
              <w:left w:val="nil"/>
              <w:bottom w:val="single" w:sz="4" w:space="0" w:color="auto"/>
              <w:right w:val="single" w:sz="8" w:space="0" w:color="auto"/>
            </w:tcBorders>
            <w:vAlign w:val="center"/>
            <w:hideMark/>
          </w:tcPr>
          <w:p w14:paraId="79FDD106"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Líquido a alta temperatura</w:t>
            </w:r>
          </w:p>
        </w:tc>
      </w:tr>
      <w:tr w:rsidR="004D4ADA" w:rsidRPr="004D4ADA" w14:paraId="033A47C6"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174D0619"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Temperatura de salida del reactor</w:t>
            </w:r>
          </w:p>
        </w:tc>
        <w:tc>
          <w:tcPr>
            <w:tcW w:w="3900" w:type="dxa"/>
            <w:tcBorders>
              <w:top w:val="nil"/>
              <w:left w:val="nil"/>
              <w:bottom w:val="single" w:sz="4" w:space="0" w:color="auto"/>
              <w:right w:val="single" w:sz="8" w:space="0" w:color="auto"/>
            </w:tcBorders>
            <w:vAlign w:val="center"/>
            <w:hideMark/>
          </w:tcPr>
          <w:p w14:paraId="00EF9BD7"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650 °C</w:t>
            </w:r>
          </w:p>
        </w:tc>
      </w:tr>
      <w:tr w:rsidR="004D4ADA" w:rsidRPr="004D4ADA" w14:paraId="6F141161"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6DE0210A"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Presión de operación</w:t>
            </w:r>
          </w:p>
        </w:tc>
        <w:tc>
          <w:tcPr>
            <w:tcW w:w="3900" w:type="dxa"/>
            <w:tcBorders>
              <w:top w:val="nil"/>
              <w:left w:val="nil"/>
              <w:bottom w:val="single" w:sz="4" w:space="0" w:color="auto"/>
              <w:right w:val="single" w:sz="8" w:space="0" w:color="auto"/>
            </w:tcBorders>
            <w:vAlign w:val="center"/>
            <w:hideMark/>
          </w:tcPr>
          <w:p w14:paraId="4A60651E"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Cercana a la atmosférica</w:t>
            </w:r>
          </w:p>
        </w:tc>
      </w:tr>
      <w:tr w:rsidR="004D4ADA" w:rsidRPr="004D4ADA" w14:paraId="5C5C090C"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6FEB9C23"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Material estructural del reactor</w:t>
            </w:r>
          </w:p>
        </w:tc>
        <w:tc>
          <w:tcPr>
            <w:tcW w:w="3900" w:type="dxa"/>
            <w:tcBorders>
              <w:top w:val="nil"/>
              <w:left w:val="nil"/>
              <w:bottom w:val="single" w:sz="4" w:space="0" w:color="auto"/>
              <w:right w:val="single" w:sz="8" w:space="0" w:color="auto"/>
            </w:tcBorders>
            <w:vAlign w:val="center"/>
            <w:hideMark/>
          </w:tcPr>
          <w:p w14:paraId="3CD1EC1E"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Acero inoxidable 316H</w:t>
            </w:r>
          </w:p>
        </w:tc>
      </w:tr>
      <w:tr w:rsidR="004D4ADA" w:rsidRPr="004D4ADA" w14:paraId="05736BAA"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51D3FC82"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Sistema de control y parada</w:t>
            </w:r>
          </w:p>
        </w:tc>
        <w:tc>
          <w:tcPr>
            <w:tcW w:w="3900" w:type="dxa"/>
            <w:tcBorders>
              <w:top w:val="nil"/>
              <w:left w:val="nil"/>
              <w:bottom w:val="single" w:sz="4" w:space="0" w:color="auto"/>
              <w:right w:val="single" w:sz="8" w:space="0" w:color="auto"/>
            </w:tcBorders>
            <w:vAlign w:val="center"/>
            <w:hideMark/>
          </w:tcPr>
          <w:p w14:paraId="4C8AD753"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Inserción automática de sistemas de parada</w:t>
            </w:r>
          </w:p>
        </w:tc>
      </w:tr>
      <w:tr w:rsidR="004D4ADA" w:rsidRPr="004D4ADA" w14:paraId="6336869B"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37F60A70"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Evacuación de calor residual</w:t>
            </w:r>
          </w:p>
        </w:tc>
        <w:tc>
          <w:tcPr>
            <w:tcW w:w="3900" w:type="dxa"/>
            <w:tcBorders>
              <w:top w:val="nil"/>
              <w:left w:val="nil"/>
              <w:bottom w:val="single" w:sz="4" w:space="0" w:color="auto"/>
              <w:right w:val="single" w:sz="8" w:space="0" w:color="auto"/>
            </w:tcBorders>
            <w:vAlign w:val="center"/>
            <w:hideMark/>
          </w:tcPr>
          <w:p w14:paraId="74FB2E92"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Sistemas pasivos con pérdida total de potencia</w:t>
            </w:r>
          </w:p>
        </w:tc>
      </w:tr>
      <w:tr w:rsidR="004D4ADA" w:rsidRPr="004D4ADA" w14:paraId="0E997CB1"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3DD6D3FB"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Respuesta ante pérdida de suministro eléctrico</w:t>
            </w:r>
          </w:p>
        </w:tc>
        <w:tc>
          <w:tcPr>
            <w:tcW w:w="3900" w:type="dxa"/>
            <w:tcBorders>
              <w:top w:val="nil"/>
              <w:left w:val="nil"/>
              <w:bottom w:val="single" w:sz="4" w:space="0" w:color="auto"/>
              <w:right w:val="single" w:sz="8" w:space="0" w:color="auto"/>
            </w:tcBorders>
            <w:vAlign w:val="center"/>
            <w:hideMark/>
          </w:tcPr>
          <w:p w14:paraId="758F1EB2"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Parada automática y refrigeración pasiva</w:t>
            </w:r>
          </w:p>
        </w:tc>
      </w:tr>
      <w:tr w:rsidR="004D4ADA" w:rsidRPr="004D4ADA" w14:paraId="2CEE37CF"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315146AD"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Barreras de contención</w:t>
            </w:r>
          </w:p>
        </w:tc>
        <w:tc>
          <w:tcPr>
            <w:tcW w:w="3900" w:type="dxa"/>
            <w:tcBorders>
              <w:top w:val="nil"/>
              <w:left w:val="nil"/>
              <w:bottom w:val="single" w:sz="4" w:space="0" w:color="auto"/>
              <w:right w:val="single" w:sz="8" w:space="0" w:color="auto"/>
            </w:tcBorders>
            <w:vAlign w:val="center"/>
            <w:hideMark/>
          </w:tcPr>
          <w:p w14:paraId="1611336A"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Combustible TRISO, grafito, circuito primario</w:t>
            </w:r>
          </w:p>
        </w:tc>
      </w:tr>
      <w:tr w:rsidR="004D4ADA" w:rsidRPr="004D4ADA" w14:paraId="0DE4D51E" w14:textId="77777777" w:rsidTr="004D4ADA">
        <w:trPr>
          <w:trHeight w:val="288"/>
          <w:jc w:val="center"/>
        </w:trPr>
        <w:tc>
          <w:tcPr>
            <w:tcW w:w="3760" w:type="dxa"/>
            <w:tcBorders>
              <w:top w:val="nil"/>
              <w:left w:val="single" w:sz="8" w:space="0" w:color="auto"/>
              <w:bottom w:val="single" w:sz="4" w:space="0" w:color="auto"/>
              <w:right w:val="single" w:sz="4" w:space="0" w:color="auto"/>
            </w:tcBorders>
            <w:vAlign w:val="center"/>
            <w:hideMark/>
          </w:tcPr>
          <w:p w14:paraId="49DFD2EB"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Reactor de referencia</w:t>
            </w:r>
          </w:p>
        </w:tc>
        <w:tc>
          <w:tcPr>
            <w:tcW w:w="3900" w:type="dxa"/>
            <w:tcBorders>
              <w:top w:val="nil"/>
              <w:left w:val="nil"/>
              <w:bottom w:val="single" w:sz="4" w:space="0" w:color="auto"/>
              <w:right w:val="single" w:sz="8" w:space="0" w:color="auto"/>
            </w:tcBorders>
            <w:vAlign w:val="center"/>
            <w:hideMark/>
          </w:tcPr>
          <w:p w14:paraId="2AAB6F98"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HERMES (reactor demostrador)</w:t>
            </w:r>
          </w:p>
        </w:tc>
      </w:tr>
      <w:tr w:rsidR="004D4ADA" w:rsidRPr="004D4ADA" w14:paraId="04915428" w14:textId="77777777" w:rsidTr="004D4ADA">
        <w:trPr>
          <w:trHeight w:val="576"/>
          <w:jc w:val="center"/>
        </w:trPr>
        <w:tc>
          <w:tcPr>
            <w:tcW w:w="3760" w:type="dxa"/>
            <w:tcBorders>
              <w:top w:val="nil"/>
              <w:left w:val="single" w:sz="8" w:space="0" w:color="auto"/>
              <w:bottom w:val="single" w:sz="4" w:space="0" w:color="auto"/>
              <w:right w:val="single" w:sz="4" w:space="0" w:color="auto"/>
            </w:tcBorders>
            <w:vAlign w:val="center"/>
            <w:hideMark/>
          </w:tcPr>
          <w:p w14:paraId="1ED08A89"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Estado de desarrollo</w:t>
            </w:r>
          </w:p>
        </w:tc>
        <w:tc>
          <w:tcPr>
            <w:tcW w:w="3900" w:type="dxa"/>
            <w:tcBorders>
              <w:top w:val="nil"/>
              <w:left w:val="nil"/>
              <w:bottom w:val="single" w:sz="4" w:space="0" w:color="auto"/>
              <w:right w:val="single" w:sz="8" w:space="0" w:color="auto"/>
            </w:tcBorders>
            <w:vAlign w:val="center"/>
            <w:hideMark/>
          </w:tcPr>
          <w:p w14:paraId="415F6ACF"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Reactor avanzado en fase de demostración/licenciamiento</w:t>
            </w:r>
          </w:p>
        </w:tc>
      </w:tr>
      <w:tr w:rsidR="004D4ADA" w:rsidRPr="004D4ADA" w14:paraId="3CCC0DEC" w14:textId="77777777" w:rsidTr="004D4ADA">
        <w:trPr>
          <w:trHeight w:val="588"/>
          <w:jc w:val="center"/>
        </w:trPr>
        <w:tc>
          <w:tcPr>
            <w:tcW w:w="3760" w:type="dxa"/>
            <w:tcBorders>
              <w:top w:val="nil"/>
              <w:left w:val="single" w:sz="8" w:space="0" w:color="auto"/>
              <w:bottom w:val="single" w:sz="8" w:space="0" w:color="auto"/>
              <w:right w:val="single" w:sz="4" w:space="0" w:color="auto"/>
            </w:tcBorders>
            <w:vAlign w:val="center"/>
            <w:hideMark/>
          </w:tcPr>
          <w:p w14:paraId="5656248C" w14:textId="77777777" w:rsidR="004D4ADA" w:rsidRPr="004D4ADA" w:rsidRDefault="004D4ADA" w:rsidP="004D4ADA">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Aplicaciones previstas</w:t>
            </w:r>
          </w:p>
        </w:tc>
        <w:tc>
          <w:tcPr>
            <w:tcW w:w="3900" w:type="dxa"/>
            <w:tcBorders>
              <w:top w:val="nil"/>
              <w:left w:val="nil"/>
              <w:bottom w:val="single" w:sz="8" w:space="0" w:color="auto"/>
              <w:right w:val="single" w:sz="8" w:space="0" w:color="auto"/>
            </w:tcBorders>
            <w:vAlign w:val="center"/>
            <w:hideMark/>
          </w:tcPr>
          <w:p w14:paraId="41C4FA88" w14:textId="77777777" w:rsidR="004D4ADA" w:rsidRPr="004D4ADA" w:rsidRDefault="004D4ADA" w:rsidP="004D4ADA">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Generación eléctrica, calor de proceso y aplicaciones no convencionales</w:t>
            </w:r>
          </w:p>
        </w:tc>
      </w:tr>
    </w:tbl>
    <w:p>
      <w:pPr>
        <w:spacing w:line="360" w:lineRule="auto"/>
        <w:rPr>
          <w:ins w:id="90772" w:author="Claude" w:date="2026-10-20T00:00:00Z"/>
        </w:rPr>
      </w:pPr>
      <w:ins w:id="90773" w:author="Claude" w:date="2026-10-20T00:00:00Z"/>
      <w:ins w:id="92200" w:author="Claude" w:date="2026-10-20T00:00:00Z">
        <w:r>
          <w:t>Fuentes: Kairos Power</w:t>
        </w:r>
      </w:ins>
      <w:sdt>
        <w:sdtPr>
          <w:id w:val="514057058"/>
          <w:citation/>
        </w:sdtPr>
        <w:sdtContent>
          <w:ins w:id="92197" w:author="Claude" w:date="2026-10-20T00:00:00Z">
            <w:r>
              <w:fldChar w:fldCharType="begin"/>
            </w:r>
            <w:r>
              <w:instrText xml:space="preserve"> CITATION Kai20 \l 3082 </w:instrText>
            </w:r>
            <w:r>
              <w:fldChar w:fldCharType="separate"/>
            </w:r>
            <w:r>
              <w:rPr>
                <w:noProof/>
              </w:rPr>
              <w:t xml:space="preserve"> [21]</w:t>
            </w:r>
            <w:r>
              <w:fldChar w:fldCharType="end"/>
            </w:r>
          </w:ins>
        </w:sdtContent>
      </w:sdt>
      <w:sdt>
        <w:sdtPr>
          <w:id w:val="345799648"/>
          <w:citation/>
        </w:sdtPr>
        <w:sdtContent>
          <w:ins w:id="92198" w:author="Claude" w:date="2026-10-20T00:00:00Z">
            <w:r>
              <w:fldChar w:fldCharType="begin"/>
            </w:r>
            <w:r>
              <w:instrText xml:space="preserve"> CITATION Kai23 \l 3082 </w:instrText>
            </w:r>
            <w:r>
              <w:fldChar w:fldCharType="separate"/>
            </w:r>
            <w:r>
              <w:rPr>
                <w:noProof/>
              </w:rPr>
              <w:t xml:space="preserve"> [25]</w:t>
            </w:r>
            <w:r>
              <w:fldChar w:fldCharType="end"/>
            </w:r>
          </w:ins>
        </w:sdtContent>
      </w:sdt>
      <w:ins w:id="92201" w:author="Claude" w:date="2026-10-20T00:00:00Z">
        <w:r>
          <w:t xml:space="preserve"> y criterios generales de diseño de los FHR</w:t>
        </w:r>
      </w:ins>
      <w:sdt>
        <w:sdtPr>
          <w:id w:val="174616871"/>
          <w:citation/>
        </w:sdtPr>
        <w:sdtContent>
          <w:ins w:id="92199" w:author="Claude" w:date="2026-10-20T00:00:00Z">
            <w:r>
              <w:fldChar w:fldCharType="begin"/>
            </w:r>
            <w:r>
              <w:instrText xml:space="preserve"> CITATION ORNL12 \l 3082 </w:instrText>
            </w:r>
            <w:r>
              <w:fldChar w:fldCharType="separate"/>
            </w:r>
            <w:r>
              <w:rPr>
                <w:noProof/>
              </w:rPr>
              <w:t xml:space="preserve"> [26]</w:t>
            </w:r>
            <w:r>
              <w:fldChar w:fldCharType="end"/>
            </w:r>
          </w:ins>
        </w:sdtContent>
      </w:sdt>
      <w:ins w:id="92202" w:author="Claude" w:date="2026-10-20T00:00:00Z">
        <w:r>
          <w:t>.</w:t>
        </w:r>
      </w:ins>
    </w:p>
    <w:p w14:paraId="20D83EC7" w14:textId="5BC6FAA6" w:rsidR="004D0EF9" w:rsidRDefault="004D0EF9" w:rsidP="0054348C">
      <w:pPr>
        <w:spacing w:line="360" w:lineRule="auto"/>
      </w:pPr>
    </w:p>
    <w:p w14:paraId="7B8AA58B" w14:textId="77777777" w:rsidR="004D0EF9" w:rsidRDefault="004D0EF9">
      <w:pPr>
        <w:jc w:val="left"/>
      </w:pPr>
      <w:r>
        <w:br w:type="page"/>
      </w:r>
    </w:p>
    <w:p w14:paraId="1CC8BB52" w14:textId="7379F7A9" w:rsidR="0054348C" w:rsidRPr="0054348C" w:rsidRDefault="00130E65" w:rsidP="00130E65">
      <w:pPr>
        <w:pStyle w:val="Ttulo2"/>
      </w:pPr>
      <w:bookmarkStart w:id="16" w:name="_Toc221055525"/>
      <w:r>
        <w:t>Sistemas de seguridad del reactor KP-FHR</w:t>
      </w:r>
      <w:bookmarkEnd w:id="16"/>
    </w:p>
    <w:p w14:paraId="0DCD614A" w14:textId="17B6D99C" w:rsidR="00130E65" w:rsidRPr="00130E65" w:rsidRDefault="00130E65" w:rsidP="00B85D3E">
      <w:pPr>
        <w:spacing w:line="360" w:lineRule="auto"/>
      </w:pPr>
      <w:r>
        <w:t xml:space="preserve">El diseño del reactor KP-FHR incorpora una filosofía de seguridad basada fundamentalmente en características inherentes y sistemas pasivos, reduciendo de forma deliberada la dependencia de sistemas activos, de la intervención humana y del suministro eléctrico externo. A continuación, se presentan algunas de las </w:t>
      </w:r>
      <w:del w:id="90084" w:author="Claude" w:date="2026-10-20T00:00:00Z">
        <w:r>
          <w:delText xml:space="preserve">características principales</w:delText>
        </w:r>
      </w:del>
      <w:ins w:id="90085" w:author="Claude" w:date="2026-10-20T00:00:00Z">
        <w:r>
          <w:t xml:space="preserve">característica</w:t>
        </w:r>
        <w:r>
          <w:t xml:space="preserve">s principales:</w:t>
        </w:r>
        <w:ins w:id="90770" w:author="Claude" w:date="2026-10-20T00:00:00Z"/>
        <w:sdt>
          <w:sdtPr>
            <w:id w:val="1194413153"/>
            <w:citation/>
          </w:sdtPr>
          <w:sdtContent>
            <w:ins w:id="92203" w:author="Claude" w:date="2026-10-20T00:00:00Z">
              <w:r>
                <w:fldChar w:fldCharType="begin"/>
              </w:r>
              <w:r>
                <w:instrText xml:space="preserve"> CITATION ORNL12 \l 3082 </w:instrText>
              </w:r>
              <w:r>
                <w:fldChar w:fldCharType="separate"/>
              </w:r>
              <w:r>
                <w:rPr>
                  <w:noProof/>
                </w:rPr>
                <w:t xml:space="preserve"> [26]</w:t>
              </w:r>
              <w:r>
                <w:fldChar w:fldCharType="end"/>
              </w:r>
            </w:ins>
          </w:sdtContent>
        </w:sdt>
      </w:ins>
    </w:p>
    <w:p w14:paraId="5964B175" w14:textId="7A177080" w:rsidR="00130E65" w:rsidRPr="00130E65" w:rsidRDefault="00130E65" w:rsidP="00130E65">
      <w:pPr>
        <w:pStyle w:val="Ttulo3"/>
      </w:pPr>
      <w:bookmarkStart w:id="17" w:name="_Toc221055526"/>
      <w:r>
        <w:t>Control de la reactividad</w:t>
      </w:r>
      <w:bookmarkEnd w:id="17"/>
    </w:p>
    <w:p w14:paraId="06F8B019" w14:textId="77777777" w:rsidR="00130E65" w:rsidRPr="00130E65" w:rsidRDefault="00130E65" w:rsidP="00130E65">
      <w:pPr>
        <w:spacing w:line="360" w:lineRule="auto"/>
      </w:pPr>
      <w:r>
        <w:t>El control de la reactividad en el KP-FHR se realiza mediante una combinación de sistemas activos convencionales y mecanismos de retroalimentación intrínseca.</w:t>
      </w:r>
    </w:p>
    <w:p w14:paraId="0D88535A" w14:textId="597921E4" w:rsidR="00130E65" w:rsidRPr="00130E65" w:rsidRDefault="00130E65" w:rsidP="00130E65">
      <w:pPr>
        <w:spacing w:line="360" w:lineRule="auto"/>
      </w:pPr>
      <w:r>
        <w:t>Desde el punto de vista activo, el reactor dispone de barras de control diseñadas para su inserción rápida en el núcleo ante condiciones anómalas, provocando la parada segura del reactor (</w:t>
      </w:r>
      <w:r>
        <w:rPr>
          <w:i/>
          <w:iCs/>
        </w:rPr>
        <w:t>SCRAM</w:t>
      </w:r>
      <w:r>
        <w:t>) y la detención inmediata de la reacción en cadena.</w:t>
      </w:r>
    </w:p>
    <w:p w14:paraId="41F253E0" w14:textId="77777777" w:rsidR="00130E65" w:rsidRPr="00130E65" w:rsidRDefault="00130E65" w:rsidP="00130E65">
      <w:pPr>
        <w:spacing w:line="360" w:lineRule="auto"/>
      </w:pPr>
      <w:r>
        <w:t>Sin embargo, el elemento más relevante desde el punto de vista de la seguridad es el comportamiento intrínsecamente estable del núcleo. El aumento de temperatura del combustible, del moderador o del refrigerante conlleva una reducción automática de la reactividad, gracias a:</w:t>
      </w:r>
    </w:p>
    <w:p w14:paraId="08888A5A" w14:textId="77777777" w:rsidR="00130E65" w:rsidRPr="00130E65" w:rsidRDefault="00130E65">
      <w:pPr>
        <w:numPr>
          <w:ilvl w:val="0"/>
          <w:numId w:val="10"/>
        </w:numPr>
        <w:spacing w:line="360" w:lineRule="auto"/>
      </w:pPr>
      <w:r>
        <w:t>la expansión térmica del combustible y del grafito,</w:t>
      </w:r>
    </w:p>
    <w:p w14:paraId="7930473A" w14:textId="77777777" w:rsidR="00130E65" w:rsidRPr="00130E65" w:rsidRDefault="00130E65">
      <w:pPr>
        <w:numPr>
          <w:ilvl w:val="0"/>
          <w:numId w:val="10"/>
        </w:numPr>
        <w:spacing w:line="360" w:lineRule="auto"/>
      </w:pPr>
      <w:r>
        <w:t>la variación del espectro neutrónico,</w:t>
      </w:r>
    </w:p>
    <w:p w14:paraId="4C29868A" w14:textId="77777777" w:rsidR="00130E65" w:rsidRPr="00130E65" w:rsidRDefault="00130E65">
      <w:pPr>
        <w:numPr>
          <w:ilvl w:val="0"/>
          <w:numId w:val="10"/>
        </w:numPr>
        <w:spacing w:line="360" w:lineRule="auto"/>
      </w:pPr>
      <w:r>
        <w:t>y los efectos Doppler en el combustible.</w:t>
      </w:r>
    </w:p>
    <w:p w14:paraId="5D0F78DB" w14:textId="4E2F7A89" w:rsidR="00130E65" w:rsidRPr="00130E65" w:rsidRDefault="00130E65" w:rsidP="00130E65">
      <w:pPr>
        <w:spacing w:line="360" w:lineRule="auto"/>
      </w:pPr>
      <w:r>
        <w:t>Este comportamiento garantiza que, incluso en ausencia de actuación activa, el reactor tienda de forma natural a la reducción de potencia.</w:t>
      </w:r>
    </w:p>
    <w:p w14:paraId="359C44E6" w14:textId="48BCDF34" w:rsidR="00130E65" w:rsidRPr="00130E65" w:rsidRDefault="00130E65" w:rsidP="00130E65">
      <w:pPr>
        <w:pStyle w:val="Ttulo3"/>
      </w:pPr>
      <w:bookmarkStart w:id="18" w:name="_Toc221055527"/>
      <w:r>
        <w:t>Eliminación del calor residual</w:t>
      </w:r>
      <w:bookmarkEnd w:id="18"/>
    </w:p>
    <w:p w14:paraId="470BEF24" w14:textId="77777777" w:rsidR="00130E65" w:rsidRPr="00130E65" w:rsidRDefault="00130E65" w:rsidP="00130E65">
      <w:pPr>
        <w:spacing w:line="360" w:lineRule="auto"/>
      </w:pPr>
      <w:r>
        <w:t>Una vez detenida la reacción en cadena, la evacuación del calor residual constituye la función de seguridad dominante. El KP-FHR ha sido diseñado para garantizar esta función sin requerir sistemas activos ni suministro eléctrico externo.</w:t>
      </w:r>
    </w:p>
    <w:p w14:paraId="2FE20BC6" w14:textId="77777777" w:rsidR="00130E65" w:rsidRPr="00130E65" w:rsidRDefault="00130E65" w:rsidP="00130E65">
      <w:pPr>
        <w:spacing w:line="360" w:lineRule="auto"/>
      </w:pPr>
      <w:r>
        <w:t>La elevada inercia térmica del núcleo, debida al grafito estructural y al volumen de refrigerante, proporciona tiempos largos de respuesta frente a transitorios térmicos. Esto permite que el sistema de evacuación del calor residual opere mediante:</w:t>
      </w:r>
    </w:p>
    <w:p w14:paraId="0DEA80A7" w14:textId="77777777" w:rsidR="00130E65" w:rsidRPr="00130E65" w:rsidRDefault="00130E65">
      <w:pPr>
        <w:numPr>
          <w:ilvl w:val="0"/>
          <w:numId w:val="11"/>
        </w:numPr>
        <w:spacing w:line="360" w:lineRule="auto"/>
      </w:pPr>
      <w:r>
        <w:t>convección natural del refrigerante,</w:t>
      </w:r>
    </w:p>
    <w:p w14:paraId="78563259" w14:textId="77777777" w:rsidR="00130E65" w:rsidRPr="00130E65" w:rsidRDefault="00130E65">
      <w:pPr>
        <w:numPr>
          <w:ilvl w:val="0"/>
          <w:numId w:val="11"/>
        </w:numPr>
        <w:spacing w:line="360" w:lineRule="auto"/>
      </w:pPr>
      <w:r>
        <w:t>transferencia de calor por radiación desde el recipiente del reactor,</w:t>
      </w:r>
    </w:p>
    <w:p w14:paraId="1DD67C91" w14:textId="77777777" w:rsidR="00130E65" w:rsidRPr="00130E65" w:rsidRDefault="00130E65">
      <w:pPr>
        <w:numPr>
          <w:ilvl w:val="0"/>
          <w:numId w:val="11"/>
        </w:numPr>
        <w:spacing w:line="360" w:lineRule="auto"/>
      </w:pPr>
      <w:r>
        <w:t>y disipación pasiva hacia estructuras y sistemas de enfriamiento externos.</w:t>
      </w:r>
    </w:p>
    <w:p w14:paraId="5ECD70FA" w14:textId="62846803" w:rsidR="00130E65" w:rsidRPr="00130E65" w:rsidRDefault="00130E65" w:rsidP="00130E65">
      <w:pPr>
        <w:spacing w:line="360" w:lineRule="auto"/>
      </w:pPr>
      <w:r>
        <w:t>En escenarios como una pérdida total de suministro eléctrico (</w:t>
      </w:r>
      <w:r>
        <w:rPr>
          <w:i/>
          <w:iCs/>
        </w:rPr>
        <w:t>Station Blackout</w:t>
      </w:r>
      <w:r>
        <w:t>), el reactor puede mantenerse dentro de márgenes térmicos aceptables durante largos periodos sin intervención, evitando el sobrecalentamiento del combustible.</w:t>
      </w:r>
    </w:p>
    <w:p w14:paraId="0A73FF50" w14:textId="25E42D15" w:rsidR="00130E65" w:rsidRPr="00130E65" w:rsidRDefault="00130E65" w:rsidP="00130E65">
      <w:pPr>
        <w:pStyle w:val="Ttulo3"/>
      </w:pPr>
      <w:bookmarkStart w:id="19" w:name="_Toc221055528"/>
      <w:r>
        <w:t>Combustible como elemento de seguridad</w:t>
      </w:r>
      <w:bookmarkEnd w:id="19"/>
    </w:p>
    <w:p w14:paraId="1F166766" w14:textId="77777777" w:rsidR="00130E65" w:rsidRPr="00130E65" w:rsidRDefault="00130E65" w:rsidP="00130E65">
      <w:pPr>
        <w:spacing w:line="360" w:lineRule="auto"/>
      </w:pPr>
      <w:r>
        <w:t xml:space="preserve">El combustible TRISO desempeña un papel central en la estrategia de seguridad del KP-FHR. Cada partícula actúa como un sistema de contención autónomo, gracias a sus múltiples capas cerámicas, que retienen los productos de fisión incluso a temperatura</w:t>
      </w:r>
      <w:r>
        <w:t xml:space="preserve">s muy elevadas</w:t>
      </w:r>
      <w:ins w:id="90768" w:author="Claude" w:date="2026-10-20T00:00:00Z"/>
      <w:sdt>
        <w:sdtPr>
          <w:id w:val="1047668613"/>
          <w:citation/>
        </w:sdtPr>
        <w:sdtContent>
          <w:ins w:id="92204" w:author="Claude" w:date="2026-10-20T00:00:00Z">
            <w:r>
              <w:fldChar w:fldCharType="begin"/>
            </w:r>
            <w:r>
              <w:instrText xml:space="preserve"> CITATION Kai20 \l 3082 </w:instrText>
            </w:r>
            <w:r>
              <w:fldChar w:fldCharType="separate"/>
            </w:r>
            <w:r>
              <w:rPr>
                <w:noProof/>
              </w:rPr>
              <w:t xml:space="preserve"> [21]</w:t>
            </w:r>
            <w:r>
              <w:fldChar w:fldCharType="end"/>
            </w:r>
          </w:ins>
        </w:sdtContent>
      </w:sdt>
      <w:r>
        <w:t xml:space="preserve">.</w:t>
      </w:r>
    </w:p>
    <w:p w14:paraId="39896489" w14:textId="77777777" w:rsidR="00130E65" w:rsidRPr="00130E65" w:rsidRDefault="00130E65" w:rsidP="00130E65">
      <w:pPr>
        <w:spacing w:line="360" w:lineRule="auto"/>
      </w:pPr>
      <w:r>
        <w:t>Desde el punto de vista de la seguridad:</w:t>
      </w:r>
    </w:p>
    <w:p w14:paraId="66E2A340" w14:textId="77777777" w:rsidR="00130E65" w:rsidRPr="00130E65" w:rsidRDefault="00130E65">
      <w:pPr>
        <w:numPr>
          <w:ilvl w:val="0"/>
          <w:numId w:val="12"/>
        </w:numPr>
        <w:spacing w:line="360" w:lineRule="auto"/>
      </w:pPr>
      <w:r>
        <w:t>la integridad del combustible se mantiene muy por encima de las temperaturas de operación normal,</w:t>
      </w:r>
    </w:p>
    <w:p w14:paraId="1F9DB308" w14:textId="77777777" w:rsidR="00130E65" w:rsidRPr="00130E65" w:rsidRDefault="00130E65">
      <w:pPr>
        <w:numPr>
          <w:ilvl w:val="0"/>
          <w:numId w:val="12"/>
        </w:numPr>
        <w:spacing w:line="360" w:lineRule="auto"/>
      </w:pPr>
      <w:r>
        <w:t xml:space="preserve">la probabilidad de liberación masiva de </w:t>
      </w:r>
      <w:del w:id="90175" w:author="Claude" w:date="2026-10-20T00:00:00Z">
        <w:r>
          <w:delText xml:space="preserve">radionúclidos</w:delText>
        </w:r>
      </w:del>
      <w:ins w:id="90176" w:author="Claude" w:date="2026-10-20T00:00:00Z">
        <w:r>
          <w:t>radionucleidos</w:t>
        </w:r>
      </w:ins>
      <w:r>
        <w:t xml:space="preserve"> es extremadamente baja,</w:t>
      </w:r>
    </w:p>
    <w:p w14:paraId="7FE9F924" w14:textId="77777777" w:rsidR="00130E65" w:rsidRPr="00130E65" w:rsidRDefault="00130E65">
      <w:pPr>
        <w:numPr>
          <w:ilvl w:val="0"/>
          <w:numId w:val="12"/>
        </w:numPr>
        <w:spacing w:line="360" w:lineRule="auto"/>
      </w:pPr>
      <w:r>
        <w:t xml:space="preserve">y se elimina el concepto clásico de </w:t>
      </w:r>
      <w:r>
        <w:rPr>
          <w:i/>
          <w:iCs/>
        </w:rPr>
        <w:t>core melt</w:t>
      </w:r>
      <w:r>
        <w:t xml:space="preserve"> tal y como se entiende en reactores de combustible metálico o de óxido sin encapsulación.</w:t>
      </w:r>
    </w:p>
    <w:p w14:paraId="200E39BB" w14:textId="2B4E753D" w:rsidR="00130E65" w:rsidRPr="00130E65" w:rsidRDefault="00130E65" w:rsidP="00130E65">
      <w:pPr>
        <w:spacing w:line="360" w:lineRule="auto"/>
      </w:pPr>
      <w:r>
        <w:t>Esto permite que muchos escenarios accidentales queden limitados a transitorios térmicos sin degradación significativa del núcleo.</w:t>
      </w:r>
    </w:p>
    <w:p w14:paraId="5CC97E38" w14:textId="5E1FEA65" w:rsidR="00130E65" w:rsidRPr="00130E65" w:rsidRDefault="00130E65" w:rsidP="008215B7">
      <w:pPr>
        <w:pStyle w:val="Ttulo3"/>
      </w:pPr>
      <w:bookmarkStart w:id="20" w:name="_Toc221055529"/>
      <w:r>
        <w:t>Refrigerante y condiciones de operación seguras</w:t>
      </w:r>
      <w:bookmarkEnd w:id="20"/>
    </w:p>
    <w:p w14:paraId="38FC0888" w14:textId="77777777" w:rsidR="00130E65" w:rsidRPr="00130E65" w:rsidRDefault="00130E65" w:rsidP="00130E65">
      <w:pPr>
        <w:spacing w:line="360" w:lineRule="auto"/>
      </w:pPr>
      <w:r>
        <w:t xml:space="preserve">El uso de una sal fundida fluorada como refrigerante introduce ventajas adicionales desde el punto de vista de</w:t>
      </w:r>
      <w:r>
        <w:t xml:space="preserve"> la seguridad:</w:t>
      </w:r>
      <w:ins w:id="90769" w:author="Claude" w:date="2026-10-20T00:00:00Z"/>
      <w:sdt>
        <w:sdtPr>
          <w:id w:val="1399573378"/>
          <w:citation/>
        </w:sdtPr>
        <w:sdtContent>
          <w:ins w:id="92205" w:author="Claude" w:date="2026-10-20T00:00:00Z">
            <w:r>
              <w:fldChar w:fldCharType="begin"/>
            </w:r>
            <w:r>
              <w:instrText xml:space="preserve"> CITATION ORNL12 \l 3082 </w:instrText>
            </w:r>
            <w:r>
              <w:fldChar w:fldCharType="separate"/>
            </w:r>
            <w:r>
              <w:rPr>
                <w:noProof/>
              </w:rPr>
              <w:t xml:space="preserve"> [26]</w:t>
            </w:r>
            <w:r>
              <w:fldChar w:fldCharType="end"/>
            </w:r>
          </w:ins>
        </w:sdtContent>
      </w:sdt>
    </w:p>
    <w:p w14:paraId="37E0093F" w14:textId="77777777" w:rsidR="00130E65" w:rsidRPr="00130E65" w:rsidRDefault="00130E65">
      <w:pPr>
        <w:numPr>
          <w:ilvl w:val="0"/>
          <w:numId w:val="13"/>
        </w:numPr>
        <w:spacing w:line="360" w:lineRule="auto"/>
      </w:pPr>
      <w:r>
        <w:t>Operación a baja presión, eliminando escenarios de rotura catastrófica del circuito primario.</w:t>
      </w:r>
    </w:p>
    <w:p w14:paraId="28CF8670" w14:textId="77777777" w:rsidR="00130E65" w:rsidRPr="00130E65" w:rsidRDefault="00130E65">
      <w:pPr>
        <w:numPr>
          <w:ilvl w:val="0"/>
          <w:numId w:val="13"/>
        </w:numPr>
        <w:spacing w:line="360" w:lineRule="auto"/>
      </w:pPr>
      <w:r>
        <w:t>Estabilidad química y térmica a altas temperaturas.</w:t>
      </w:r>
    </w:p>
    <w:p w14:paraId="3C653447" w14:textId="77777777" w:rsidR="00130E65" w:rsidRPr="00130E65" w:rsidRDefault="00130E65">
      <w:pPr>
        <w:numPr>
          <w:ilvl w:val="0"/>
          <w:numId w:val="13"/>
        </w:numPr>
        <w:spacing w:line="360" w:lineRule="auto"/>
      </w:pPr>
      <w:r>
        <w:t>Ausencia de ebullición en condiciones accidentales, lo que evita crisis de transferencia de calor.</w:t>
      </w:r>
    </w:p>
    <w:p w14:paraId="5FDB8117" w14:textId="409ED35B" w:rsidR="00130E65" w:rsidRPr="00130E65" w:rsidRDefault="00130E65" w:rsidP="00130E65">
      <w:pPr>
        <w:spacing w:line="360" w:lineRule="auto"/>
      </w:pPr>
      <w:r>
        <w:t xml:space="preserve">Además, la interacción química entre el refrigerante y los productos de fisión es limitada, reduciendo el riesgo de transporte rápido de </w:t>
      </w:r>
      <w:del w:id="90177" w:author="Claude" w:date="2026-10-20T00:00:00Z">
        <w:r>
          <w:delText xml:space="preserve">radionúclidos</w:delText>
        </w:r>
      </w:del>
      <w:ins w:id="90178" w:author="Claude" w:date="2026-10-20T00:00:00Z">
        <w:r>
          <w:t>radionucleidos</w:t>
        </w:r>
      </w:ins>
      <w:r>
        <w:t xml:space="preserve"> fuera del núcleo.</w:t>
      </w:r>
    </w:p>
    <w:p w14:paraId="02F429CC" w14:textId="19E43962" w:rsidR="00130E65" w:rsidRPr="00130E65" w:rsidRDefault="00130E65" w:rsidP="008215B7">
      <w:pPr>
        <w:pStyle w:val="Ttulo3"/>
      </w:pPr>
      <w:bookmarkStart w:id="21" w:name="_Toc221055530"/>
      <w:r>
        <w:t>Confinamiento y barreras de seguridad</w:t>
      </w:r>
      <w:bookmarkEnd w:id="21"/>
    </w:p>
    <w:p w14:paraId="6BF433CD" w14:textId="77777777" w:rsidR="00130E65" w:rsidRPr="00130E65" w:rsidRDefault="00130E65" w:rsidP="00130E65">
      <w:pPr>
        <w:spacing w:line="360" w:lineRule="auto"/>
      </w:pPr>
      <w:r>
        <w:t>La función de confinamiento en el KP-FHR se basa en un enfoque de barreras múltiples, que incluye:</w:t>
      </w:r>
    </w:p>
    <w:p w14:paraId="12741E43" w14:textId="77777777" w:rsidR="00130E65" w:rsidRPr="00130E65" w:rsidRDefault="00130E65">
      <w:pPr>
        <w:numPr>
          <w:ilvl w:val="0"/>
          <w:numId w:val="14"/>
        </w:numPr>
        <w:spacing w:line="360" w:lineRule="auto"/>
      </w:pPr>
      <w:r>
        <w:t>Las capas cerámicas del combustible TRISO.</w:t>
      </w:r>
    </w:p>
    <w:p w14:paraId="0BB9B235" w14:textId="77777777" w:rsidR="00130E65" w:rsidRPr="00130E65" w:rsidRDefault="00130E65">
      <w:pPr>
        <w:numPr>
          <w:ilvl w:val="0"/>
          <w:numId w:val="14"/>
        </w:numPr>
        <w:spacing w:line="360" w:lineRule="auto"/>
      </w:pPr>
      <w:r>
        <w:t>La matriz de grafito del núcleo.</w:t>
      </w:r>
    </w:p>
    <w:p w14:paraId="6DF641C4" w14:textId="77777777" w:rsidR="00130E65" w:rsidRPr="00130E65" w:rsidRDefault="00130E65">
      <w:pPr>
        <w:numPr>
          <w:ilvl w:val="0"/>
          <w:numId w:val="14"/>
        </w:numPr>
        <w:spacing w:line="360" w:lineRule="auto"/>
      </w:pPr>
      <w:r>
        <w:t>El circuito primario de refrigeración.</w:t>
      </w:r>
    </w:p>
    <w:p w14:paraId="1B45E3FB" w14:textId="77777777" w:rsidR="00130E65" w:rsidRPr="00130E65" w:rsidRDefault="00130E65">
      <w:pPr>
        <w:numPr>
          <w:ilvl w:val="0"/>
          <w:numId w:val="14"/>
        </w:numPr>
        <w:spacing w:line="360" w:lineRule="auto"/>
      </w:pPr>
      <w:r>
        <w:t>Las estructuras de contención del reactor.</w:t>
      </w:r>
    </w:p>
    <w:p w14:paraId="6347DDB0" w14:textId="77777777" w:rsidR="00130E65" w:rsidRDefault="00130E65" w:rsidP="00130E65">
      <w:pPr>
        <w:spacing w:line="360" w:lineRule="auto"/>
      </w:pPr>
      <w:r>
        <w:t>Este enfoque escalonado garantiza que incluso en escenarios severos la liberación de material radiactivo al exterior sea limitada y progresiva, facilitando la gestión del accidente.</w:t>
      </w:r>
    </w:p>
    <w:p w14:paraId="3480F96F" w14:textId="77777777" w:rsidR="008215B7" w:rsidRPr="008215B7" w:rsidRDefault="008215B7" w:rsidP="008215B7">
      <w:pPr>
        <w:pStyle w:val="Ttulo2"/>
      </w:pPr>
      <w:bookmarkStart w:id="22" w:name="_Toc221055531"/>
      <w:r>
        <w:t>Otros aspectos relevantes del diseño del reactor KP-FHR</w:t>
      </w:r>
      <w:bookmarkEnd w:id="22"/>
    </w:p>
    <w:p w14:paraId="52EDDE95" w14:textId="77777777" w:rsidR="008215B7" w:rsidRPr="008215B7" w:rsidRDefault="008215B7" w:rsidP="008215B7">
      <w:pPr>
        <w:spacing w:line="360" w:lineRule="auto"/>
      </w:pPr>
      <w:r>
        <w:t>Además de las características fundamentales del núcleo, del combustible y de los sistemas de seguridad, el reactor KP-FHR presenta una serie de aspectos adicionales de diseño que resultan especialmente relevantes para evaluar su idoneidad dentro del marco del presente estudio. Estos elementos, aunque no siempre forman parte de la descripción básica de un reactor, aportan información clave sobre su flexibilidad, madurez tecnológica y capacidad de adaptación a aplicaciones no convencionales.</w:t>
      </w:r>
    </w:p>
    <w:p w14:paraId="0A80CA02" w14:textId="77777777" w:rsidR="008215B7" w:rsidRPr="008215B7" w:rsidRDefault="008215B7" w:rsidP="008215B7">
      <w:pPr>
        <w:pStyle w:val="Ttulo3"/>
      </w:pPr>
      <w:bookmarkStart w:id="23" w:name="_Toc221055532"/>
      <w:r>
        <w:t>Modularidad y escalabilidad del diseño</w:t>
      </w:r>
      <w:bookmarkEnd w:id="23"/>
    </w:p>
    <w:p w14:paraId="09D253F8" w14:textId="77777777" w:rsidR="008215B7" w:rsidRPr="008215B7" w:rsidRDefault="008215B7" w:rsidP="008215B7">
      <w:pPr>
        <w:spacing w:line="360" w:lineRule="auto"/>
      </w:pPr>
      <w:r>
        <w:t>El KP-FHR ha sido concebido desde su origen como un sistema modular, tanto en términos de diseño como de construcción. Esta modularidad permite adaptar la potencia térmica y eléctrica del sistema a distintos escenarios de aplicación mediante la replicación de módulos o la modificación de la configuración interna del núcleo.</w:t>
      </w:r>
    </w:p>
    <w:p w14:paraId="64EC0F22" w14:textId="77777777" w:rsidR="008215B7" w:rsidRPr="008215B7" w:rsidRDefault="008215B7" w:rsidP="008215B7">
      <w:pPr>
        <w:spacing w:line="360" w:lineRule="auto"/>
      </w:pPr>
      <w:r>
        <w:t>Desde el punto de vista ingenieril, este enfoque facilita:</w:t>
      </w:r>
    </w:p>
    <w:p w14:paraId="4F0D747A" w14:textId="77777777" w:rsidR="008215B7" w:rsidRPr="008215B7" w:rsidRDefault="008215B7">
      <w:pPr>
        <w:numPr>
          <w:ilvl w:val="0"/>
          <w:numId w:val="15"/>
        </w:numPr>
        <w:spacing w:line="360" w:lineRule="auto"/>
      </w:pPr>
      <w:r>
        <w:t>la fabricación industrial de componentes,</w:t>
      </w:r>
    </w:p>
    <w:p w14:paraId="523A4017" w14:textId="77777777" w:rsidR="008215B7" w:rsidRPr="008215B7" w:rsidRDefault="008215B7">
      <w:pPr>
        <w:numPr>
          <w:ilvl w:val="0"/>
          <w:numId w:val="15"/>
        </w:numPr>
        <w:spacing w:line="360" w:lineRule="auto"/>
      </w:pPr>
      <w:r>
        <w:t>la reducción de plazos de construcción,</w:t>
      </w:r>
    </w:p>
    <w:p w14:paraId="1FB98F0B" w14:textId="77777777" w:rsidR="008215B7" w:rsidRPr="008215B7" w:rsidRDefault="008215B7">
      <w:pPr>
        <w:numPr>
          <w:ilvl w:val="0"/>
          <w:numId w:val="15"/>
        </w:numPr>
        <w:spacing w:line="360" w:lineRule="auto"/>
      </w:pPr>
      <w:r>
        <w:t>y la adaptación del reactor a plataformas con limitaciones geométricas y estructurales específicas.</w:t>
      </w:r>
    </w:p>
    <w:p w14:paraId="2CC641FA" w14:textId="195CCE2B" w:rsidR="008215B7" w:rsidRPr="008215B7" w:rsidRDefault="008215B7" w:rsidP="008215B7">
      <w:pPr>
        <w:spacing w:line="360" w:lineRule="auto"/>
      </w:pPr>
      <w:r>
        <w:t>En el contexto de aplicaciones marinas, la modularidad constituye una ventaja significativa, ya que permite dimensionar el sistema de generación de potencia en función de las necesidades reales de la embarcación, evitando sobredimensionamientos innecesarios.</w:t>
      </w:r>
    </w:p>
    <w:p w14:paraId="4CDDF048" w14:textId="77777777" w:rsidR="008215B7" w:rsidRPr="008215B7" w:rsidRDefault="008215B7" w:rsidP="008215B7">
      <w:pPr>
        <w:pStyle w:val="Ttulo3"/>
      </w:pPr>
      <w:bookmarkStart w:id="24" w:name="_Toc221055533"/>
      <w:r>
        <w:t>Flexibilidad en el sistema de conversión energética</w:t>
      </w:r>
      <w:bookmarkEnd w:id="24"/>
    </w:p>
    <w:p w14:paraId="7957D989" w14:textId="77777777" w:rsidR="008215B7" w:rsidRPr="008215B7" w:rsidRDefault="008215B7" w:rsidP="008215B7">
      <w:pPr>
        <w:spacing w:line="360" w:lineRule="auto"/>
      </w:pPr>
      <w:r>
        <w:t>El elevado nivel de temperatura de operación del KP-FHR proporciona una gran flexibilidad en la selección del ciclo de conversión energética. A diferencia de los reactores de agua ligera, cuyo rango de temperaturas limita las opciones disponibles, el KP-FHR puede integrarse con distintos sistemas de generación eléctrica o de aprovechamiento térmico.</w:t>
      </w:r>
    </w:p>
    <w:p w14:paraId="3A4165BD" w14:textId="77777777" w:rsidR="008215B7" w:rsidRPr="008215B7" w:rsidRDefault="008215B7" w:rsidP="008215B7">
      <w:pPr>
        <w:spacing w:line="360" w:lineRule="auto"/>
      </w:pPr>
      <w:r>
        <w:t>Esta característica permite considerar:</w:t>
      </w:r>
    </w:p>
    <w:p w14:paraId="79E8DEFF" w14:textId="77777777" w:rsidR="008215B7" w:rsidRPr="008215B7" w:rsidRDefault="008215B7">
      <w:pPr>
        <w:numPr>
          <w:ilvl w:val="0"/>
          <w:numId w:val="16"/>
        </w:numPr>
        <w:spacing w:line="360" w:lineRule="auto"/>
      </w:pPr>
      <w:r>
        <w:t>ciclos Rankine de alta eficiencia,</w:t>
      </w:r>
    </w:p>
    <w:p w14:paraId="75BFC695" w14:textId="77777777" w:rsidR="008215B7" w:rsidRPr="008215B7" w:rsidRDefault="008215B7">
      <w:pPr>
        <w:numPr>
          <w:ilvl w:val="0"/>
          <w:numId w:val="16"/>
        </w:numPr>
        <w:spacing w:line="360" w:lineRule="auto"/>
      </w:pPr>
      <w:r>
        <w:t>ciclos Brayton con gas,</w:t>
      </w:r>
    </w:p>
    <w:p w14:paraId="59323C56" w14:textId="1AD1F17B" w:rsidR="008215B7" w:rsidRPr="008215B7" w:rsidRDefault="008215B7">
      <w:pPr>
        <w:numPr>
          <w:ilvl w:val="0"/>
          <w:numId w:val="16"/>
        </w:numPr>
        <w:spacing w:line="360" w:lineRule="auto"/>
      </w:pPr>
      <w:r>
        <w:t>configuraciones híbridas orientadas a maximizar la eficiencia global del sistema.</w:t>
      </w:r>
    </w:p>
    <w:p w14:paraId="29B02B3B" w14:textId="376C2002" w:rsidR="008215B7" w:rsidRPr="008215B7" w:rsidRDefault="008215B7" w:rsidP="008215B7">
      <w:pPr>
        <w:spacing w:line="360" w:lineRule="auto"/>
      </w:pPr>
      <w:r>
        <w:t>Desde el punto de vista del estudio, esta flexibilidad resulta especialmente relevante, ya que facilita la integración del reactor con sistemas de propulsión naval y abre la puerta a configuraciones optimizadas en términos de rendimiento y compacidad.</w:t>
      </w:r>
    </w:p>
    <w:p w14:paraId="66774914" w14:textId="77777777" w:rsidR="008215B7" w:rsidRPr="008215B7" w:rsidRDefault="008215B7" w:rsidP="008215B7">
      <w:pPr>
        <w:pStyle w:val="Ttulo3"/>
      </w:pPr>
      <w:bookmarkStart w:id="25" w:name="_Toc221055534"/>
      <w:r>
        <w:t>Estrategia de operación y gestión del combustible</w:t>
      </w:r>
      <w:bookmarkEnd w:id="25"/>
    </w:p>
    <w:p w14:paraId="093B6B85" w14:textId="77777777" w:rsidR="008215B7" w:rsidRPr="008215B7" w:rsidRDefault="008215B7" w:rsidP="008215B7">
      <w:pPr>
        <w:spacing w:line="360" w:lineRule="auto"/>
      </w:pPr>
      <w:r>
        <w:t>El diseño del KP-FHR permite una operación estable a largo plazo, con ciclos de funcionamiento prolongados y una gestión del combustible simplificada en comparación con reactores convencionales. El uso de combustible TRISO en forma sólida reduce la necesidad de recargas frecuentes y minimiza las operaciones asociadas al manejo del combustible durante la vida operativa del reactor.</w:t>
      </w:r>
    </w:p>
    <w:p w14:paraId="47988C55" w14:textId="77777777" w:rsidR="008215B7" w:rsidRPr="008215B7" w:rsidRDefault="008215B7" w:rsidP="008215B7">
      <w:pPr>
        <w:spacing w:line="360" w:lineRule="auto"/>
      </w:pPr>
      <w:r>
        <w:t>Esta característica tiene implicaciones directas sobre:</w:t>
      </w:r>
    </w:p>
    <w:p w14:paraId="424C6980" w14:textId="77777777" w:rsidR="008215B7" w:rsidRPr="008215B7" w:rsidRDefault="008215B7">
      <w:pPr>
        <w:numPr>
          <w:ilvl w:val="0"/>
          <w:numId w:val="17"/>
        </w:numPr>
        <w:spacing w:line="360" w:lineRule="auto"/>
      </w:pPr>
      <w:r>
        <w:t>la disponibilidad del sistema,</w:t>
      </w:r>
    </w:p>
    <w:p w14:paraId="08783E6D" w14:textId="77777777" w:rsidR="008215B7" w:rsidRPr="008215B7" w:rsidRDefault="008215B7">
      <w:pPr>
        <w:numPr>
          <w:ilvl w:val="0"/>
          <w:numId w:val="17"/>
        </w:numPr>
        <w:spacing w:line="360" w:lineRule="auto"/>
      </w:pPr>
      <w:r>
        <w:t>la reducción de intervenciones técnicas,</w:t>
      </w:r>
    </w:p>
    <w:p w14:paraId="07FF96CB" w14:textId="77777777" w:rsidR="008215B7" w:rsidRPr="008215B7" w:rsidRDefault="008215B7">
      <w:pPr>
        <w:numPr>
          <w:ilvl w:val="0"/>
          <w:numId w:val="17"/>
        </w:numPr>
        <w:spacing w:line="360" w:lineRule="auto"/>
      </w:pPr>
      <w:r>
        <w:t>y la mejora de la fiabilidad global de la instalación.</w:t>
      </w:r>
    </w:p>
    <w:p w14:paraId="469E8488" w14:textId="282F209F" w:rsidR="008215B7" w:rsidRPr="008215B7" w:rsidRDefault="008215B7" w:rsidP="008215B7">
      <w:pPr>
        <w:spacing w:line="360" w:lineRule="auto"/>
      </w:pPr>
      <w:r>
        <w:t>En aplicaciones marinas, donde la logística de mantenimiento es un factor crítico, este enfoque operativo constituye un elemento claramente favorable.</w:t>
      </w:r>
    </w:p>
    <w:p w14:paraId="4A4F23DB" w14:textId="77777777" w:rsidR="008215B7" w:rsidRPr="008215B7" w:rsidRDefault="008215B7" w:rsidP="008215B7">
      <w:pPr>
        <w:pStyle w:val="Ttulo3"/>
      </w:pPr>
      <w:bookmarkStart w:id="26" w:name="_Toc221055535"/>
      <w:r>
        <w:t>Materiales estructurales y compatibilidad con el refrigerante</w:t>
      </w:r>
      <w:bookmarkEnd w:id="26"/>
    </w:p>
    <w:p w14:paraId="591F6937" w14:textId="178E1B0B" w:rsidR="008215B7" w:rsidRPr="008215B7" w:rsidRDefault="008215B7" w:rsidP="008215B7">
      <w:pPr>
        <w:spacing w:line="360" w:lineRule="auto"/>
      </w:pPr>
      <w:r>
        <w:t xml:space="preserve">El uso de sales fundidas fluoradas como refrigerante impone requisitos específicos en la selección de materiales estructurales. El KP-FHR se apoya en una ingeniería de materiales específicamente orientada a la compatibilidad química y térmica con el FLiBe, considerando aspectos como la corrosión, la estabilidad a largo plazo y el comportamiento a alta temperatura.</w:t>
      </w:r>
    </w:p>
    <w:p w14:paraId="251448F6" w14:textId="77777777" w:rsidR="008215B7" w:rsidRPr="008215B7" w:rsidRDefault="008215B7" w:rsidP="008215B7">
      <w:pPr>
        <w:spacing w:line="360" w:lineRule="auto"/>
      </w:pPr>
      <w:r>
        <w:t>La elección de materiales adecuados para el circuito primario y para las estructuras internas del reactor es un elemento clave para garantizar:</w:t>
      </w:r>
    </w:p>
    <w:p w14:paraId="163FC103" w14:textId="77777777" w:rsidR="008215B7" w:rsidRPr="008215B7" w:rsidRDefault="008215B7">
      <w:pPr>
        <w:numPr>
          <w:ilvl w:val="0"/>
          <w:numId w:val="18"/>
        </w:numPr>
        <w:spacing w:line="360" w:lineRule="auto"/>
      </w:pPr>
      <w:r>
        <w:t>la durabilidad del sistema,</w:t>
      </w:r>
    </w:p>
    <w:p w14:paraId="26DC5A0C" w14:textId="77777777" w:rsidR="008215B7" w:rsidRPr="008215B7" w:rsidRDefault="008215B7">
      <w:pPr>
        <w:numPr>
          <w:ilvl w:val="0"/>
          <w:numId w:val="18"/>
        </w:numPr>
        <w:spacing w:line="360" w:lineRule="auto"/>
      </w:pPr>
      <w:r>
        <w:t>la integridad estructural bajo condiciones de operación prolongadas,</w:t>
      </w:r>
    </w:p>
    <w:p w14:paraId="6F5ABDEB" w14:textId="4896F33D" w:rsidR="008215B7" w:rsidRPr="008215B7" w:rsidRDefault="008215B7">
      <w:pPr>
        <w:numPr>
          <w:ilvl w:val="0"/>
          <w:numId w:val="18"/>
        </w:numPr>
        <w:spacing w:line="360" w:lineRule="auto"/>
      </w:pPr>
      <w:r>
        <w:t>y la viabilidad del diseño desde el punto de vista industrial.</w:t>
      </w:r>
    </w:p>
    <w:p w14:paraId="0734D257" w14:textId="77777777" w:rsidR="008215B7" w:rsidRPr="008215B7" w:rsidRDefault="008215B7" w:rsidP="008215B7">
      <w:pPr>
        <w:pStyle w:val="Ttulo3"/>
      </w:pPr>
      <w:bookmarkStart w:id="27" w:name="_Toc221055536"/>
      <w:r>
        <w:t>Reactor de referencia y madurez tecnológica</w:t>
      </w:r>
      <w:bookmarkEnd w:id="27"/>
    </w:p>
    <w:p w14:paraId="107611B9" w14:textId="77777777" w:rsidR="008215B7" w:rsidRPr="008215B7" w:rsidRDefault="008215B7" w:rsidP="008215B7">
      <w:pPr>
        <w:spacing w:line="360" w:lineRule="auto"/>
      </w:pPr>
      <w:r>
        <w:t xml:space="preserve">El desarrollo del KP-FHR se sustenta en una estrategia progresiva de validación experimental, cuyo elemento central es el reactor de demostración HERMES, desarrollado también por Kairos Power. Este reactor permite ensayar y validar, a escala relevante, los principales componentes, materiales y modelos de comportamiento del</w:t>
      </w:r>
      <w:r>
        <w:t xml:space="preserve"> diseño KP-FHR</w:t>
      </w:r>
      <w:ins w:id="90771" w:author="Claude" w:date="2026-10-20T00:00:00Z"/>
      <w:sdt>
        <w:sdtPr>
          <w:id w:val="1221327701"/>
          <w:citation/>
        </w:sdtPr>
        <w:sdtContent>
          <w:ins w:id="92206" w:author="Claude" w:date="2026-10-20T00:00:00Z">
            <w:r>
              <w:fldChar w:fldCharType="begin"/>
            </w:r>
            <w:r>
              <w:instrText xml:space="preserve"> CITATION Kai23 \l 3082 </w:instrText>
            </w:r>
            <w:r>
              <w:fldChar w:fldCharType="separate"/>
            </w:r>
            <w:r>
              <w:rPr>
                <w:noProof/>
              </w:rPr>
              <w:t xml:space="preserve"> [25]</w:t>
            </w:r>
            <w:r>
              <w:fldChar w:fldCharType="end"/>
            </w:r>
          </w:ins>
        </w:sdtContent>
      </w:sdt>
      <w:r>
        <w:t xml:space="preserve">.</w:t>
      </w:r>
    </w:p>
    <w:p w14:paraId="1C92AFF0" w14:textId="77777777" w:rsidR="008215B7" w:rsidRPr="008215B7" w:rsidRDefault="008215B7" w:rsidP="008215B7">
      <w:pPr>
        <w:spacing w:line="360" w:lineRule="auto"/>
      </w:pPr>
      <w:r>
        <w:t>La existencia de un demostrador en fase avanzada de desarrollo confiere al KP-FHR un nivel de madurez tecnológica superior al de otros conceptos de cuarta generación que permanecen en fases puramente conceptuales. Este aspecto resulta especialmente relevante a la hora de justificar la selección del reactor como objeto de estudio, al reducir las incertidumbres asociadas a su viabilidad técnica.</w:t>
      </w:r>
    </w:p>
    <w:p w14:paraId="6F0E100C" w14:textId="77777777" w:rsidR="008215B7" w:rsidRPr="00130E65" w:rsidRDefault="008215B7" w:rsidP="00130E65">
      <w:pPr>
        <w:spacing w:line="360" w:lineRule="auto"/>
      </w:pPr>
    </w:p>
    <w:p w14:paraId="10C81921" w14:textId="17A77201" w:rsidR="00130E65" w:rsidRPr="00130E65" w:rsidRDefault="002D7DE2" w:rsidP="00B85D3E">
      <w:pPr>
        <w:spacing w:line="360" w:lineRule="auto"/>
      </w:pPr>
      <w:r>
        <w:br w:type="page"/>
      </w:r>
    </w:p>
    <w:p w14:paraId="7F658FDD" w14:textId="472AC3A6" w:rsidR="00B90F59" w:rsidRDefault="00B90F59" w:rsidP="002D7DE2">
      <w:pPr>
        <w:pStyle w:val="Ttulo1"/>
      </w:pPr>
      <w:bookmarkStart w:id="72002" w:name="_RefCap_buque"/>
      <w:bookmarkStart w:id="28" w:name="_Toc221055537"/>
      <w:del w:id="90007" w:author="Claude" w:date="2026-10-20T00:00:00Z">
        <w:r>
          <w:delText xml:space="preserve">DESCRIPCION DE LA EMBARCACIÓN</w:delText>
        </w:r>
      </w:del>
      <w:ins w:id="90008" w:author="Claude" w:date="2026-10-20T00:00:00Z">
        <w:r>
          <w:t>BUQUE DE REFERENCIA E INTEGRACIÓN DEL REACTOR</w:t>
        </w:r>
      </w:ins>
      <w:bookmarkEnd w:id="7"/>
      <w:bookmarkEnd w:id="28"/>
      <w:bookmarkEnd w:id="72002"/>
    </w:p>
    <w:p w14:paraId="440F0A94" w14:textId="3BF4501C" w:rsidR="00AA1B90" w:rsidRPr="00AA1B90" w:rsidRDefault="00AA1B90" w:rsidP="00AA1B90">
      <w:pPr>
        <w:pStyle w:val="Ttulo2"/>
      </w:pPr>
      <w:bookmarkStart w:id="29" w:name="_Toc221055538"/>
      <w:r>
        <w:t>Introducción</w:t>
      </w:r>
      <w:bookmarkEnd w:id="29"/>
    </w:p>
    <w:p w14:paraId="3A48D8FB" w14:textId="77777777" w:rsidR="00866D82" w:rsidRPr="00866D82" w:rsidRDefault="00866D82" w:rsidP="00866D82">
      <w:pPr>
        <w:spacing w:line="360" w:lineRule="auto"/>
      </w:pPr>
      <w:r>
        <w:t xml:space="preserve">En este apartado se define la embarcación de referencia empleada en el caso de estudio, seleccionando </w:t>
      </w:r>
      <w:del w:id="90086" w:author="Claude" w:date="2026-10-20T00:00:00Z">
        <w:r>
          <w:delText xml:space="preserve">un buque portacontenedores de gran capacidad</w:delText>
        </w:r>
      </w:del>
      <w:ins w:id="90087" w:author="Claude" w:date="2026-10-20T00:00:00Z">
        <w:r>
          <w:t>un buque mercante de gran porte (un metanero o LNG carrier)</w:t>
        </w:r>
      </w:ins>
      <w:r>
        <w:t xml:space="preserve"> como plataforma representativa para evaluar la sustitución del sistema propulsivo convencional basado en combustibles fósiles por un sistema alternativo sustentado en el reactor KP-FHR desarrollado por Kairos Power. La elección de este tipo de buque se fundamenta en su elevada y sostenida demanda de potencia continua durante largas travesías, característica que lo convierte en un escenario especialmente adecuado para analizar la viabilidad técnica de tecnologías energéticas avanzadas orientadas a la descarbonización del transporte marítimo.</w:t>
      </w:r>
    </w:p>
    <w:p w14:paraId="17B8F731" w14:textId="77777777" w:rsidR="00866D82" w:rsidRPr="00866D82" w:rsidRDefault="00866D82" w:rsidP="00866D82">
      <w:pPr>
        <w:spacing w:line="360" w:lineRule="auto"/>
      </w:pPr>
      <w:r>
        <w:t>A partir de esta selección, se presentan las características principales del buque, incluyendo sus dimensiones generales, capacidades de carga, configuración del sistema de propulsión y requerimientos energéticos. Asimismo, se analizan los principales condicionantes técnicos asociados a su adaptación, con especial atención a la capacidad del buque para albergar un reactor nuclear a bordo y a las posibles estrategias de acoplamiento del sistema nuclear con la arquitectura de generación y propulsión existente, ya sea mediante transmisión mecánica directa o a través de una configuración eléctrica integrada.</w:t>
      </w:r>
    </w:p>
    <w:p w14:paraId="2DEFDCC2" w14:textId="77777777" w:rsidR="00866D82" w:rsidRPr="00866D82" w:rsidRDefault="00866D82" w:rsidP="00866D82">
      <w:pPr>
        <w:spacing w:line="360" w:lineRule="auto"/>
      </w:pPr>
      <w:r>
        <w:t>Finalmente, se evalúa la viabilidad preliminar de la implantación del reactor KP-FHR como sustituto del uso de fuelóleo, considerando aspectos clave como la integración general del sistema, la compatibilidad funcional con la planta propulsiva del buque y los condicionantes asociados a espacio, peso y operación. Este análisis establece la base técnica necesaria para los estudios comparativos y evaluaciones de seguridad que se desarrollan en los apartados posteriores.</w:t>
      </w:r>
    </w:p>
    <w:p w14:paraId="036E11A9" w14:textId="68C0CF96" w:rsidR="00C67C8D" w:rsidRDefault="00AA1B90" w:rsidP="00AA1B90">
      <w:pPr>
        <w:pStyle w:val="Ttulo2"/>
      </w:pPr>
      <w:bookmarkStart w:id="30" w:name="_Toc221055539"/>
      <w:r>
        <w:t xml:space="preserve">Características de la embarcación</w:t>
      </w:r>
      <w:bookmarkEnd w:id="30"/>
    </w:p>
    <w:p w14:paraId="5A07B2F1" w14:textId="77777777" w:rsidR="00AA1B90" w:rsidRPr="00AA1B90" w:rsidRDefault="00AA1B90" w:rsidP="00AA1B90">
      <w:pPr>
        <w:spacing w:line="360" w:lineRule="auto"/>
      </w:pPr>
      <w:r>
        <w:t>Para el presente estudio se adopta como buque de referencia un buque mercante de gran porte destinado al transporte de gas natural licuado (LNG), representativo de los grandes LNG carriers empleados en rutas intercontinentales. Este tipo de embarcaciones se caracteriza por una demanda elevada y sostenida de potencia continua, asociada a travesías prolongadas y a la necesidad de mantener condiciones operativas estables, lo que las convierte en plataformas especialmente adecuadas para evaluar la sustitución de sistemas energéticos convencionales por alternativas de alta potencia y operación continua.</w:t>
      </w:r>
    </w:p>
    <w:p w14:paraId="74689D57" w14:textId="77777777" w:rsidR="00AA1B90" w:rsidRPr="00AA1B90" w:rsidRDefault="00AA1B90" w:rsidP="00AA1B90">
      <w:pPr>
        <w:spacing w:line="360" w:lineRule="auto"/>
      </w:pPr>
      <w:r>
        <w:t xml:space="preserve">Dentro de esta tipología, se toma como referencia un LNG carrier con planta propulsiva basada en ciclo de vapor, equipada con calderas principales alimentadas por fuelóleo y turbina de vapor, configuración ampliamente utilizada en este tipo de buques y bien documentada en la literatura técnica naval. Este diseño presenta características particularmente favorables para el análisis de viabilidad de la propulsión nuclear civil, al tratarse de una arquitectura en la que la fuente térmica puede ser sustituida manteniendo el ciclo de potencia existente, limitando así las modificaciones necesarias en el sistema propulsivo.</w:t>
      </w:r>
    </w:p>
    <w:p w14:paraId="6C6911FB" w14:textId="2B02D85B" w:rsidR="00AA1B90" w:rsidRDefault="00AA1B90" w:rsidP="00AA1B90">
      <w:pPr>
        <w:spacing w:line="360" w:lineRule="auto"/>
      </w:pPr>
      <w:r>
        <w:t>La elección de este tipo de buque permite, además, disponer de volúmenes significativos en la zona de máquinas, continuidad vertical a través del casing</w:t>
      </w:r>
      <w:r>
        <w:rPr>
          <w:rStyle w:val="Refdenotaalpie"/>
        </w:rPr>
        <w:footnoteReference w:id="1"/>
      </w:r>
      <w:r>
        <w:t xml:space="preserve"> y una clara separación entre los espacios destinados a la planta propulsiva y la carga, aspectos clave a la hora de evaluar la integración a bordo de un reactor nuclear. En este contexto, el LNG carrier seleccionado constituye un caso de estudio representativo y técnicamente sólido para analizar la implantación del reactor KP-FHR como sustituto del uso de fuelóleo en aplicaciones marítimas de gran potencia continua.</w:t>
      </w:r>
    </w:p>
    <w:p w14:paraId="02067823" w14:textId="77777777" w:rsidR="00C3551E" w:rsidRDefault="00297282" w:rsidP="00C3551E">
      <w:pPr>
        <w:keepNext/>
        <w:spacing w:line="360" w:lineRule="auto"/>
        <w:jc w:val="center"/>
      </w:pPr>
      <w:r>
        <w:rPr>
          <w:noProof/>
        </w:rPr>
        <w:drawing>
          <wp:inline distT="0" distB="0" distL="0" distR="0" wp14:anchorId="50B15044" wp14:editId="09B4AB7F">
            <wp:extent cx="2870200" cy="1598295"/>
            <wp:effectExtent l="0" t="0" r="6350" b="1905"/>
            <wp:docPr id="1621691767" name="Imagen 10" descr="CASTILLO DE VILLALBA, LNG Tanker - Detalles del buque y posición actual -  IMO 9236418 - VesselF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STILLO DE VILLALBA, LNG Tanker - Detalles del buque y posición actual -  IMO 9236418 - VesselFind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0200" cy="1598295"/>
                    </a:xfrm>
                    <a:prstGeom prst="rect">
                      <a:avLst/>
                    </a:prstGeom>
                    <a:noFill/>
                    <a:ln>
                      <a:noFill/>
                    </a:ln>
                  </pic:spPr>
                </pic:pic>
              </a:graphicData>
            </a:graphic>
          </wp:inline>
        </w:drawing>
      </w:r>
    </w:p>
    <w:p xmlns:ns8="urn:tmp" w14:paraId="12D1D2C9" w14:textId="7CE3E457" w:rsidR="00297282" w:rsidRDefault="00C3551E" w:rsidP="00C3551E">
      <w:pPr>
        <w:pStyle w:val="Descripcin"/>
        <w:jc w:val="center"/>
      </w:pPr>
      <w:r>
        <w:t xml:space="preserve">Figura </w:t>
      </w:r>
      <w:fldSimple w:instr=" SEQ Figura \* ARABIC ">
        <w:r>
          <w:rPr>
            <w:noProof/>
          </w:rPr>
          <w:t>2</w:t>
        </w:r>
      </w:fldSimple>
      <w:r>
        <w:t xml:space="preserve">: Buque de referencia LNG Castillo de Villalba [6]</w:t>
      </w:r>
    </w:p>
    <w:p w14:paraId="32F7D866" w14:textId="383A1B1E" w:rsidR="00AA1B90" w:rsidRDefault="00AA1B90" w:rsidP="00AA1B90">
      <w:pPr>
        <w:spacing w:line="360" w:lineRule="auto"/>
      </w:pPr>
      <w:r>
        <w:t xml:space="preserve">La </w:t>
      </w:r>
      <w:r>
        <w:fldChar w:fldCharType="begin"/>
      </w:r>
      <w:r>
        <w:instrText xml:space="preserve"> REF _Ref220596407 \h </w:instrText>
      </w:r>
      <w:r>
        <w:fldChar w:fldCharType="separate"/>
      </w:r>
      <w:r>
        <w:t xml:space="preserve">Tabla 8</w:t>
      </w:r>
      <w:r>
        <w:rPr>
          <w:noProof/>
        </w:rPr>
        <w:t/>
      </w:r>
      <w:r>
        <w:fldChar w:fldCharType="end"/>
      </w:r>
      <w:r>
        <w:t xml:space="preserve"> resume las características principales del buque LNG carrier de referencia seleccionado para el presente estudio. En ella se recogen los parámetros geométricos, operativos y propulsivos más relevantes, que permiten contextualizar la escala del buque y su demanda energética, así como evaluar de forma preliminar su idoneidad para la integración de un sistema de propulsión alternativo basado en el reactor KP-FHR. Estos datos constituyen la base para los análisis posteriores de viabilidad, en particular en lo relativo a la sustitución de la fuente térmica convencional, la disponibilidad de espacio en la zona de máquinas y los condicionantes asociados a la operación continua del buque.</w:t>
      </w:r>
    </w:p>
    <w:p xmlns:ns9="urn:tmp" w14:paraId="4B69F726" w14:textId="4BA67175" w:rsidR="00AA1B90" w:rsidRDefault="00AA1B90" w:rsidP="00AA1B90">
      <w:pPr>
        <w:pStyle w:val="Descripcin"/>
        <w:keepNext/>
        <w:jc w:val="center"/>
      </w:pPr>
      <w:bookmarkStart w:id="31" w:name="_Ref220596407"/>
      <w:r>
        <w:t xml:space="preserve">Tabla </w:t>
      </w:r>
      <w:fldSimple w:instr=" SEQ Tabla \* ARABIC ">
        <w:r>
          <w:rPr>
            <w:noProof/>
          </w:rPr>
          <w:t>8</w:t>
        </w:r>
      </w:fldSimple>
      <w:bookmarkEnd w:id="31"/>
      <w:r>
        <w:t>: Características principales del buque LNG de referencia</w:t>
      </w:r>
    </w:p>
    <w:tbl>
      <w:tblPr>
        <w:tblW w:w="5160" w:type="dxa"/>
        <w:jc w:val="center"/>
        <w:tblCellMar>
          <w:left w:w="70" w:type="dxa"/>
          <w:right w:w="70" w:type="dxa"/>
        </w:tblCellMar>
        <w:tblLook w:val="04A0" w:firstRow="1" w:lastRow="0" w:firstColumn="1" w:lastColumn="0" w:noHBand="0" w:noVBand="1"/>
      </w:tblPr>
      <w:tblGrid>
        <w:gridCol w:w="2900"/>
        <w:gridCol w:w="2260"/>
      </w:tblGrid>
      <w:tr w:rsidR="00AA1B90" w:rsidRPr="00AA1B90" w14:paraId="5AE93279" w14:textId="77777777" w:rsidTr="00AA1B90">
        <w:trPr>
          <w:trHeight w:val="288"/>
          <w:jc w:val="center"/>
        </w:trPr>
        <w:tc>
          <w:tcPr>
            <w:tcW w:w="2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CE5F536"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Parámetro</w:t>
            </w:r>
          </w:p>
        </w:tc>
        <w:tc>
          <w:tcPr>
            <w:tcW w:w="2260" w:type="dxa"/>
            <w:tcBorders>
              <w:top w:val="single" w:sz="4" w:space="0" w:color="auto"/>
              <w:left w:val="nil"/>
              <w:bottom w:val="single" w:sz="4" w:space="0" w:color="auto"/>
              <w:right w:val="single" w:sz="4" w:space="0" w:color="auto"/>
            </w:tcBorders>
            <w:shd w:val="clear" w:color="auto" w:fill="D9D9D9" w:themeFill="background1" w:themeFillShade="D9"/>
            <w:noWrap/>
            <w:vAlign w:val="center"/>
            <w:hideMark/>
          </w:tcPr>
          <w:p w14:paraId="0CFCD7A3"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Valor típico</w:t>
            </w:r>
          </w:p>
        </w:tc>
      </w:tr>
      <w:tr w:rsidR="00AA1B90" w:rsidRPr="00AA1B90" w14:paraId="3C96251E"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3F4236E1"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Eslora total</w:t>
            </w:r>
          </w:p>
        </w:tc>
        <w:tc>
          <w:tcPr>
            <w:tcW w:w="2260" w:type="dxa"/>
            <w:tcBorders>
              <w:top w:val="nil"/>
              <w:left w:val="nil"/>
              <w:bottom w:val="single" w:sz="4" w:space="0" w:color="auto"/>
              <w:right w:val="single" w:sz="4" w:space="0" w:color="auto"/>
            </w:tcBorders>
            <w:noWrap/>
            <w:vAlign w:val="center"/>
            <w:hideMark/>
          </w:tcPr>
          <w:p w14:paraId="6A40374B"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284,4 m</w:t>
            </w:r>
          </w:p>
        </w:tc>
      </w:tr>
      <w:tr w:rsidR="00AA1B90" w:rsidRPr="00AA1B90" w14:paraId="79165988"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671AC6D0"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Manga</w:t>
            </w:r>
          </w:p>
        </w:tc>
        <w:tc>
          <w:tcPr>
            <w:tcW w:w="2260" w:type="dxa"/>
            <w:tcBorders>
              <w:top w:val="nil"/>
              <w:left w:val="nil"/>
              <w:bottom w:val="single" w:sz="4" w:space="0" w:color="auto"/>
              <w:right w:val="single" w:sz="4" w:space="0" w:color="auto"/>
            </w:tcBorders>
            <w:noWrap/>
            <w:vAlign w:val="center"/>
            <w:hideMark/>
          </w:tcPr>
          <w:p w14:paraId="094A0E61"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42,5 m</w:t>
            </w:r>
          </w:p>
        </w:tc>
      </w:tr>
      <w:tr w:rsidR="00AA1B90" w:rsidRPr="00AA1B90" w14:paraId="11343380"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69759C62"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Puntal</w:t>
            </w:r>
          </w:p>
        </w:tc>
        <w:tc>
          <w:tcPr>
            <w:tcW w:w="2260" w:type="dxa"/>
            <w:tcBorders>
              <w:top w:val="nil"/>
              <w:left w:val="nil"/>
              <w:bottom w:val="single" w:sz="4" w:space="0" w:color="auto"/>
              <w:right w:val="single" w:sz="4" w:space="0" w:color="auto"/>
            </w:tcBorders>
            <w:noWrap/>
            <w:vAlign w:val="center"/>
            <w:hideMark/>
          </w:tcPr>
          <w:p w14:paraId="5FFD3DAE"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25,4 m</w:t>
            </w:r>
          </w:p>
        </w:tc>
      </w:tr>
      <w:tr w:rsidR="00AA1B90" w:rsidRPr="00AA1B90" w14:paraId="3649F18B"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1AA86F92"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Calado máximo</w:t>
            </w:r>
          </w:p>
        </w:tc>
        <w:tc>
          <w:tcPr>
            <w:tcW w:w="2260" w:type="dxa"/>
            <w:tcBorders>
              <w:top w:val="nil"/>
              <w:left w:val="nil"/>
              <w:bottom w:val="single" w:sz="4" w:space="0" w:color="auto"/>
              <w:right w:val="single" w:sz="4" w:space="0" w:color="auto"/>
            </w:tcBorders>
            <w:noWrap/>
            <w:vAlign w:val="center"/>
            <w:hideMark/>
          </w:tcPr>
          <w:p w14:paraId="4ACD051C"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~12,3 m</w:t>
            </w:r>
          </w:p>
        </w:tc>
      </w:tr>
      <w:tr w:rsidR="00AA1B90" w:rsidRPr="00AA1B90" w14:paraId="6F6FBC37"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4DC42A53"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Desplazamiento a plena carga</w:t>
            </w:r>
          </w:p>
        </w:tc>
        <w:tc>
          <w:tcPr>
            <w:tcW w:w="2260" w:type="dxa"/>
            <w:tcBorders>
              <w:top w:val="nil"/>
              <w:left w:val="nil"/>
              <w:bottom w:val="single" w:sz="4" w:space="0" w:color="auto"/>
              <w:right w:val="single" w:sz="4" w:space="0" w:color="auto"/>
            </w:tcBorders>
            <w:noWrap/>
            <w:vAlign w:val="center"/>
            <w:hideMark/>
          </w:tcPr>
          <w:p w14:paraId="7998A145"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~90.000 t</w:t>
            </w:r>
          </w:p>
        </w:tc>
      </w:tr>
      <w:tr w:rsidR="00AA1B90" w:rsidRPr="00AA1B90" w14:paraId="4BF06B83"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2C947667"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Capacidad de carga (LNG)</w:t>
            </w:r>
          </w:p>
        </w:tc>
        <w:tc>
          <w:tcPr>
            <w:tcW w:w="2260" w:type="dxa"/>
            <w:tcBorders>
              <w:top w:val="nil"/>
              <w:left w:val="nil"/>
              <w:bottom w:val="single" w:sz="4" w:space="0" w:color="auto"/>
              <w:right w:val="single" w:sz="4" w:space="0" w:color="auto"/>
            </w:tcBorders>
            <w:noWrap/>
            <w:vAlign w:val="center"/>
            <w:hideMark/>
          </w:tcPr>
          <w:p w14:paraId="568F20F6"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138.162 m³</w:t>
            </w:r>
          </w:p>
        </w:tc>
      </w:tr>
      <w:tr w:rsidR="00AA1B90" w:rsidRPr="00AA1B90" w14:paraId="70783E95"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61595AE0"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Sistema de propulsión</w:t>
            </w:r>
          </w:p>
        </w:tc>
        <w:tc>
          <w:tcPr>
            <w:tcW w:w="2260" w:type="dxa"/>
            <w:tcBorders>
              <w:top w:val="nil"/>
              <w:left w:val="nil"/>
              <w:bottom w:val="single" w:sz="4" w:space="0" w:color="auto"/>
              <w:right w:val="single" w:sz="4" w:space="0" w:color="auto"/>
            </w:tcBorders>
            <w:noWrap/>
            <w:vAlign w:val="center"/>
            <w:hideMark/>
          </w:tcPr>
          <w:p w14:paraId="3C003EDB"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Turbina de vapor</w:t>
            </w:r>
          </w:p>
        </w:tc>
      </w:tr>
      <w:tr w:rsidR="00AA1B90" w:rsidRPr="00AA1B90" w14:paraId="32ACC606"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5005D0F7"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Potencia propulsiva</w:t>
            </w:r>
          </w:p>
        </w:tc>
        <w:tc>
          <w:tcPr>
            <w:tcW w:w="2260" w:type="dxa"/>
            <w:tcBorders>
              <w:top w:val="nil"/>
              <w:left w:val="nil"/>
              <w:bottom w:val="single" w:sz="4" w:space="0" w:color="auto"/>
              <w:right w:val="single" w:sz="4" w:space="0" w:color="auto"/>
            </w:tcBorders>
            <w:noWrap/>
            <w:vAlign w:val="center"/>
            <w:hideMark/>
          </w:tcPr>
          <w:p w14:paraId="0A2E70DF"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28.000 kW</w:t>
            </w:r>
          </w:p>
        </w:tc>
      </w:tr>
      <w:tr w:rsidR="00AA1B90" w:rsidRPr="00AA1B90" w14:paraId="6D368520"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293591B3"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Velocidad de servicio</w:t>
            </w:r>
          </w:p>
        </w:tc>
        <w:tc>
          <w:tcPr>
            <w:tcW w:w="2260" w:type="dxa"/>
            <w:tcBorders>
              <w:top w:val="nil"/>
              <w:left w:val="nil"/>
              <w:bottom w:val="single" w:sz="4" w:space="0" w:color="auto"/>
              <w:right w:val="single" w:sz="4" w:space="0" w:color="auto"/>
            </w:tcBorders>
            <w:noWrap/>
            <w:vAlign w:val="center"/>
            <w:hideMark/>
          </w:tcPr>
          <w:p w14:paraId="07233861"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~19 nudos</w:t>
            </w:r>
          </w:p>
        </w:tc>
      </w:tr>
      <w:tr w:rsidR="00AA1B90" w:rsidRPr="00AA1B90" w14:paraId="1546B0BE"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5F9E1D0D"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Autonomía típica</w:t>
            </w:r>
          </w:p>
        </w:tc>
        <w:tc>
          <w:tcPr>
            <w:tcW w:w="2260" w:type="dxa"/>
            <w:tcBorders>
              <w:top w:val="nil"/>
              <w:left w:val="nil"/>
              <w:bottom w:val="single" w:sz="4" w:space="0" w:color="auto"/>
              <w:right w:val="single" w:sz="4" w:space="0" w:color="auto"/>
            </w:tcBorders>
            <w:noWrap/>
            <w:vAlign w:val="center"/>
            <w:hideMark/>
          </w:tcPr>
          <w:p w14:paraId="4FCD6273"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&gt;15.000 millas náuticas</w:t>
            </w:r>
          </w:p>
        </w:tc>
      </w:tr>
      <w:tr w:rsidR="00AA1B90" w:rsidRPr="00AA1B90" w14:paraId="5274CCBA" w14:textId="77777777" w:rsidTr="00AA1B90">
        <w:trPr>
          <w:trHeight w:val="288"/>
          <w:jc w:val="center"/>
        </w:trPr>
        <w:tc>
          <w:tcPr>
            <w:tcW w:w="2900" w:type="dxa"/>
            <w:tcBorders>
              <w:top w:val="nil"/>
              <w:left w:val="single" w:sz="4" w:space="0" w:color="auto"/>
              <w:bottom w:val="single" w:sz="4" w:space="0" w:color="auto"/>
              <w:right w:val="single" w:sz="4" w:space="0" w:color="auto"/>
            </w:tcBorders>
            <w:noWrap/>
            <w:vAlign w:val="center"/>
            <w:hideMark/>
          </w:tcPr>
          <w:p w14:paraId="53F73021" w14:textId="77777777" w:rsidR="00AA1B90" w:rsidRPr="00AA1B90" w:rsidRDefault="00AA1B90" w:rsidP="00AA1B90">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Tiempo de operación continua</w:t>
            </w:r>
          </w:p>
        </w:tc>
        <w:tc>
          <w:tcPr>
            <w:tcW w:w="2260" w:type="dxa"/>
            <w:tcBorders>
              <w:top w:val="nil"/>
              <w:left w:val="nil"/>
              <w:bottom w:val="single" w:sz="4" w:space="0" w:color="auto"/>
              <w:right w:val="single" w:sz="4" w:space="0" w:color="auto"/>
            </w:tcBorders>
            <w:noWrap/>
            <w:vAlign w:val="center"/>
            <w:hideMark/>
          </w:tcPr>
          <w:p w14:paraId="4CFE4A4A" w14:textId="77777777" w:rsidR="00AA1B90" w:rsidRPr="00AA1B90" w:rsidRDefault="00AA1B90" w:rsidP="00AA1B90">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Varias semanas</w:t>
            </w:r>
          </w:p>
        </w:tc>
      </w:tr>
    </w:tbl>
    <w:p w14:paraId="0FCD4C32" w14:textId="77777777" w:rsidR="00AA1B90" w:rsidRPr="00720668" w:rsidRDefault="00AA1B90" w:rsidP="00720668"/>
    <w:p w14:paraId="2064F012" w14:textId="6EB56B66" w:rsidR="00AA1B90" w:rsidRPr="00720668" w:rsidRDefault="00720668" w:rsidP="00720668">
      <w:pPr>
        <w:spacing w:line="360" w:lineRule="auto"/>
      </w:pPr>
      <w:r>
        <w:t>Las dimensiones concretas del LNG carrier</w:t>
      </w:r>
      <w:r>
        <w:rPr>
          <w:rStyle w:val="Refdenotaalpie"/>
        </w:rPr>
        <w:footnoteReference w:id="2"/>
      </w:r>
      <w:r>
        <w:t xml:space="preserve"> de referencia se obtienen a partir de los planos de disposición general y de las vistas longitudinal y transversal incluidos en la documentación técnica del buque. </w:t>
      </w:r>
      <w:del w:id="90088" w:author="Claude" w:date="2026-10-20T00:00:00Z">
        <w:r>
          <w:delText xml:space="preserve">Como se puede observar en la , en dichos planos</w:delText>
        </w:r>
      </w:del>
      <w:ins w:id="90089" w:author="Claude" w:date="2026-10-20T00:00:00Z">
        <w:r>
          <w:t xml:space="preserve">Como se puede observar en la </w:t>
        </w:r>
        <w:r>
          <w:fldChar w:fldCharType="begin"/>
        </w:r>
        <w:r>
          <w:instrText xml:space="preserve"> REF _RefFig_perfil \h </w:instrText>
        </w:r>
        <w:r>
          <w:fldChar w:fldCharType="separate"/>
        </w:r>
        <w:r>
          <w:t>Figura 3</w:t>
        </w:r>
        <w:r>
          <w:fldChar w:fldCharType="end"/>
        </w:r>
        <w:r>
          <w:t xml:space="preserve"> y en la </w:t>
        </w:r>
        <w:r>
          <w:fldChar w:fldCharType="begin"/>
        </w:r>
        <w:r>
          <w:instrText xml:space="preserve"> REF _RefFig_alzado \h </w:instrText>
        </w:r>
        <w:r>
          <w:fldChar w:fldCharType="separate"/>
        </w:r>
        <w:r>
          <w:t>Figura 4</w:t>
        </w:r>
        <w:r>
          <w:fldChar w:fldCharType="end"/>
        </w:r>
        <w:r>
          <w:t>, en dichos planos</w:t>
        </w:r>
      </w:ins>
      <w:r>
        <w:t xml:space="preserve"> se representan de forma explícita las principales cotas geométricas, tales como la eslora total, la manga, el puntal y el calado, así como la distribución longitudinal de los espacios principales, incluyendo la ubicación de los tanques de carga, la sala de máquinas y el casing. Estas figuras constituyen la base para la definición dimensional del buque empleada en el presente estudio y permiten evaluar con mayor precisión los condicionantes espaciales asociados a la integración del sistema nuclear a bordo.</w:t>
      </w:r>
    </w:p>
    <w:p w14:paraId="54B02680" w14:textId="264B76D4" w:rsidR="003F2EA3" w:rsidRDefault="00E55331">
      <w:r>
        <w:br w:type="page"/>
      </w:r>
    </w:p>
    <w:p w14:paraId="0C567CFA" w14:textId="77777777" w:rsidR="00227C0C" w:rsidRDefault="00227C0C">
      <w:pPr>
        <w:jc w:val="left"/>
        <w:sectPr w:rsidR="00227C0C" w:rsidSect="008A1648">
          <w:headerReference w:type="first" r:id="rId14"/>
          <w:pgSz w:w="11906" w:h="16838"/>
          <w:pgMar w:top="1418" w:right="1134" w:bottom="1418" w:left="1134" w:header="709" w:footer="709" w:gutter="0"/>
          <w:cols w:space="708"/>
          <w:titlePg/>
          <w:docGrid w:linePitch="360"/>
        </w:sectPr>
      </w:pPr>
    </w:p>
    <w:p w14:paraId="52AE3351" w14:textId="3ED4F777" w:rsidR="00227C0C" w:rsidRDefault="00227C0C" w:rsidP="00227C0C"/>
    <w:p w14:paraId="055C6D25" w14:textId="77777777" w:rsidR="00C3551E" w:rsidRDefault="00227C0C" w:rsidP="00C3551E">
      <w:pPr>
        <w:keepNext/>
        <w:jc w:val="center"/>
      </w:pPr>
      <w:r>
        <w:rPr>
          <w:noProof/>
        </w:rPr>
        <w:drawing>
          <wp:inline distT="0" distB="0" distL="0" distR="0" wp14:anchorId="5C666F2B" wp14:editId="4B8F1437">
            <wp:extent cx="8476091" cy="2168964"/>
            <wp:effectExtent l="0" t="0" r="1270" b="3175"/>
            <wp:docPr id="119190561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495541" cy="2173941"/>
                    </a:xfrm>
                    <a:prstGeom prst="rect">
                      <a:avLst/>
                    </a:prstGeom>
                    <a:noFill/>
                    <a:ln>
                      <a:noFill/>
                    </a:ln>
                  </pic:spPr>
                </pic:pic>
              </a:graphicData>
            </a:graphic>
          </wp:inline>
        </w:drawing>
      </w:r>
    </w:p>
    <w:p xmlns:ns10="urn:tmp" w14:paraId="28701333" w14:textId="37FE8D18" w:rsidR="00D82BF7" w:rsidRDefault="00C3551E" w:rsidP="00C3551E">
      <w:pPr>
        <w:pStyle w:val="Descripcin"/>
        <w:jc w:val="center"/>
      </w:pPr>
      <w:bookmarkStart w:id="71007" w:name="_RefFig_perfil"/>
      <w:r>
        <w:t xml:space="preserve">Figura </w:t>
      </w:r>
      <w:fldSimple w:instr=" SEQ Figura \* ARABIC ">
        <w:r>
          <w:rPr>
            <w:noProof/>
          </w:rPr>
          <w:t>3</w:t>
        </w:r>
      </w:fldSimple>
      <w:bookmarkEnd w:id="71007"/>
      <w:r>
        <w:t>: Vista de perfil del buque</w:t>
      </w:r>
    </w:p>
    <w:p w14:paraId="0595C234" w14:textId="77777777" w:rsidR="00C3551E" w:rsidRDefault="00227C0C" w:rsidP="00C3551E">
      <w:pPr>
        <w:keepNext/>
        <w:jc w:val="center"/>
      </w:pPr>
      <w:r>
        <w:rPr>
          <w:noProof/>
        </w:rPr>
        <w:drawing>
          <wp:inline distT="0" distB="0" distL="0" distR="0" wp14:anchorId="4B3CA6D9" wp14:editId="740B1C1E">
            <wp:extent cx="2297430" cy="2623930"/>
            <wp:effectExtent l="0" t="0" r="7620" b="5080"/>
            <wp:docPr id="34795058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03875" cy="2631291"/>
                    </a:xfrm>
                    <a:prstGeom prst="rect">
                      <a:avLst/>
                    </a:prstGeom>
                    <a:noFill/>
                    <a:ln>
                      <a:noFill/>
                    </a:ln>
                  </pic:spPr>
                </pic:pic>
              </a:graphicData>
            </a:graphic>
          </wp:inline>
        </w:drawing>
      </w:r>
    </w:p>
    <w:p xmlns:ns11="urn:tmp" w14:paraId="10EA787A" w14:textId="5C317A6A" w:rsidR="00D82BF7" w:rsidRDefault="00C3551E" w:rsidP="00C3551E">
      <w:pPr>
        <w:pStyle w:val="Descripcin"/>
        <w:jc w:val="center"/>
      </w:pPr>
      <w:bookmarkStart w:id="71008" w:name="_RefFig_alzado"/>
      <w:r>
        <w:t xml:space="preserve">Figura </w:t>
      </w:r>
      <w:fldSimple w:instr=" SEQ Figura \* ARABIC ">
        <w:r>
          <w:rPr>
            <w:noProof/>
          </w:rPr>
          <w:t>4</w:t>
        </w:r>
      </w:fldSimple>
      <w:bookmarkEnd w:id="71008"/>
      <w:r>
        <w:t xml:space="preserve">: Vista de alzado del buque</w:t>
      </w:r>
    </w:p>
    <w:p w14:paraId="6D0527E8" w14:textId="77777777" w:rsidR="00227C0C" w:rsidRDefault="00227C0C" w:rsidP="00D35B21">
      <w:pPr>
        <w:sectPr w:rsidR="00227C0C" w:rsidSect="00227C0C">
          <w:pgSz w:w="16838" w:h="11906" w:orient="landscape"/>
          <w:pgMar w:top="1134" w:right="1418" w:bottom="1134" w:left="1418" w:header="709" w:footer="709" w:gutter="0"/>
          <w:cols w:space="708"/>
          <w:titlePg/>
          <w:docGrid w:linePitch="360"/>
        </w:sectPr>
      </w:pPr>
    </w:p>
    <w:p w14:paraId="591231CF" w14:textId="6E091637" w:rsidR="00D35B21" w:rsidRDefault="00477128" w:rsidP="00477128">
      <w:pPr>
        <w:pStyle w:val="Ttulo2"/>
      </w:pPr>
      <w:bookmarkStart w:id="32" w:name="_Toc221055540"/>
      <w:r>
        <w:t>Compatibilidad entre el reactor y la embarcación</w:t>
      </w:r>
      <w:bookmarkEnd w:id="32"/>
    </w:p>
    <w:p w14:paraId="18B0FED4" w14:textId="31157EF7" w:rsidR="00477128" w:rsidRDefault="00477128" w:rsidP="00477128">
      <w:pPr>
        <w:spacing w:line="360" w:lineRule="auto"/>
      </w:pPr>
      <w:r>
        <w:t>La compatibilidad entre el sistema de propulsión nuclear propuesto y el buque de referencia se evalúa, en primer lugar, desde los puntos de vista de potencia requerida y volumen disponible a bordo, al tratarse de los condicionantes más determinantes para la viabilidad de la implantación del reactor. En este apartado se analiza si la potencia térmica y eléctrica asociada al reactor seleccionado resulta adecuada para cubrir la demanda propulsiva del buque, así como si las dimensiones y disposición de los espacios existentes permiten albergar el sistema nuclear y sus auxiliares sin comprometer la configuración general ni la operatividad del buque. Este análisis establece el marco para valorar la idoneidad del reactor como sustituto de la fuente térmica convencional en aplicaciones marítimas de gran potencia continua.</w:t>
      </w:r>
    </w:p>
    <w:p w14:paraId="498A1107" w14:textId="14E22015" w:rsidR="00477128" w:rsidRDefault="00AF37AB" w:rsidP="00AF37AB">
      <w:pPr>
        <w:pStyle w:val="Ttulo3"/>
      </w:pPr>
      <w:bookmarkStart w:id="33" w:name="_Toc221055541"/>
      <w:r>
        <w:t>Compatibilidad en términos de potencia</w:t>
      </w:r>
      <w:bookmarkEnd w:id="33"/>
    </w:p>
    <w:p w14:paraId="395D0A46" w14:textId="77777777" w:rsidR="00AF37AB" w:rsidRPr="00AF37AB" w:rsidRDefault="00AF37AB" w:rsidP="00AF37AB">
      <w:pPr>
        <w:spacing w:line="360" w:lineRule="auto"/>
      </w:pPr>
      <w:r>
        <w:t>La compatibilidad entre el reactor nuclear seleccionado y el buque de referencia se analiza considerando no solo la potencia requerida para la propulsión, sino también la demanda energética asociada a los sistemas auxiliares del buque, los cuales deben ser cubiertos de forma continua durante la operación oceánica. El LNG carrier considerado dispone de una planta propulsiva basada en turbina de vapor, alimentada por dos calderas principales, así como de diversos sistemas auxiliares que contribuyen de forma significativa al balance energético global del buque.</w:t>
      </w:r>
    </w:p>
    <w:p w14:paraId="37450A01" w14:textId="4D53F3D5" w:rsidR="00AF37AB" w:rsidRPr="00AF37AB" w:rsidRDefault="00AF37AB" w:rsidP="00AF37AB">
      <w:pPr>
        <w:spacing w:line="360" w:lineRule="auto"/>
      </w:pPr>
      <w:r>
        <w:t>De acuerdo con la documentación técnica del buque, la potencia propulsiva en el eje es del orden de 28 MW, generada mediante una turbina de vapor alimentada por dos calderas principales con una capacidad de producción de vapor de 65.000 kg/h cada una, a una presión de aproximadamente 61,8 kg/cm² y una temperatura de 515 °C.</w:t>
      </w:r>
      <w:sdt>
        <w:sdtPr>
          <w:id w:val="361867193"/>
          <w:citation/>
        </w:sdtPr>
        <w:sdtContent>
          <w:r>
            <w:fldChar w:fldCharType="begin"/>
          </w:r>
          <w:r>
            <w:instrText xml:space="preserve"> CITATION Emp03 \l 3082 </w:instrText>
          </w:r>
          <w:r>
            <w:fldChar w:fldCharType="separate"/>
          </w:r>
          <w:r>
            <w:rPr>
              <w:noProof/>
            </w:rPr>
            <w:t xml:space="preserve"> [27]</w:t>
          </w:r>
          <w:r>
            <w:fldChar w:fldCharType="end"/>
          </w:r>
        </w:sdtContent>
      </w:sdt>
      <w:r>
        <w:t xml:space="preserve"> El caudal total de vapor asciende a 130.000 kg/h, equivalente a aproximadamente 36 kg/s, lo que permite estimar una potencia térmica suministrada al ciclo Rankine comprendida entre 97 y 116 MWₜₕ, considerando un salto entálpico típico para vapor sobrecalentado en dichas condiciones.</w:t>
      </w:r>
    </w:p>
    <w:p w14:paraId="6E9D8C78" w14:textId="77777777" w:rsidR="00AF37AB" w:rsidRPr="00AF37AB" w:rsidRDefault="00AF37AB" w:rsidP="00AF37AB">
      <w:pPr>
        <w:spacing w:line="360" w:lineRule="auto"/>
      </w:pPr>
      <w:r>
        <w:t xml:space="preserve">Además de la potencia destinada a la propulsión, el buque requiere energía para un conjunto de sistemas auxiliares, entre los que destacan la generación eléctrica de a bordo, los sistemas de bombeo, la ventilación y climatización, los sistemas de control y navegación, así como los equipos asociados a la operación de la carga LNG, incluyendo bombas de carga, compresores y sistemas de gestión del boil-off gas. En el buque de referencia, estos consumos se cubren mediante turbogeneradores auxiliares, con una potencia eléctrica instalada del orden de 9–10 MWₑ, destinada a garantizar el suministro eléctrico continuo en condiciones normales de operación. </w:t>
      </w:r>
    </w:p>
    <w:p w14:paraId="2D615769" w14:textId="77777777" w:rsidR="00AF37AB" w:rsidRPr="00AF37AB" w:rsidRDefault="00AF37AB" w:rsidP="00AF37AB">
      <w:pPr>
        <w:spacing w:line="360" w:lineRule="auto"/>
      </w:pPr>
      <w:commentRangeStart w:id="86"/>
      <w:r>
        <w:t xml:space="preserve">La demanda energética total del buque, considerando de forma conjunta la propulsión y los consumos auxiliares, implica por tanto una potencia térmica equivalente ligeramente superior a la requerida exclusivamente para la propulsión, </w:t>
      </w:r>
      <w:del w:id="90097" w:author="Claude" w:date="2026-10-20T00:00:00Z">
        <w:r>
          <w:delText xml:space="preserve">situándose en el entorno de 110</w:delText>
        </w:r>
      </w:del>
      <w:ins w:id="90098" w:author="Claude" w:date="2026-10-20T00:00:00Z">
        <w:r>
          <w:t>situándose en el entorno de 130</w:t>
        </w:r>
      </w:ins>
      <w:r>
        <w:t xml:space="preserve">–</w:t>
      </w:r>
      <w:del w:id="90099" w:author="Claude" w:date="2026-10-20T00:00:00Z">
        <w:r>
          <w:delText xml:space="preserve">125</w:delText>
        </w:r>
      </w:del>
      <w:ins w:id="90100" w:author="Claude" w:date="2026-10-20T00:00:00Z">
        <w:r>
          <w:t>135 MWth (</w:t>
        </w:r>
        <w:r>
          <w:fldChar w:fldCharType="begin"/>
        </w:r>
        <w:r>
          <w:instrText xml:space="preserve"> REF _RefTab_balance \h </w:instrText>
        </w:r>
        <w:r>
          <w:fldChar w:fldCharType="separate"/>
        </w:r>
        <w:r>
          <w:t>Tabla 9</w:t>
        </w:r>
        <w:r>
          <w:fldChar w:fldCharType="end"/>
        </w:r>
        <w:r>
          <w:t>, con un rendimiento global asumido de 0,28)</w:t>
        </w:r>
      </w:ins>
      <w:r>
        <w:t xml:space="preserve"> MWₜₕ, dependiendo del régimen de operación y de la carga de los sistemas auxiliares. Este valor representa la potencia térmica mínima que debe ser suministrada por cualquier sistema alternativo que sustituya a las calderas convencionales.</w:t>
      </w:r>
      <w:commentRangeEnd w:id="86"/>
      <w:r>
        <w:rPr>
          <w:rStyle w:val="Refdecomentario"/>
        </w:rPr>
        <w:commentReference w:id="86"/>
      </w:r>
    </w:p>
    <w:p w14:paraId="0A632BD1" w14:textId="06D3F9AD" w:rsidR="00AF37AB" w:rsidRDefault="00AF37AB" w:rsidP="00AF37AB">
      <w:pPr>
        <w:spacing w:line="360" w:lineRule="auto"/>
      </w:pPr>
      <w:r>
        <w:t xml:space="preserve">Por su parte, el reactor KP-FHR presenta una potencia térmica </w:t>
      </w:r>
      <w:del w:id="90090" w:author="Claude" w:date="2026-10-20T00:00:00Z">
        <w:r>
          <w:delText xml:space="preserve">del orden de 140</w:delText>
        </w:r>
      </w:del>
      <w:ins w:id="90091" w:author="Claude" w:date="2026-10-20T00:00:00Z">
        <w:r>
          <w:t>del orden de 320</w:t>
        </w:r>
      </w:ins>
      <w:del w:id="90092" w:author="Claude" w:date="2026-10-20T00:00:00Z">
        <w:r>
          <w:delText xml:space="preserve">–150</w:delText>
        </w:r>
      </w:del>
      <w:r>
        <w:t xml:space="preserve"> MWₜₕ por unidad, asociada a una potencia eléctrica neta </w:t>
      </w:r>
      <w:del w:id="90093" w:author="Claude" w:date="2026-10-20T00:00:00Z">
        <w:r>
          <w:delText xml:space="preserve">aproximada de 75</w:delText>
        </w:r>
      </w:del>
      <w:ins w:id="90094" w:author="Claude" w:date="2026-10-20T00:00:00Z">
        <w:r>
          <w:t>aproximada de 140</w:t>
        </w:r>
      </w:ins>
      <w:r>
        <w:t xml:space="preserve"> MWₑ. Esta capacidad resulta suficiente para cubrir simultáneamente la demanda térmica asociada a la propulsión del buque y los requerimientos energéticos de los sistemas auxiliares, manteniendo márgenes operativos adecuados para operación continua, transitorios y contingencias. Toda esta información </w:t>
      </w:r>
      <w:del w:id="90095" w:author="Claude" w:date="2026-10-20T00:00:00Z">
        <w:r>
          <w:delText xml:space="preserve">viene recogida en la tabla</w:delText>
        </w:r>
      </w:del>
      <w:ins w:id="90096" w:author="Claude" w:date="2026-10-20T00:00:00Z">
        <w:r>
          <w:t xml:space="preserve">se recoge en la </w:t>
        </w:r>
        <w:r>
          <w:fldChar w:fldCharType="begin"/>
        </w:r>
        <w:r>
          <w:instrText xml:space="preserve"> REF _RefTab_balance \h </w:instrText>
        </w:r>
        <w:r>
          <w:fldChar w:fldCharType="separate"/>
        </w:r>
        <w:r>
          <w:t>Tabla 9</w:t>
        </w:r>
        <w:r>
          <w:fldChar w:fldCharType="end"/>
        </w:r>
        <w:r>
          <w:t>.</w:t>
        </w:r>
      </w:ins>
      <w:r>
        <w:t xml:space="preserve"> </w:t>
      </w:r>
    </w:p>
    <w:p xmlns:ns12="urn:tmp" w14:paraId="4A0CFF27" w14:textId="39CD577A" w:rsidR="002B68FD" w:rsidRDefault="002B68FD" w:rsidP="002B68FD">
      <w:pPr>
        <w:pStyle w:val="Descripcin"/>
        <w:keepNext/>
        <w:jc w:val="center"/>
      </w:pPr>
      <w:bookmarkStart w:id="71005" w:name="_RefTab_balance"/>
      <w:r>
        <w:t xml:space="preserve">Tabla </w:t>
      </w:r>
      <w:fldSimple w:instr=" SEQ Tabla \* ARABIC ">
        <w:r>
          <w:rPr>
            <w:noProof/>
          </w:rPr>
          <w:t>9</w:t>
        </w:r>
      </w:fldSimple>
      <w:bookmarkEnd w:id="71005"/>
      <w:r>
        <w:t>: Resumen del balance de potencias</w:t>
      </w:r>
    </w:p>
    <w:tbl>
      <w:tblPr>
        <w:tblW w:w="6941" w:type="dxa"/>
        <w:jc w:val="center"/>
        <w:tblCellMar>
          <w:left w:w="70" w:type="dxa"/>
          <w:right w:w="70" w:type="dxa"/>
        </w:tblCellMar>
        <w:tblLook w:val="04A0" w:firstRow="1" w:lastRow="0" w:firstColumn="1" w:lastColumn="0" w:noHBand="0" w:noVBand="1"/>
      </w:tblPr>
      <w:tblGrid>
        <w:gridCol w:w="3680"/>
        <w:gridCol w:w="1418"/>
        <w:gridCol w:w="1843"/>
      </w:tblGrid>
      <w:tr w:rsidR="002B68FD" w:rsidRPr="002B68FD" w14:paraId="032AE509" w14:textId="77777777" w:rsidTr="002B68FD">
        <w:trPr>
          <w:trHeight w:val="288"/>
          <w:jc w:val="center"/>
        </w:trPr>
        <w:tc>
          <w:tcPr>
            <w:tcW w:w="3680" w:type="dxa"/>
            <w:tcBorders>
              <w:top w:val="single" w:sz="4" w:space="0" w:color="auto"/>
              <w:left w:val="single" w:sz="4" w:space="0" w:color="auto"/>
              <w:bottom w:val="single" w:sz="4" w:space="0" w:color="auto"/>
              <w:right w:val="single" w:sz="4" w:space="0" w:color="auto"/>
            </w:tcBorders>
            <w:noWrap/>
            <w:vAlign w:val="center"/>
            <w:hideMark/>
          </w:tcPr>
          <w:p w14:paraId="2A66C92F" w14:textId="77777777" w:rsidR="002B68FD" w:rsidRPr="002B68FD" w:rsidRDefault="002B68FD" w:rsidP="002B68FD">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Concepto</w:t>
            </w:r>
          </w:p>
        </w:tc>
        <w:tc>
          <w:tcPr>
            <w:tcW w:w="1418" w:type="dxa"/>
            <w:tcBorders>
              <w:top w:val="single" w:sz="4" w:space="0" w:color="auto"/>
              <w:left w:val="nil"/>
              <w:bottom w:val="single" w:sz="4" w:space="0" w:color="auto"/>
              <w:right w:val="single" w:sz="4" w:space="0" w:color="auto"/>
            </w:tcBorders>
            <w:noWrap/>
            <w:vAlign w:val="center"/>
            <w:hideMark/>
          </w:tcPr>
          <w:p w14:paraId="4440DB3A" w14:textId="77777777" w:rsidR="002B68FD" w:rsidRPr="002B68FD" w:rsidRDefault="002B68FD" w:rsidP="002B68FD">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 xml:space="preserve">Buque LNG </w:t>
            </w:r>
          </w:p>
        </w:tc>
        <w:tc>
          <w:tcPr>
            <w:tcW w:w="1843" w:type="dxa"/>
            <w:tcBorders>
              <w:top w:val="single" w:sz="4" w:space="0" w:color="auto"/>
              <w:left w:val="nil"/>
              <w:bottom w:val="single" w:sz="4" w:space="0" w:color="auto"/>
              <w:right w:val="single" w:sz="4" w:space="0" w:color="auto"/>
            </w:tcBorders>
            <w:noWrap/>
            <w:vAlign w:val="center"/>
            <w:hideMark/>
          </w:tcPr>
          <w:p w14:paraId="07272108" w14:textId="77777777" w:rsidR="002B68FD" w:rsidRPr="002B68FD" w:rsidRDefault="002B68FD" w:rsidP="002B68FD">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Reactor KP-FHR</w:t>
            </w:r>
          </w:p>
        </w:tc>
      </w:tr>
      <w:tr w:rsidR="002B68FD" w:rsidRPr="002B68FD" w14:paraId="5A595A1F"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1FA1356E"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Potencia propulsiva (eje)</w:t>
            </w:r>
          </w:p>
        </w:tc>
        <w:tc>
          <w:tcPr>
            <w:tcW w:w="1418" w:type="dxa"/>
            <w:tcBorders>
              <w:top w:val="nil"/>
              <w:left w:val="nil"/>
              <w:bottom w:val="single" w:sz="4" w:space="0" w:color="auto"/>
              <w:right w:val="single" w:sz="4" w:space="0" w:color="auto"/>
            </w:tcBorders>
            <w:shd w:val="clear" w:color="000000" w:fill="D0D0D0"/>
            <w:noWrap/>
            <w:vAlign w:val="center"/>
            <w:hideMark/>
          </w:tcPr>
          <w:p w14:paraId="068B886B"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28 MW</w:t>
            </w:r>
          </w:p>
        </w:tc>
        <w:tc>
          <w:tcPr>
            <w:tcW w:w="1843" w:type="dxa"/>
            <w:tcBorders>
              <w:top w:val="nil"/>
              <w:left w:val="nil"/>
              <w:bottom w:val="single" w:sz="4" w:space="0" w:color="auto"/>
              <w:right w:val="single" w:sz="4" w:space="0" w:color="auto"/>
            </w:tcBorders>
            <w:shd w:val="clear" w:color="000000" w:fill="D0D0D0"/>
            <w:noWrap/>
            <w:vAlign w:val="center"/>
            <w:hideMark/>
          </w:tcPr>
          <w:p w14:paraId="31FD37FB"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r>
      <w:tr w:rsidR="002B68FD" w:rsidRPr="002B68FD" w14:paraId="718E70E2"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30E32B1C"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Potencia eléctrica auxiliar instalada</w:t>
            </w:r>
          </w:p>
        </w:tc>
        <w:tc>
          <w:tcPr>
            <w:tcW w:w="1418" w:type="dxa"/>
            <w:tcBorders>
              <w:top w:val="nil"/>
              <w:left w:val="nil"/>
              <w:bottom w:val="single" w:sz="4" w:space="0" w:color="auto"/>
              <w:right w:val="single" w:sz="4" w:space="0" w:color="auto"/>
            </w:tcBorders>
            <w:shd w:val="clear" w:color="000000" w:fill="D0D0D0"/>
            <w:noWrap/>
            <w:vAlign w:val="center"/>
            <w:hideMark/>
          </w:tcPr>
          <w:p w14:paraId="15F98E77"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9,45 MW</w:t>
            </w:r>
            <w:r>
              <w:rPr>
                <w:rFonts w:ascii="Cambria Math" w:eastAsia="Times New Roman" w:hAnsi="Cambria Math" w:cs="Cambria Math"/>
                <w:color w:val="000000"/>
              </w:rPr>
              <w:t>ₑ</w:t>
            </w:r>
          </w:p>
        </w:tc>
        <w:tc>
          <w:tcPr>
            <w:tcW w:w="1843" w:type="dxa"/>
            <w:tcBorders>
              <w:top w:val="nil"/>
              <w:left w:val="nil"/>
              <w:bottom w:val="single" w:sz="4" w:space="0" w:color="auto"/>
              <w:right w:val="single" w:sz="4" w:space="0" w:color="auto"/>
            </w:tcBorders>
            <w:shd w:val="clear" w:color="000000" w:fill="D0D0D0"/>
            <w:noWrap/>
            <w:vAlign w:val="center"/>
            <w:hideMark/>
          </w:tcPr>
          <w:p w14:paraId="21DB3509"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r>
      <w:tr w:rsidR="002B68FD" w:rsidRPr="002B68FD" w14:paraId="291AA60C"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008D8D69"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Demanda útil total</w:t>
            </w:r>
          </w:p>
        </w:tc>
        <w:tc>
          <w:tcPr>
            <w:tcW w:w="1418" w:type="dxa"/>
            <w:tcBorders>
              <w:top w:val="nil"/>
              <w:left w:val="nil"/>
              <w:bottom w:val="single" w:sz="4" w:space="0" w:color="auto"/>
              <w:right w:val="single" w:sz="4" w:space="0" w:color="auto"/>
            </w:tcBorders>
            <w:shd w:val="clear" w:color="000000" w:fill="D0D0D0"/>
            <w:noWrap/>
            <w:vAlign w:val="center"/>
            <w:hideMark/>
          </w:tcPr>
          <w:p w14:paraId="517699A2"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37,45 MW</w:t>
            </w:r>
            <w:r>
              <w:rPr>
                <w:rFonts w:ascii="Cambria Math" w:eastAsia="Times New Roman" w:hAnsi="Cambria Math" w:cs="Cambria Math"/>
                <w:color w:val="000000"/>
              </w:rPr>
              <w:t>ₑ</w:t>
            </w:r>
          </w:p>
        </w:tc>
        <w:tc>
          <w:tcPr>
            <w:tcW w:w="1843" w:type="dxa"/>
            <w:tcBorders>
              <w:top w:val="nil"/>
              <w:left w:val="nil"/>
              <w:bottom w:val="single" w:sz="4" w:space="0" w:color="auto"/>
              <w:right w:val="single" w:sz="4" w:space="0" w:color="auto"/>
            </w:tcBorders>
            <w:shd w:val="clear" w:color="000000" w:fill="D0D0D0"/>
            <w:noWrap/>
            <w:vAlign w:val="center"/>
            <w:hideMark/>
          </w:tcPr>
          <w:p w14:paraId="4DF0C74D"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r>
      <w:tr w:rsidR="002B68FD" w:rsidRPr="002B68FD" w14:paraId="25F04857"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7E60E25D"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Rendimiento global asumido</w:t>
            </w:r>
          </w:p>
        </w:tc>
        <w:tc>
          <w:tcPr>
            <w:tcW w:w="1418" w:type="dxa"/>
            <w:tcBorders>
              <w:top w:val="nil"/>
              <w:left w:val="nil"/>
              <w:bottom w:val="single" w:sz="4" w:space="0" w:color="auto"/>
              <w:right w:val="single" w:sz="4" w:space="0" w:color="auto"/>
            </w:tcBorders>
            <w:shd w:val="clear" w:color="000000" w:fill="D0D0D0"/>
            <w:noWrap/>
            <w:vAlign w:val="center"/>
            <w:hideMark/>
          </w:tcPr>
          <w:p w14:paraId="65D8F8FA"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0,28</w:t>
            </w:r>
          </w:p>
        </w:tc>
        <w:tc>
          <w:tcPr>
            <w:tcW w:w="1843" w:type="dxa"/>
            <w:tcBorders>
              <w:top w:val="nil"/>
              <w:left w:val="nil"/>
              <w:bottom w:val="single" w:sz="4" w:space="0" w:color="auto"/>
              <w:right w:val="single" w:sz="4" w:space="0" w:color="auto"/>
            </w:tcBorders>
            <w:shd w:val="clear" w:color="000000" w:fill="D0D0D0"/>
            <w:noWrap/>
            <w:vAlign w:val="center"/>
            <w:hideMark/>
          </w:tcPr>
          <w:p w14:paraId="4FD47DF0"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r>
      <w:tr w:rsidR="002B68FD" w:rsidRPr="002B68FD" w14:paraId="1F2D2EE5"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0E13F784"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Demanda térmica equivalente</w:t>
            </w:r>
          </w:p>
        </w:tc>
        <w:tc>
          <w:tcPr>
            <w:tcW w:w="1418" w:type="dxa"/>
            <w:tcBorders>
              <w:top w:val="nil"/>
              <w:left w:val="nil"/>
              <w:bottom w:val="single" w:sz="4" w:space="0" w:color="auto"/>
              <w:right w:val="single" w:sz="4" w:space="0" w:color="auto"/>
            </w:tcBorders>
            <w:shd w:val="clear" w:color="000000" w:fill="D0D0D0"/>
            <w:noWrap/>
            <w:vAlign w:val="center"/>
            <w:hideMark/>
          </w:tcPr>
          <w:p w14:paraId="2F0B487D"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134 MW</w:t>
            </w:r>
            <w:r>
              <w:rPr>
                <w:rFonts w:ascii="Cambria Math" w:eastAsia="Times New Roman" w:hAnsi="Cambria Math" w:cs="Cambria Math"/>
                <w:color w:val="000000"/>
              </w:rPr>
              <w:t>ₜₕ</w:t>
            </w:r>
          </w:p>
        </w:tc>
        <w:tc>
          <w:tcPr>
            <w:tcW w:w="1843" w:type="dxa"/>
            <w:tcBorders>
              <w:top w:val="nil"/>
              <w:left w:val="nil"/>
              <w:bottom w:val="single" w:sz="4" w:space="0" w:color="auto"/>
              <w:right w:val="single" w:sz="4" w:space="0" w:color="auto"/>
            </w:tcBorders>
            <w:shd w:val="clear" w:color="000000" w:fill="D0D0D0"/>
            <w:noWrap/>
            <w:vAlign w:val="center"/>
            <w:hideMark/>
          </w:tcPr>
          <w:p w14:paraId="5EE8AC77"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r>
      <w:tr w:rsidR="002B68FD" w:rsidRPr="002B68FD" w14:paraId="2DD39E37" w14:textId="77777777" w:rsidTr="002B68FD">
        <w:trPr>
          <w:trHeight w:val="288"/>
          <w:jc w:val="center"/>
        </w:trPr>
        <w:tc>
          <w:tcPr>
            <w:tcW w:w="3680" w:type="dxa"/>
            <w:tcBorders>
              <w:top w:val="nil"/>
              <w:left w:val="single" w:sz="4" w:space="0" w:color="auto"/>
              <w:bottom w:val="single" w:sz="4" w:space="0" w:color="auto"/>
              <w:right w:val="single" w:sz="4" w:space="0" w:color="auto"/>
            </w:tcBorders>
            <w:noWrap/>
            <w:vAlign w:val="center"/>
            <w:hideMark/>
          </w:tcPr>
          <w:p w14:paraId="236CBC9E"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Capacidad térmica nominal</w:t>
            </w:r>
          </w:p>
        </w:tc>
        <w:tc>
          <w:tcPr>
            <w:tcW w:w="1418" w:type="dxa"/>
            <w:tcBorders>
              <w:top w:val="nil"/>
              <w:left w:val="nil"/>
              <w:bottom w:val="single" w:sz="4" w:space="0" w:color="auto"/>
              <w:right w:val="single" w:sz="4" w:space="0" w:color="auto"/>
            </w:tcBorders>
            <w:noWrap/>
            <w:vAlign w:val="center"/>
            <w:hideMark/>
          </w:tcPr>
          <w:p w14:paraId="1D8CC06F"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1843" w:type="dxa"/>
            <w:tcBorders>
              <w:top w:val="nil"/>
              <w:left w:val="nil"/>
              <w:bottom w:val="single" w:sz="4" w:space="0" w:color="auto"/>
              <w:right w:val="single" w:sz="4" w:space="0" w:color="auto"/>
            </w:tcBorders>
            <w:noWrap/>
            <w:vAlign w:val="center"/>
            <w:hideMark/>
          </w:tcPr>
          <w:p w14:paraId="3BBF1D4B"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320 MW</w:t>
            </w:r>
            <w:r>
              <w:rPr>
                <w:rFonts w:ascii="Cambria Math" w:eastAsia="Times New Roman" w:hAnsi="Cambria Math" w:cs="Cambria Math"/>
                <w:color w:val="000000"/>
              </w:rPr>
              <w:t>ₜₕ</w:t>
            </w:r>
          </w:p>
        </w:tc>
      </w:tr>
      <w:tr w:rsidR="002B68FD" w:rsidRPr="002B68FD" w14:paraId="278DD270" w14:textId="77777777" w:rsidTr="002B68FD">
        <w:trPr>
          <w:trHeight w:val="288"/>
          <w:jc w:val="center"/>
        </w:trPr>
        <w:tc>
          <w:tcPr>
            <w:tcW w:w="3680" w:type="dxa"/>
            <w:tcBorders>
              <w:top w:val="nil"/>
              <w:left w:val="single" w:sz="4" w:space="0" w:color="auto"/>
              <w:bottom w:val="single" w:sz="4" w:space="0" w:color="auto"/>
              <w:right w:val="single" w:sz="4" w:space="0" w:color="auto"/>
            </w:tcBorders>
            <w:noWrap/>
            <w:vAlign w:val="center"/>
            <w:hideMark/>
          </w:tcPr>
          <w:p w14:paraId="2A6960E6"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Capacidad eléctrica nominal</w:t>
            </w:r>
          </w:p>
        </w:tc>
        <w:tc>
          <w:tcPr>
            <w:tcW w:w="1418" w:type="dxa"/>
            <w:tcBorders>
              <w:top w:val="nil"/>
              <w:left w:val="nil"/>
              <w:bottom w:val="single" w:sz="4" w:space="0" w:color="auto"/>
              <w:right w:val="single" w:sz="4" w:space="0" w:color="auto"/>
            </w:tcBorders>
            <w:noWrap/>
            <w:vAlign w:val="center"/>
            <w:hideMark/>
          </w:tcPr>
          <w:p w14:paraId="27B724E2"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1843" w:type="dxa"/>
            <w:tcBorders>
              <w:top w:val="nil"/>
              <w:left w:val="nil"/>
              <w:bottom w:val="single" w:sz="4" w:space="0" w:color="auto"/>
              <w:right w:val="single" w:sz="4" w:space="0" w:color="auto"/>
            </w:tcBorders>
            <w:noWrap/>
            <w:vAlign w:val="center"/>
            <w:hideMark/>
          </w:tcPr>
          <w:p w14:paraId="380EB6F6"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140 MW</w:t>
            </w:r>
            <w:r>
              <w:rPr>
                <w:rFonts w:ascii="Cambria Math" w:eastAsia="Times New Roman" w:hAnsi="Cambria Math" w:cs="Cambria Math"/>
                <w:color w:val="000000"/>
              </w:rPr>
              <w:t>ₑ</w:t>
            </w:r>
          </w:p>
        </w:tc>
      </w:tr>
      <w:tr w:rsidR="002B68FD" w:rsidRPr="002B68FD" w14:paraId="3FC89151"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06CEC8B7"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Margen térmico disponible</w:t>
            </w:r>
          </w:p>
        </w:tc>
        <w:tc>
          <w:tcPr>
            <w:tcW w:w="1418" w:type="dxa"/>
            <w:tcBorders>
              <w:top w:val="nil"/>
              <w:left w:val="nil"/>
              <w:bottom w:val="single" w:sz="4" w:space="0" w:color="auto"/>
              <w:right w:val="single" w:sz="4" w:space="0" w:color="auto"/>
            </w:tcBorders>
            <w:shd w:val="clear" w:color="000000" w:fill="D0D0D0"/>
            <w:noWrap/>
            <w:vAlign w:val="center"/>
            <w:hideMark/>
          </w:tcPr>
          <w:p w14:paraId="45F6C688"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1843" w:type="dxa"/>
            <w:tcBorders>
              <w:top w:val="nil"/>
              <w:left w:val="nil"/>
              <w:bottom w:val="single" w:sz="4" w:space="0" w:color="auto"/>
              <w:right w:val="single" w:sz="4" w:space="0" w:color="auto"/>
            </w:tcBorders>
            <w:shd w:val="clear" w:color="000000" w:fill="D0D0D0"/>
            <w:noWrap/>
            <w:vAlign w:val="center"/>
            <w:hideMark/>
          </w:tcPr>
          <w:p w14:paraId="272B3623"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 xml:space="preserve"> +186 MW</w:t>
            </w:r>
            <w:r>
              <w:rPr>
                <w:rFonts w:ascii="Cambria Math" w:eastAsia="Times New Roman" w:hAnsi="Cambria Math" w:cs="Cambria Math"/>
                <w:color w:val="000000"/>
              </w:rPr>
              <w:t>ₜₕ</w:t>
            </w:r>
          </w:p>
        </w:tc>
      </w:tr>
      <w:tr w:rsidR="002B68FD" w:rsidRPr="002B68FD" w14:paraId="7F225C4F" w14:textId="77777777" w:rsidTr="002B68FD">
        <w:trPr>
          <w:trHeight w:val="288"/>
          <w:jc w:val="center"/>
        </w:trPr>
        <w:tc>
          <w:tcPr>
            <w:tcW w:w="3680" w:type="dxa"/>
            <w:tcBorders>
              <w:top w:val="nil"/>
              <w:left w:val="single" w:sz="4" w:space="0" w:color="auto"/>
              <w:bottom w:val="single" w:sz="4" w:space="0" w:color="auto"/>
              <w:right w:val="single" w:sz="4" w:space="0" w:color="auto"/>
            </w:tcBorders>
            <w:shd w:val="clear" w:color="000000" w:fill="D0D0D0"/>
            <w:noWrap/>
            <w:vAlign w:val="center"/>
            <w:hideMark/>
          </w:tcPr>
          <w:p w14:paraId="0C7B9789"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Margen eléctrico disponible</w:t>
            </w:r>
          </w:p>
        </w:tc>
        <w:tc>
          <w:tcPr>
            <w:tcW w:w="1418" w:type="dxa"/>
            <w:tcBorders>
              <w:top w:val="nil"/>
              <w:left w:val="nil"/>
              <w:bottom w:val="single" w:sz="4" w:space="0" w:color="auto"/>
              <w:right w:val="single" w:sz="4" w:space="0" w:color="auto"/>
            </w:tcBorders>
            <w:shd w:val="clear" w:color="000000" w:fill="D0D0D0"/>
            <w:noWrap/>
            <w:vAlign w:val="center"/>
            <w:hideMark/>
          </w:tcPr>
          <w:p w14:paraId="7C7124B4"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w:t>
            </w:r>
          </w:p>
        </w:tc>
        <w:tc>
          <w:tcPr>
            <w:tcW w:w="1843" w:type="dxa"/>
            <w:tcBorders>
              <w:top w:val="nil"/>
              <w:left w:val="nil"/>
              <w:bottom w:val="single" w:sz="4" w:space="0" w:color="auto"/>
              <w:right w:val="single" w:sz="4" w:space="0" w:color="auto"/>
            </w:tcBorders>
            <w:shd w:val="clear" w:color="000000" w:fill="D0D0D0"/>
            <w:noWrap/>
            <w:vAlign w:val="center"/>
            <w:hideMark/>
          </w:tcPr>
          <w:p w14:paraId="1B9A079A" w14:textId="77777777" w:rsidR="002B68FD" w:rsidRPr="002B68FD" w:rsidRDefault="002B68FD" w:rsidP="002B68FD">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 xml:space="preserve"> +103 MW</w:t>
            </w:r>
            <w:r>
              <w:rPr>
                <w:rFonts w:ascii="Cambria Math" w:eastAsia="Times New Roman" w:hAnsi="Cambria Math" w:cs="Cambria Math"/>
                <w:color w:val="000000"/>
              </w:rPr>
              <w:t>ₑ</w:t>
            </w:r>
          </w:p>
        </w:tc>
      </w:tr>
    </w:tbl>
    <w:p w14:paraId="38CFC614" w14:textId="77777777" w:rsidR="002B68FD" w:rsidRPr="00AF37AB" w:rsidRDefault="002B68FD" w:rsidP="00AF37AB">
      <w:pPr>
        <w:spacing w:line="360" w:lineRule="auto"/>
      </w:pPr>
    </w:p>
    <w:p w14:paraId="7CDB5A66" w14:textId="6AE871AB" w:rsidR="002B68FD" w:rsidRDefault="002B68FD" w:rsidP="002B68FD">
      <w:pPr>
        <w:spacing w:line="360" w:lineRule="auto"/>
      </w:pPr>
      <w:r>
        <w:t>El hecho de que la capacidad térmica y eléctrica del reactor KP-FHR supere de forma significativa la demanda energética del buque de referencia no constituye una desventaja, sino que representa una característica favorable desde los puntos de vista operativo, de seguridad y de diseño. En sistemas de propulsión nuclear, es habitual introducir márgenes de potencia elevados con el fin de garantizar la operación continua en condiciones variables y mantener la planta alejada de sus límites nominales.</w:t>
      </w:r>
    </w:p>
    <w:p w14:paraId="44E4FB7C" w14:textId="4511E561" w:rsidR="002B68FD" w:rsidRDefault="002B68FD" w:rsidP="002B68FD">
      <w:pPr>
        <w:spacing w:line="360" w:lineRule="auto"/>
      </w:pPr>
      <w:r>
        <w:t>Desde el punto de vista operativo, el exceso de potencia permite cubrir sin restricciones situaciones de alta demanda transitoria, como maniobras, condiciones meteorológicas adversas o incrementos de consumo de los sistemas auxiliares, sin necesidad de forzar el funcionamiento del reactor a plena carga. La operación a carga parcial reduce la fatiga térmica de los componentes y favorece una mayor estabilidad del sistema.</w:t>
      </w:r>
    </w:p>
    <w:p w14:paraId="0A75FA19" w14:textId="5A999354" w:rsidR="002B68FD" w:rsidRDefault="002B68FD" w:rsidP="002B68FD">
      <w:pPr>
        <w:spacing w:line="360" w:lineRule="auto"/>
      </w:pPr>
      <w:r>
        <w:t xml:space="preserve">En términos de seguridad nuclear, operar el reactor por debajo de su potencia nominal contribuye a un mayor margen frente a escenarios accidentales, al disminuir la densidad de potencia en el núcleo y facilitar la evacuación del calor residual. Este aspecto resulta especialmente relevante en aplicaciones marítimas, donde la simplicidad operativa y la robustez ante perturbaciones externas son criterios prioritarios.</w:t>
      </w:r>
    </w:p>
    <w:p w14:paraId="3612E0F1" w14:textId="50B5D63B" w:rsidR="002B68FD" w:rsidRDefault="002B68FD" w:rsidP="002B68FD">
      <w:pPr>
        <w:spacing w:line="360" w:lineRule="auto"/>
      </w:pPr>
      <w:r>
        <w:t>Adicionalmente, el margen de potencia disponible ofrece flexibilidad de diseño, permitiendo destinar parte de la capacidad del reactor a otros usos a bordo, como la generación eléctrica auxiliar, sistemas de climatización, o incluso la alimentación de cargas futuras no consideradas inicialmente. Este enfoque resulta coherente con una arquitectura energética centralizada, en la que el reactor actúa como fuente primaria de energía para el conjunto del buque.</w:t>
      </w:r>
    </w:p>
    <w:p w14:paraId="051385DE" w14:textId="0D4C597E" w:rsidR="00AF37AB" w:rsidRDefault="002B68FD" w:rsidP="002B68FD">
      <w:pPr>
        <w:spacing w:line="360" w:lineRule="auto"/>
      </w:pPr>
      <w:r>
        <w:t>En consecuencia, el sobredimensionamiento relativo del reactor respecto a la demanda nominal del buque debe interpretarse como un factor positivo, alineado con las prácticas habituales en el diseño de sistemas nucleares navales y civiles, y no como una ineficiencia del sistema.</w:t>
      </w:r>
    </w:p>
    <w:p w14:paraId="2EDE7544" w14:textId="49C5260A" w:rsidR="00EA27FA" w:rsidRDefault="00EA27FA" w:rsidP="00EA27FA">
      <w:pPr>
        <w:pStyle w:val="Ttulo3"/>
        <w:pPrChange w:id="90048" w:author="Claude" w:date="2026-10-20T00:00:00Z">
          <w:pPr>
            <w:pStyle w:val="Ttulo2"/>
          </w:pPr>
        </w:pPrChange>
      </w:pPr>
      <w:bookmarkStart w:id="34" w:name="_Toc221055542"/>
      <w:r>
        <w:t>Compatibilidad volumétrica</w:t>
      </w:r>
      <w:bookmarkEnd w:id="34"/>
    </w:p>
    <w:p w14:paraId="29982006" w14:textId="77777777" w:rsidR="00EA27FA" w:rsidRPr="00EA27FA" w:rsidRDefault="00EA27FA" w:rsidP="00EA27FA">
      <w:pPr>
        <w:spacing w:line="360" w:lineRule="auto"/>
      </w:pPr>
      <w:r>
        <w:t>La compatibilidad volumétrica constituye uno de los condicionantes principales para la implantación de un reactor nuclear a bordo de un buque mercante. En este apartado se evalúa si los espacios disponibles en el LNG carrier de referencia, en particular la zona de máquinas y calderas, permiten alojar el sistema nuclear asociado al reactor KP-FHR, incluyendo el reactor propiamente dicho, el blindaje biológico, los intercambiadores de calor, los sistemas de rechazo de calor residual y los espacios necesarios para operación y mantenimiento.</w:t>
      </w:r>
    </w:p>
    <w:p w14:paraId="4C1153CE" w14:textId="77777777" w:rsidR="00EA27FA" w:rsidRDefault="00EA27FA" w:rsidP="00EA27FA">
      <w:pPr>
        <w:spacing w:line="360" w:lineRule="auto"/>
      </w:pPr>
      <w:r>
        <w:t>A partir de los planos de disposición general y de las vistas longitudinal y transversal del buque, se identifica que la zona de máquinas presenta una continuidad espacial significativa tanto en planta como en altura, gracias a la presencia del casing. De la interpretación directa de dichas figuras se estiman unas dimensiones características para el volumen actualmente destinado a la planta propulsiva térmica: una longitud del orden de 30–35 m, una manga útil de aproximadamente 18–22 m y una altura libre cercana a 18–20 m desde el doble fondo hasta la cubierta principal. Estos valores conducen a un volumen bruto disponible del orden de 10⁴ m³, diseñado originalmente para albergar equipos de gran tamaño y elevada potencia térmica, como las calderas principales y sus sistemas auxiliares.</w:t>
      </w:r>
    </w:p>
    <w:p w14:paraId="559F3B37" w14:textId="77777777" w:rsidR="00C42D8A" w:rsidRPr="00C42D8A" w:rsidRDefault="00C42D8A" w:rsidP="00C42D8A">
      <w:pPr>
        <w:pStyle w:val="Ttulo4"/>
      </w:pPr>
      <w:r>
        <w:t>Estimación del volumen del sistema nuclear KP-FHR a partir de reactores de referencia</w:t>
      </w:r>
    </w:p>
    <w:p w14:paraId="58AF97C1" w14:textId="77777777" w:rsidR="00C42D8A" w:rsidRPr="00C42D8A" w:rsidRDefault="00C42D8A" w:rsidP="00C42D8A">
      <w:pPr>
        <w:spacing w:line="360" w:lineRule="auto"/>
      </w:pPr>
      <w:r>
        <w:t xml:space="preserve">Dado que no se dispone de un diseño naval detallado del reactor KP-FHR, la estimación de su volumen se realiza mediante un enfoque de referencia y escalado, utilizando como caso base un reactor modular avanzado con información dimensional pública, concretamente el reactor NuScale, cuya potencia térmica y grado de integración resultan comparables. Este procedimiento permite obtener órdenes de magnitud coherentes y adoptar hipótesis volumétricas conservadoras para el análisis de compatibilidad con el buque de referencia.</w:t>
      </w:r>
    </w:p>
    <w:p w14:paraId="635D9ABB" w14:textId="5987AFF8" w:rsidR="00C42D8A" w:rsidRPr="00C42D8A" w:rsidRDefault="00C42D8A" w:rsidP="00C42D8A">
      <w:pPr>
        <w:spacing w:line="360" w:lineRule="auto"/>
      </w:pPr>
      <w:r>
        <w:t>La documentación técnica disponible para el reactor NuScale</w:t>
      </w:r>
      <w:sdt>
        <w:sdtPr>
          <w:id w:val="1540009092"/>
          <w:citation/>
        </w:sdtPr>
        <w:sdtContent>
          <w:r>
            <w:fldChar w:fldCharType="begin"/>
          </w:r>
          <w:r>
            <w:instrText xml:space="preserve"> CITATION NuS20 \l 3082 </w:instrText>
          </w:r>
          <w:r>
            <w:fldChar w:fldCharType="separate"/>
          </w:r>
          <w:r>
            <w:rPr>
              <w:noProof/>
            </w:rPr>
            <w:t xml:space="preserve"> [28]</w:t>
          </w:r>
          <w:r>
            <w:fldChar w:fldCharType="end"/>
          </w:r>
        </w:sdtContent>
      </w:sdt>
      <w:r>
        <w:t xml:space="preserve"> describe el denominado módulo o </w:t>
      </w:r>
      <w:r>
        <w:rPr>
          <w:i/>
          <w:iCs/>
        </w:rPr>
        <w:t>containment vessel</w:t>
      </w:r>
      <w:r>
        <w:t xml:space="preserve"> como una estructura aproximadamente cilíndrica, con un diámetro de 4,6 m y una altura de 23,2 m. Aproximando esta envolvente a un cilindro, el volumen geométrico del módulo resulta:</w:t>
      </w:r>
    </w:p>
    <w:p w14:paraId="795AEF62" w14:textId="49948709" w:rsidR="00C42D8A" w:rsidRPr="00C42D8A" w:rsidRDefault="00C42D8A" w:rsidP="00C42D8A">
      <w:pPr>
        <w:spacing w:line="360" w:lineRule="auto"/>
      </w:pPr>
      <m:oMathPara>
        <m:oMath>
          <m:r>
            <w:rPr>
              <w:rFonts w:ascii="Cambria Math" w:hAnsi="Cambria Math"/>
            </w:rPr>
            <m:t>V=π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4,6</m:t>
                      </m:r>
                    </m:num>
                    <m:den>
                      <m:r>
                        <w:rPr>
                          <w:rFonts w:ascii="Cambria Math" w:hAnsi="Cambria Math"/>
                        </w:rPr>
                        <m:t>2</m:t>
                      </m:r>
                    </m:den>
                  </m:f>
                </m:e>
              </m:d>
            </m:e>
            <m:sup>
              <m:r>
                <w:rPr>
                  <w:rFonts w:ascii="Cambria Math" w:hAnsi="Cambria Math"/>
                </w:rPr>
                <m:t>2</m:t>
              </m:r>
            </m:sup>
          </m:sSup>
          <m:r>
            <w:rPr>
              <w:rFonts w:ascii="Cambria Math" w:hAnsi="Cambria Math"/>
            </w:rPr>
            <m:t>⋅23,2≈3,86×</m:t>
          </m:r>
          <m:sSup>
            <m:sSupPr>
              <m:ctrlPr>
                <w:rPr>
                  <w:rFonts w:ascii="Cambria Math" w:hAnsi="Cambria Math"/>
                </w:rPr>
              </m:ctrlPr>
            </m:sSupPr>
            <m:e>
              <m:r>
                <w:rPr>
                  <w:rFonts w:ascii="Cambria Math" w:hAnsi="Cambria Math"/>
                </w:rPr>
                <m:t>10</m:t>
              </m:r>
            </m:e>
            <m:sup>
              <m:r>
                <w:rPr>
                  <w:rFonts w:ascii="Cambria Math" w:hAnsi="Cambria Math"/>
                </w:rPr>
                <m:t>2</m:t>
              </m:r>
            </m:sup>
          </m:sSup>
          <m:r>
            <m:rPr>
              <m:nor/>
            </m:rPr>
            <m:t xml:space="preserve"> </m:t>
          </m:r>
          <m:r>
            <m:rPr>
              <m:nor/>
            </m:rPr>
            <w:rPr>
              <w:rFonts w:ascii="Cambria Math"/>
            </w:rPr>
            <m:t>m3</m:t>
          </m:r>
        </m:oMath>
      </m:oMathPara>
    </w:p>
    <w:p w14:paraId="1363BB88" w14:textId="3E31035D" w:rsidR="00C42D8A" w:rsidRPr="00C42D8A" w:rsidRDefault="00C42D8A" w:rsidP="00C42D8A">
      <w:pPr>
        <w:spacing w:line="360" w:lineRule="auto"/>
      </w:pPr>
      <w:r>
        <w:t>Este volumen representa exclusivamente la envolvente geométrica del módulo del reactor, e incluye el reactor y los componentes integrados en la vasija, pero no contempla blindaje biológico adicional, sistemas externos de intercambio de calor, sistemas de disipación de calor residual ni espacios destinados a accesibilidad, mantenimiento o segregación.</w:t>
      </w:r>
    </w:p>
    <w:p w14:paraId="741DFF89" w14:textId="77777777" w:rsidR="00C42D8A" w:rsidRPr="00C42D8A" w:rsidRDefault="00C42D8A" w:rsidP="00C42D8A">
      <w:pPr>
        <w:spacing w:line="360" w:lineRule="auto"/>
      </w:pPr>
      <w:r>
        <w:t xml:space="preserve">Adicionalmente, la literatura técnica describe que cada módulo NuScale se instala en un recinto o </w:t>
      </w:r>
      <w:r>
        <w:rPr>
          <w:i/>
          <w:iCs/>
        </w:rPr>
        <w:t>bay</w:t>
      </w:r>
      <w:r>
        <w:t xml:space="preserve"> individual dentro del edificio del reactor, con dimensiones aproximadas de 6,1 m × 6,1 m × 16,2 m. El volumen de dicho recinto puede estimarse como:</w:t>
      </w:r>
    </w:p>
    <w:p w14:paraId="02637D7A" w14:textId="27199E44" w:rsidR="00C42D8A" w:rsidRPr="00C42D8A" w:rsidRDefault="00C42D8A" w:rsidP="00C42D8A">
      <w:pPr>
        <w:spacing w:line="360" w:lineRule="auto"/>
      </w:pPr>
      <m:oMathPara>
        <m:oMath>
          <m:r>
            <w:rPr>
              <w:rFonts w:ascii="Cambria Math" w:hAnsi="Cambria Math"/>
            </w:rPr>
            <m:t>V=6,1⋅6,1⋅16,2≈6,03×</m:t>
          </m:r>
          <m:sSup>
            <m:sSupPr>
              <m:ctrlPr>
                <w:rPr>
                  <w:rFonts w:ascii="Cambria Math" w:hAnsi="Cambria Math"/>
                </w:rPr>
              </m:ctrlPr>
            </m:sSupPr>
            <m:e>
              <m:r>
                <w:rPr>
                  <w:rFonts w:ascii="Cambria Math" w:hAnsi="Cambria Math"/>
                </w:rPr>
                <m:t>10</m:t>
              </m:r>
            </m:e>
            <m:sup>
              <m:r>
                <w:rPr>
                  <w:rFonts w:ascii="Cambria Math" w:hAnsi="Cambria Math"/>
                </w:rPr>
                <m:t>2</m:t>
              </m:r>
            </m:sup>
          </m:sSup>
          <m:r>
            <m:rPr>
              <m:nor/>
            </m:rPr>
            <w:rPr>
              <w:rFonts w:ascii="Cambria Math"/>
            </w:rPr>
            <m:t xml:space="preserve"> m3</m:t>
          </m:r>
          <m:r>
            <m:rPr>
              <m:nor/>
            </m:rPr>
            <m:t xml:space="preserve"> </m:t>
          </m:r>
        </m:oMath>
      </m:oMathPara>
    </w:p>
    <w:p w14:paraId="7DED75A8" w14:textId="261EB070" w:rsidR="00C42D8A" w:rsidRPr="00C42D8A" w:rsidRDefault="00C42D8A" w:rsidP="00C42D8A">
      <w:pPr>
        <w:spacing w:line="360" w:lineRule="auto"/>
      </w:pPr>
      <w:r>
        <w:t>Este volumen puede considerarse representativo del espacio funcional inmediato asociado a un reactor modular, incluyendo holguras de instalación y confinamiento local, pero sin incluir el conjunto del edificio ni los sistemas compartidos de la planta.</w:t>
      </w:r>
    </w:p>
    <w:p xmlns:ns13="urn:tmp" w14:paraId="42401CD2" w14:textId="11CA273B" w:rsidR="0034333D" w:rsidRDefault="0034333D" w:rsidP="0034333D">
      <w:pPr>
        <w:pStyle w:val="Descripcin"/>
        <w:keepNext/>
        <w:jc w:val="center"/>
      </w:pPr>
      <w:r>
        <w:t xml:space="preserve">Tabla </w:t>
      </w:r>
      <w:fldSimple w:instr=" SEQ Tabla \* ARABIC ">
        <w:r>
          <w:rPr>
            <w:noProof/>
          </w:rPr>
          <w:t>10</w:t>
        </w:r>
      </w:fldSimple>
      <w:r>
        <w:t xml:space="preserve">: </w:t>
      </w:r>
      <w:del w:id="90037" w:author="Claude" w:date="2026-10-20T00:00:00Z">
        <w:r>
          <w:delText xml:space="preserve">Volumen de reactor y contencion de referencia</w:delText>
        </w:r>
      </w:del>
      <w:ins w:id="90038" w:author="Claude" w:date="2026-10-20T00:00:00Z">
        <w:r>
          <w:t>Volumen del reactor y de la contención de referencia</w:t>
        </w:r>
      </w:ins>
    </w:p>
    <w:tbl>
      <w:tblPr>
        <w:tblW w:w="8220" w:type="dxa"/>
        <w:jc w:val="center"/>
        <w:tblCellMar>
          <w:left w:w="70" w:type="dxa"/>
          <w:right w:w="70" w:type="dxa"/>
        </w:tblCellMar>
        <w:tblLook w:val="04A0" w:firstRow="1" w:lastRow="0" w:firstColumn="1" w:lastColumn="0" w:noHBand="0" w:noVBand="1"/>
      </w:tblPr>
      <w:tblGrid>
        <w:gridCol w:w="4500"/>
        <w:gridCol w:w="3720"/>
      </w:tblGrid>
      <w:tr w:rsidR="0034333D" w:rsidRPr="0034333D" w14:paraId="5D160BA7" w14:textId="77777777" w:rsidTr="0034333D">
        <w:trPr>
          <w:trHeight w:val="288"/>
          <w:jc w:val="center"/>
        </w:trPr>
        <w:tc>
          <w:tcPr>
            <w:tcW w:w="4500" w:type="dxa"/>
            <w:tcBorders>
              <w:top w:val="single" w:sz="4" w:space="0" w:color="auto"/>
              <w:left w:val="single" w:sz="4" w:space="0" w:color="auto"/>
              <w:bottom w:val="single" w:sz="4" w:space="0" w:color="auto"/>
              <w:right w:val="single" w:sz="4" w:space="0" w:color="auto"/>
            </w:tcBorders>
            <w:noWrap/>
            <w:vAlign w:val="center"/>
            <w:hideMark/>
          </w:tcPr>
          <w:p w14:paraId="36FB8CD1" w14:textId="77777777" w:rsidR="0034333D" w:rsidRPr="0034333D" w:rsidRDefault="0034333D" w:rsidP="0034333D">
            <w:pPr>
              <w:spacing w:after="0" w:line="240" w:lineRule="auto"/>
              <w:jc w:val="center"/>
              <w:rPr>
                <w:rFonts w:eastAsia="Times New Roman" w:cs="Times New Roman"/>
                <w:b/>
                <w:bCs/>
                <w:color w:val="000000"/>
              </w:rPr>
            </w:pPr>
            <w:r>
              <w:rPr>
                <w:rFonts w:eastAsia="Times New Roman" w:cs="Times New Roman"/>
                <w:b/>
                <w:bCs/>
                <w:color w:val="000000"/>
              </w:rPr>
              <w:t>Concepto</w:t>
            </w:r>
          </w:p>
        </w:tc>
        <w:tc>
          <w:tcPr>
            <w:tcW w:w="3720" w:type="dxa"/>
            <w:tcBorders>
              <w:top w:val="single" w:sz="4" w:space="0" w:color="auto"/>
              <w:left w:val="nil"/>
              <w:bottom w:val="single" w:sz="4" w:space="0" w:color="auto"/>
              <w:right w:val="single" w:sz="4" w:space="0" w:color="auto"/>
            </w:tcBorders>
            <w:noWrap/>
            <w:vAlign w:val="center"/>
            <w:hideMark/>
          </w:tcPr>
          <w:p w14:paraId="6B55FE9F" w14:textId="77777777" w:rsidR="0034333D" w:rsidRPr="0034333D" w:rsidRDefault="0034333D" w:rsidP="0034333D">
            <w:pPr>
              <w:spacing w:after="0" w:line="240" w:lineRule="auto"/>
              <w:jc w:val="center"/>
              <w:rPr>
                <w:rFonts w:eastAsia="Times New Roman" w:cs="Times New Roman"/>
                <w:b/>
                <w:bCs/>
                <w:color w:val="000000"/>
              </w:rPr>
            </w:pPr>
            <w:r>
              <w:rPr>
                <w:rFonts w:eastAsia="Times New Roman" w:cs="Times New Roman"/>
                <w:b/>
                <w:bCs/>
                <w:color w:val="000000"/>
              </w:rPr>
              <w:t>Volumen aproximado</w:t>
            </w:r>
          </w:p>
        </w:tc>
      </w:tr>
      <w:tr w:rsidR="0034333D" w:rsidRPr="0034333D" w14:paraId="7089DEB1" w14:textId="77777777" w:rsidTr="0034333D">
        <w:trPr>
          <w:trHeight w:val="288"/>
          <w:jc w:val="center"/>
        </w:trPr>
        <w:tc>
          <w:tcPr>
            <w:tcW w:w="4500" w:type="dxa"/>
            <w:tcBorders>
              <w:top w:val="nil"/>
              <w:left w:val="single" w:sz="4" w:space="0" w:color="auto"/>
              <w:bottom w:val="single" w:sz="4" w:space="0" w:color="auto"/>
              <w:right w:val="single" w:sz="4" w:space="0" w:color="auto"/>
            </w:tcBorders>
            <w:noWrap/>
            <w:vAlign w:val="center"/>
            <w:hideMark/>
          </w:tcPr>
          <w:p w14:paraId="31C9E31B" w14:textId="77777777" w:rsidR="0034333D" w:rsidRPr="0034333D" w:rsidRDefault="0034333D" w:rsidP="0034333D">
            <w:pPr>
              <w:spacing w:after="0" w:line="240" w:lineRule="auto"/>
              <w:jc w:val="center"/>
              <w:rPr>
                <w:rFonts w:eastAsia="Times New Roman" w:cs="Times New Roman"/>
                <w:color w:val="000000"/>
              </w:rPr>
            </w:pPr>
            <w:r>
              <w:rPr>
                <w:rFonts w:eastAsia="Times New Roman" w:cs="Times New Roman"/>
                <w:color w:val="000000"/>
              </w:rPr>
              <w:t xml:space="preserve">Módulo / </w:t>
            </w:r>
            <w:r>
              <w:rPr>
                <w:rFonts w:eastAsia="Times New Roman" w:cs="Times New Roman"/>
                <w:i/>
                <w:iCs/>
                <w:color w:val="000000"/>
              </w:rPr>
              <w:t>containment vessel</w:t>
            </w:r>
            <w:r>
              <w:rPr>
                <w:rFonts w:eastAsia="Times New Roman" w:cs="Times New Roman"/>
                <w:color w:val="000000"/>
              </w:rPr>
              <w:t xml:space="preserve"> (geométrico)</w:t>
            </w:r>
          </w:p>
        </w:tc>
        <w:tc>
          <w:tcPr>
            <w:tcW w:w="3720" w:type="dxa"/>
            <w:tcBorders>
              <w:top w:val="nil"/>
              <w:left w:val="nil"/>
              <w:bottom w:val="single" w:sz="4" w:space="0" w:color="auto"/>
              <w:right w:val="single" w:sz="4" w:space="0" w:color="auto"/>
            </w:tcBorders>
            <w:noWrap/>
            <w:vAlign w:val="center"/>
            <w:hideMark/>
          </w:tcPr>
          <w:p w14:paraId="291A49B1" w14:textId="77777777" w:rsidR="0034333D" w:rsidRPr="0034333D" w:rsidRDefault="0034333D" w:rsidP="0034333D">
            <w:pPr>
              <w:spacing w:after="0" w:line="240" w:lineRule="auto"/>
              <w:jc w:val="center"/>
              <w:rPr>
                <w:rFonts w:eastAsia="Times New Roman" w:cs="Times New Roman"/>
                <w:color w:val="000000"/>
              </w:rPr>
            </w:pPr>
            <w:r>
              <w:rPr>
                <w:rFonts w:eastAsia="Times New Roman" w:cs="Times New Roman"/>
                <w:color w:val="000000"/>
              </w:rPr>
              <w:t>386 m³</w:t>
            </w:r>
          </w:p>
        </w:tc>
      </w:tr>
      <w:tr w:rsidR="0034333D" w:rsidRPr="0034333D" w14:paraId="34EBE3F1" w14:textId="77777777" w:rsidTr="0034333D">
        <w:trPr>
          <w:trHeight w:val="288"/>
          <w:jc w:val="center"/>
        </w:trPr>
        <w:tc>
          <w:tcPr>
            <w:tcW w:w="4500" w:type="dxa"/>
            <w:tcBorders>
              <w:top w:val="nil"/>
              <w:left w:val="single" w:sz="4" w:space="0" w:color="auto"/>
              <w:bottom w:val="single" w:sz="4" w:space="0" w:color="auto"/>
              <w:right w:val="single" w:sz="4" w:space="0" w:color="auto"/>
            </w:tcBorders>
            <w:noWrap/>
            <w:vAlign w:val="center"/>
            <w:hideMark/>
          </w:tcPr>
          <w:p w14:paraId="743132DE" w14:textId="77777777" w:rsidR="0034333D" w:rsidRPr="0034333D" w:rsidRDefault="0034333D" w:rsidP="0034333D">
            <w:pPr>
              <w:spacing w:after="0" w:line="240" w:lineRule="auto"/>
              <w:jc w:val="center"/>
              <w:rPr>
                <w:rFonts w:eastAsia="Times New Roman" w:cs="Times New Roman"/>
                <w:color w:val="000000"/>
              </w:rPr>
            </w:pPr>
            <w:r>
              <w:rPr>
                <w:rFonts w:eastAsia="Times New Roman" w:cs="Times New Roman"/>
                <w:color w:val="000000"/>
              </w:rPr>
              <w:t>Recinto inmediato (</w:t>
            </w:r>
            <w:r>
              <w:rPr>
                <w:rFonts w:eastAsia="Times New Roman" w:cs="Times New Roman"/>
                <w:i/>
                <w:iCs/>
                <w:color w:val="000000"/>
              </w:rPr>
              <w:t>bay</w:t>
            </w:r>
            <w:r>
              <w:rPr>
                <w:rFonts w:eastAsia="Times New Roman" w:cs="Times New Roman"/>
                <w:color w:val="000000"/>
              </w:rPr>
              <w:t>) por módulo</w:t>
            </w:r>
          </w:p>
        </w:tc>
        <w:tc>
          <w:tcPr>
            <w:tcW w:w="3720" w:type="dxa"/>
            <w:tcBorders>
              <w:top w:val="nil"/>
              <w:left w:val="nil"/>
              <w:bottom w:val="single" w:sz="4" w:space="0" w:color="auto"/>
              <w:right w:val="single" w:sz="4" w:space="0" w:color="auto"/>
            </w:tcBorders>
            <w:noWrap/>
            <w:vAlign w:val="center"/>
            <w:hideMark/>
          </w:tcPr>
          <w:p w14:paraId="1E79778B" w14:textId="77777777" w:rsidR="0034333D" w:rsidRPr="0034333D" w:rsidRDefault="0034333D" w:rsidP="0034333D">
            <w:pPr>
              <w:spacing w:after="0" w:line="240" w:lineRule="auto"/>
              <w:jc w:val="center"/>
              <w:rPr>
                <w:rFonts w:eastAsia="Times New Roman" w:cs="Times New Roman"/>
                <w:color w:val="000000"/>
              </w:rPr>
            </w:pPr>
            <w:r>
              <w:rPr>
                <w:rFonts w:eastAsia="Times New Roman" w:cs="Times New Roman"/>
                <w:color w:val="000000"/>
              </w:rPr>
              <w:t>603 m³</w:t>
            </w:r>
          </w:p>
        </w:tc>
      </w:tr>
    </w:tbl>
    <w:p w14:paraId="15201E34" w14:textId="131199E8" w:rsidR="00C42D8A" w:rsidRPr="00C42D8A" w:rsidRDefault="00C42D8A" w:rsidP="00C42D8A">
      <w:pPr>
        <w:spacing w:line="360" w:lineRule="auto"/>
      </w:pPr>
    </w:p>
    <w:p w14:paraId="0C3365B8" w14:textId="77777777" w:rsidR="00C42D8A" w:rsidRPr="00C42D8A" w:rsidRDefault="00C42D8A" w:rsidP="00C42D8A">
      <w:pPr>
        <w:spacing w:line="360" w:lineRule="auto"/>
      </w:pPr>
      <w:commentRangeStart w:id="87"/>
      <w:r>
        <w:t>A partir de estos valores de referencia, se procede a estimar el volumen equivalente para el reactor KP-FHR mediante un escalado por potencia térmica. El reactor NuScale presenta una potencia térmica del orden de 250 MWₜₕ, mientras que el KP-FHR alcanza aproximadamente 320 MWₜₕ. El factor de escala resultante es:</w:t>
      </w:r>
      <w:commentRangeEnd w:id="87"/>
      <w:r>
        <w:rPr>
          <w:rStyle w:val="Refdecomentario"/>
        </w:rPr>
        <w:commentReference w:id="87"/>
      </w:r>
    </w:p>
    <w:p w14:paraId="2AD1F97E" w14:textId="50FB6B56" w:rsidR="00C42D8A" w:rsidRPr="00C42D8A" w:rsidRDefault="00000000" w:rsidP="00C42D8A">
      <w:pPr>
        <w:spacing w:line="360" w:lineRule="auto"/>
      </w:pPr>
      <m:oMathPara>
        <m:oMath>
          <m:f>
            <m:fPr>
              <m:ctrlPr>
                <w:rPr>
                  <w:rFonts w:ascii="Cambria Math" w:hAnsi="Cambria Math"/>
                </w:rPr>
              </m:ctrlPr>
            </m:fPr>
            <m:num>
              <m:r>
                <w:rPr>
                  <w:rFonts w:ascii="Cambria Math" w:hAnsi="Cambria Math"/>
                </w:rPr>
                <m:t>320</m:t>
              </m:r>
            </m:num>
            <m:den>
              <m:r>
                <w:rPr>
                  <w:rFonts w:ascii="Cambria Math" w:hAnsi="Cambria Math"/>
                </w:rPr>
                <m:t>250</m:t>
              </m:r>
            </m:den>
          </m:f>
          <m:r>
            <w:rPr>
              <w:rFonts w:ascii="Cambria Math" w:hAnsi="Cambria Math"/>
            </w:rPr>
            <m:t>≈1,28</m:t>
          </m:r>
          <m:r>
            <m:rPr>
              <m:sty m:val="p"/>
            </m:rPr>
            <w:br/>
          </m:r>
        </m:oMath>
      </m:oMathPara>
    </w:p>
    <w:p w14:paraId="545D32B6" w14:textId="77777777" w:rsidR="00C42D8A" w:rsidRPr="00C42D8A" w:rsidRDefault="00C42D8A" w:rsidP="00C42D8A">
      <w:pPr>
        <w:spacing w:line="360" w:lineRule="auto"/>
      </w:pPr>
      <w:r>
        <w:t>Aplicando este factor a los volúmenes de referencia se obtienen los siguientes valores escalados para el KP-FHR:</w:t>
      </w:r>
    </w:p>
    <w:p w14:paraId="455350C1" w14:textId="7F1B63ED" w:rsidR="0034333D" w:rsidRPr="0034333D" w:rsidRDefault="00000000" w:rsidP="00C42D8A">
      <w:pPr>
        <w:spacing w:line="360" w:lineRule="auto"/>
      </w:pPr>
      <m:oMathPara>
        <m:oMath>
          <m:sSub>
            <m:sSubPr>
              <m:ctrlPr>
                <w:rPr>
                  <w:rFonts w:ascii="Cambria Math" w:hAnsi="Cambria Math"/>
                </w:rPr>
              </m:ctrlPr>
            </m:sSubPr>
            <m:e>
              <m:r>
                <w:rPr>
                  <w:rFonts w:ascii="Cambria Math" w:hAnsi="Cambria Math"/>
                </w:rPr>
                <m:t>V</m:t>
              </m:r>
            </m:e>
            <m:sub>
              <m:r>
                <m:rPr>
                  <m:nor/>
                </m:rPr>
                <m:t>m</m:t>
              </m:r>
              <m:acc>
                <m:accPr>
                  <m:chr m:val="ˊ"/>
                  <m:ctrlPr>
                    <w:rPr>
                      <w:rFonts w:ascii="Cambria Math" w:hAnsi="Cambria Math"/>
                    </w:rPr>
                  </m:ctrlPr>
                </m:accPr>
                <m:e>
                  <m:r>
                    <m:rPr>
                      <m:nor/>
                    </m:rPr>
                    <m:t>o</m:t>
                  </m:r>
                </m:e>
              </m:acc>
              <m:r>
                <m:rPr>
                  <m:nor/>
                </m:rPr>
                <m:t>dulo</m:t>
              </m:r>
            </m:sub>
          </m:sSub>
          <m:r>
            <w:rPr>
              <w:rFonts w:ascii="Cambria Math" w:hAnsi="Cambria Math"/>
            </w:rPr>
            <m:t>≈386⋅1,28≈494</m:t>
          </m:r>
          <m:r>
            <m:rPr>
              <m:nor/>
            </m:rPr>
            <m:t xml:space="preserve"> </m:t>
          </m:r>
          <m:r>
            <m:rPr>
              <m:nor/>
            </m:rPr>
            <w:rPr>
              <w:rFonts w:ascii="Cambria Math"/>
            </w:rPr>
            <m:t>m3</m:t>
          </m:r>
        </m:oMath>
      </m:oMathPara>
    </w:p>
    <w:p w14:paraId="1F7B91F7" w14:textId="1094AE8C" w:rsidR="00C42D8A" w:rsidRPr="00C42D8A" w:rsidRDefault="00000000" w:rsidP="00C42D8A">
      <w:pPr>
        <w:spacing w:line="360" w:lineRule="auto"/>
      </w:pPr>
      <m:oMathPara>
        <m:oMath>
          <m:sSub>
            <m:sSubPr>
              <m:ctrlPr>
                <w:rPr>
                  <w:rFonts w:ascii="Cambria Math" w:hAnsi="Cambria Math"/>
                </w:rPr>
              </m:ctrlPr>
            </m:sSubPr>
            <m:e>
              <m:r>
                <w:rPr>
                  <w:rFonts w:ascii="Cambria Math" w:hAnsi="Cambria Math"/>
                </w:rPr>
                <m:t>V</m:t>
              </m:r>
            </m:e>
            <m:sub>
              <m:r>
                <m:rPr>
                  <m:nor/>
                </m:rPr>
                <m:t>recinto</m:t>
              </m:r>
            </m:sub>
          </m:sSub>
          <m:r>
            <w:rPr>
              <w:rFonts w:ascii="Cambria Math" w:hAnsi="Cambria Math"/>
            </w:rPr>
            <m:t>≈603⋅1,28≈772</m:t>
          </m:r>
          <m:r>
            <m:rPr>
              <m:nor/>
            </m:rPr>
            <m:t xml:space="preserve"> </m:t>
          </m:r>
          <m:r>
            <m:rPr>
              <m:nor/>
            </m:rPr>
            <w:rPr>
              <w:rFonts w:ascii="Cambria Math"/>
            </w:rPr>
            <m:t>m3</m:t>
          </m:r>
        </m:oMath>
      </m:oMathPara>
    </w:p>
    <w:p w14:paraId="629B79EF" w14:textId="77777777" w:rsidR="00C42D8A" w:rsidRPr="00C42D8A" w:rsidRDefault="00C42D8A" w:rsidP="00C42D8A">
      <w:pPr>
        <w:spacing w:line="360" w:lineRule="auto"/>
      </w:pPr>
      <w:r>
        <w:t>Estos valores representan volúmenes mínimos de referencia y no reflejan el volumen total requerido para la integración naval del sistema nuclear. En un entorno marítimo, el volumen del sistema completo debe incorporar el blindaje biológico, los intercambiadores de calor, los sistemas de disipación de calor residual, así como los espacios necesarios para accesibilidad, segregación y operación segura.</w:t>
      </w:r>
    </w:p>
    <w:p w14:paraId="01A1BCED" w14:textId="77777777" w:rsidR="00C42D8A" w:rsidRPr="00C42D8A" w:rsidRDefault="00C42D8A" w:rsidP="00C42D8A">
      <w:pPr>
        <w:spacing w:line="360" w:lineRule="auto"/>
      </w:pPr>
      <w:r>
        <w:t>Considerando estos elementos adicionales, resulta razonable adoptar un factor multiplicativo conservador comprendido entre 4 y 6 aplicado al volumen del recinto funcional inmediato. De este modo, el volumen total requerido por el sistema nuclear completo del KP-FHR se estima en el rango:</w:t>
      </w:r>
    </w:p>
    <w:p w14:paraId="3B1BEC85" w14:textId="16B5F167" w:rsidR="0034333D" w:rsidRPr="0034333D" w:rsidRDefault="0034333D" w:rsidP="00EA27FA">
      <w:pPr>
        <w:spacing w:line="360" w:lineRule="auto"/>
      </w:pPr>
      <m:oMathPara>
        <m:oMath>
          <m:r>
            <w:rPr>
              <w:rFonts w:ascii="Cambria Math" w:hAnsi="Cambria Math"/>
            </w:rPr>
            <m:t>V≈</m:t>
          </m:r>
          <m:d>
            <m:dPr>
              <m:ctrlPr>
                <w:rPr>
                  <w:rFonts w:ascii="Cambria Math" w:hAnsi="Cambria Math"/>
                  <w:i/>
                </w:rPr>
              </m:ctrlPr>
            </m:dPr>
            <m:e>
              <m:r>
                <w:rPr>
                  <w:rFonts w:ascii="Cambria Math" w:hAnsi="Cambria Math"/>
                </w:rPr>
                <m:t>4</m:t>
              </m:r>
              <m:r>
                <m:rPr>
                  <m:nor/>
                </m:rPr>
                <m:t>–</m:t>
              </m:r>
              <m:r>
                <w:rPr>
                  <w:rFonts w:ascii="Cambria Math" w:hAnsi="Cambria Math"/>
                </w:rPr>
                <m:t>6</m:t>
              </m:r>
            </m:e>
          </m:d>
          <m:r>
            <w:rPr>
              <w:rFonts w:ascii="Cambria Math" w:hAnsi="Cambria Math"/>
            </w:rPr>
            <m:t>⋅772≈</m:t>
          </m:r>
          <m:r>
            <m:rPr>
              <m:sty m:val="p"/>
            </m:rPr>
            <w:rPr>
              <w:rFonts w:ascii="Cambria Math" w:hAnsi="Cambria Math"/>
            </w:rPr>
            <m:t>3,1</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 </m:t>
          </m:r>
          <m:r>
            <m:rPr>
              <m:sty m:val="p"/>
            </m:rPr>
            <w:rPr>
              <w:rFonts w:ascii="Cambria Math" w:hAnsi="Cambria Math"/>
            </w:rPr>
            <m:t>4,6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xml:space="preserve"> m3</m:t>
          </m:r>
        </m:oMath>
      </m:oMathPara>
    </w:p>
    <w:p w14:paraId="6942359F" w14:textId="55ABCE73" w:rsidR="00EA27FA" w:rsidRPr="0034333D" w:rsidRDefault="00EA27FA" w:rsidP="00EA27FA">
      <w:pPr>
        <w:spacing w:line="360" w:lineRule="auto"/>
      </w:pPr>
      <w:r>
        <w:t>La comparación entre el volumen disponible a bordo y el volumen requerido por el sistema nuclear muestra que un único reactor KP-FHR puede integrarse holgadamente dentro del espacio actualmente destinado a las calderas y equipos auxiliares del LNG carrier. El margen volumétrico resultante permite además mantener una compartimentación adecuada, rutas de ventilación y evacuación, y accesos suficientes para mantenimiento, sin necesidad de modificaciones estructurales profundas en el buque.</w:t>
      </w:r>
    </w:p>
    <w:p w14:paraId="2C0FF2A6" w14:textId="77777777" w:rsidR="00EA27FA" w:rsidRPr="00EA27FA" w:rsidRDefault="00EA27FA" w:rsidP="00EA27FA">
      <w:pPr>
        <w:spacing w:line="360" w:lineRule="auto"/>
      </w:pPr>
      <w:r>
        <w:t>En consecuencia, desde el punto de vista volumétrico, el reactor KP-FHR resulta compatible con el LNG carrier de referencia, confirmando la viabilidad de su implantación a bordo como sustituto de la fuente térmica convencional, y complementando el análisis previamente realizado en términos de potencia.</w:t>
      </w:r>
    </w:p>
    <w:p xmlns:ns14="urn:tmp" w14:paraId="66F06EFC" w14:textId="3DF74EEC" w:rsidR="00EA27FA" w:rsidRDefault="00EA27FA" w:rsidP="005820E8">
      <w:pPr>
        <w:pStyle w:val="Descripcin"/>
        <w:keepNext/>
        <w:jc w:val="center"/>
      </w:pPr>
      <w:r>
        <w:t xml:space="preserve">Tabla </w:t>
      </w:r>
      <w:fldSimple w:instr=" SEQ Tabla \* ARABIC ">
        <w:r>
          <w:rPr>
            <w:noProof/>
          </w:rPr>
          <w:t>11</w:t>
        </w:r>
      </w:fldSimple>
      <w:r>
        <w:t xml:space="preserve">: Estimaciones de compatibilidad volumétrica</w:t>
      </w:r>
    </w:p>
    <w:tbl>
      <w:tblPr>
        <w:tblW w:w="7440" w:type="dxa"/>
        <w:jc w:val="center"/>
        <w:tblCellMar>
          <w:left w:w="70" w:type="dxa"/>
          <w:right w:w="70" w:type="dxa"/>
        </w:tblCellMar>
        <w:tblLook w:val="04A0" w:firstRow="1" w:lastRow="0" w:firstColumn="1" w:lastColumn="0" w:noHBand="0" w:noVBand="1"/>
      </w:tblPr>
      <w:tblGrid>
        <w:gridCol w:w="4960"/>
        <w:gridCol w:w="2480"/>
      </w:tblGrid>
      <w:tr w:rsidR="00EA27FA" w:rsidRPr="00EA27FA" w14:paraId="7FECE2F8" w14:textId="77777777" w:rsidTr="00EA27FA">
        <w:trPr>
          <w:trHeight w:val="288"/>
          <w:jc w:val="center"/>
        </w:trPr>
        <w:tc>
          <w:tcPr>
            <w:tcW w:w="4960" w:type="dxa"/>
            <w:tcBorders>
              <w:top w:val="single" w:sz="4" w:space="0" w:color="auto"/>
              <w:left w:val="single" w:sz="4" w:space="0" w:color="auto"/>
              <w:bottom w:val="single" w:sz="4" w:space="0" w:color="auto"/>
              <w:right w:val="single" w:sz="4" w:space="0" w:color="auto"/>
            </w:tcBorders>
            <w:noWrap/>
            <w:vAlign w:val="center"/>
            <w:hideMark/>
          </w:tcPr>
          <w:p w14:paraId="1E1199DB" w14:textId="77777777" w:rsidR="00EA27FA" w:rsidRPr="00EA27FA" w:rsidRDefault="00EA27FA" w:rsidP="00EA27FA">
            <w:pPr>
              <w:spacing w:after="0" w:line="240" w:lineRule="auto"/>
              <w:jc w:val="center"/>
              <w:rPr>
                <w:rFonts w:eastAsia="Times New Roman" w:cs="Times New Roman"/>
                <w:b/>
                <w:bCs/>
                <w:color w:val="000000"/>
              </w:rPr>
            </w:pPr>
            <w:r>
              <w:rPr>
                <w:rFonts w:eastAsia="Times New Roman" w:cs="Times New Roman"/>
                <w:b/>
                <w:bCs/>
                <w:color w:val="000000"/>
              </w:rPr>
              <w:t>Concepto</w:t>
            </w:r>
          </w:p>
        </w:tc>
        <w:tc>
          <w:tcPr>
            <w:tcW w:w="2480" w:type="dxa"/>
            <w:tcBorders>
              <w:top w:val="single" w:sz="4" w:space="0" w:color="auto"/>
              <w:left w:val="nil"/>
              <w:bottom w:val="single" w:sz="4" w:space="0" w:color="auto"/>
              <w:right w:val="single" w:sz="4" w:space="0" w:color="auto"/>
            </w:tcBorders>
            <w:noWrap/>
            <w:vAlign w:val="center"/>
            <w:hideMark/>
          </w:tcPr>
          <w:p w14:paraId="24482CD6" w14:textId="77777777" w:rsidR="00EA27FA" w:rsidRPr="00EA27FA" w:rsidRDefault="00EA27FA" w:rsidP="00EA27FA">
            <w:pPr>
              <w:spacing w:after="0" w:line="240" w:lineRule="auto"/>
              <w:jc w:val="center"/>
              <w:rPr>
                <w:rFonts w:eastAsia="Times New Roman" w:cs="Times New Roman"/>
                <w:b/>
                <w:bCs/>
                <w:color w:val="000000"/>
              </w:rPr>
            </w:pPr>
            <w:r>
              <w:rPr>
                <w:rFonts w:eastAsia="Times New Roman" w:cs="Times New Roman"/>
                <w:b/>
                <w:bCs/>
                <w:color w:val="000000"/>
              </w:rPr>
              <w:t>Valor estimado</w:t>
            </w:r>
          </w:p>
        </w:tc>
      </w:tr>
      <w:tr w:rsidR="00EA27FA" w:rsidRPr="00EA27FA" w14:paraId="3BB834D9"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3DCC48C1" w14:textId="77777777" w:rsidR="00EA27FA" w:rsidRPr="00C3551E" w:rsidRDefault="00EA27FA" w:rsidP="00EA27FA">
            <w:pPr>
              <w:spacing w:after="0" w:line="240" w:lineRule="auto"/>
              <w:jc w:val="center"/>
              <w:rPr>
                <w:rFonts w:eastAsia="Times New Roman" w:cs="Times New Roman"/>
                <w:color w:val="000000"/>
              </w:rPr>
            </w:pPr>
            <w:r>
              <w:rPr>
                <w:rFonts w:eastAsia="Times New Roman" w:cs="Times New Roman"/>
                <w:color w:val="000000"/>
              </w:rPr>
              <w:t>Longitud zona de máquinas y calderas</w:t>
            </w:r>
          </w:p>
        </w:tc>
        <w:tc>
          <w:tcPr>
            <w:tcW w:w="2480" w:type="dxa"/>
            <w:tcBorders>
              <w:top w:val="nil"/>
              <w:left w:val="nil"/>
              <w:bottom w:val="single" w:sz="4" w:space="0" w:color="auto"/>
              <w:right w:val="single" w:sz="4" w:space="0" w:color="auto"/>
            </w:tcBorders>
            <w:noWrap/>
            <w:vAlign w:val="center"/>
            <w:hideMark/>
          </w:tcPr>
          <w:p w14:paraId="610FF1B2" w14:textId="77777777" w:rsidR="00EA27FA" w:rsidRPr="00C3551E" w:rsidRDefault="00EA27FA" w:rsidP="00EA27FA">
            <w:pPr>
              <w:spacing w:after="0" w:line="240" w:lineRule="auto"/>
              <w:jc w:val="center"/>
              <w:rPr>
                <w:rFonts w:eastAsia="Times New Roman" w:cs="Times New Roman"/>
                <w:color w:val="000000"/>
              </w:rPr>
            </w:pPr>
            <w:r>
              <w:rPr>
                <w:rFonts w:eastAsia="Times New Roman" w:cs="Times New Roman"/>
                <w:color w:val="000000"/>
              </w:rPr>
              <w:t>30–35 m</w:t>
            </w:r>
          </w:p>
        </w:tc>
      </w:tr>
      <w:tr w:rsidR="00EA27FA" w:rsidRPr="00EA27FA" w14:paraId="2AFCCF5A"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24D033FD" w14:textId="77777777" w:rsidR="00EA27FA" w:rsidRPr="00C3551E" w:rsidRDefault="00EA27FA" w:rsidP="00EA27FA">
            <w:pPr>
              <w:spacing w:after="0" w:line="240" w:lineRule="auto"/>
              <w:jc w:val="center"/>
              <w:rPr>
                <w:rFonts w:eastAsia="Times New Roman" w:cs="Times New Roman"/>
                <w:color w:val="000000"/>
              </w:rPr>
            </w:pPr>
            <w:r>
              <w:rPr>
                <w:rFonts w:eastAsia="Times New Roman" w:cs="Times New Roman"/>
                <w:color w:val="000000"/>
              </w:rPr>
              <w:t>Manga útil en zona de máquinas</w:t>
            </w:r>
          </w:p>
        </w:tc>
        <w:tc>
          <w:tcPr>
            <w:tcW w:w="2480" w:type="dxa"/>
            <w:tcBorders>
              <w:top w:val="nil"/>
              <w:left w:val="nil"/>
              <w:bottom w:val="single" w:sz="4" w:space="0" w:color="auto"/>
              <w:right w:val="single" w:sz="4" w:space="0" w:color="auto"/>
            </w:tcBorders>
            <w:noWrap/>
            <w:vAlign w:val="center"/>
            <w:hideMark/>
          </w:tcPr>
          <w:p w14:paraId="62672B81" w14:textId="77777777" w:rsidR="00EA27FA" w:rsidRPr="00C3551E" w:rsidRDefault="00EA27FA" w:rsidP="00EA27FA">
            <w:pPr>
              <w:spacing w:after="0" w:line="240" w:lineRule="auto"/>
              <w:jc w:val="center"/>
              <w:rPr>
                <w:rFonts w:eastAsia="Times New Roman" w:cs="Times New Roman"/>
                <w:color w:val="000000"/>
              </w:rPr>
            </w:pPr>
            <w:r>
              <w:rPr>
                <w:rFonts w:eastAsia="Times New Roman" w:cs="Times New Roman"/>
                <w:color w:val="000000"/>
              </w:rPr>
              <w:t>18–22 m</w:t>
            </w:r>
          </w:p>
        </w:tc>
      </w:tr>
      <w:tr w:rsidR="00EA27FA" w:rsidRPr="00EA27FA" w14:paraId="71BCC493"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3FAB8138" w14:textId="77777777" w:rsidR="00EA27FA" w:rsidRPr="00C3551E" w:rsidRDefault="00EA27FA" w:rsidP="00EA27FA">
            <w:pPr>
              <w:spacing w:after="0" w:line="240" w:lineRule="auto"/>
              <w:jc w:val="center"/>
              <w:rPr>
                <w:rFonts w:eastAsia="Times New Roman" w:cs="Times New Roman"/>
                <w:color w:val="000000"/>
              </w:rPr>
            </w:pPr>
            <w:r>
              <w:rPr>
                <w:rFonts w:eastAsia="Times New Roman" w:cs="Times New Roman"/>
                <w:color w:val="000000"/>
              </w:rPr>
              <w:t>Altura libre hasta el casing</w:t>
            </w:r>
          </w:p>
        </w:tc>
        <w:tc>
          <w:tcPr>
            <w:tcW w:w="2480" w:type="dxa"/>
            <w:tcBorders>
              <w:top w:val="nil"/>
              <w:left w:val="nil"/>
              <w:bottom w:val="single" w:sz="4" w:space="0" w:color="auto"/>
              <w:right w:val="single" w:sz="4" w:space="0" w:color="auto"/>
            </w:tcBorders>
            <w:noWrap/>
            <w:vAlign w:val="center"/>
            <w:hideMark/>
          </w:tcPr>
          <w:p w14:paraId="31890CCC" w14:textId="77777777" w:rsidR="00EA27FA" w:rsidRPr="00C3551E" w:rsidRDefault="00EA27FA" w:rsidP="00EA27FA">
            <w:pPr>
              <w:spacing w:after="0" w:line="240" w:lineRule="auto"/>
              <w:jc w:val="center"/>
              <w:rPr>
                <w:rFonts w:eastAsia="Times New Roman" w:cs="Times New Roman"/>
                <w:color w:val="000000"/>
              </w:rPr>
            </w:pPr>
            <w:r>
              <w:rPr>
                <w:rFonts w:eastAsia="Times New Roman" w:cs="Times New Roman"/>
                <w:color w:val="000000"/>
              </w:rPr>
              <w:t>18–20 m</w:t>
            </w:r>
          </w:p>
        </w:tc>
      </w:tr>
      <w:tr w:rsidR="00EA27FA" w:rsidRPr="00EA27FA" w14:paraId="27F4C22B"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71CE2CC4" w14:textId="77777777" w:rsidR="00EA27FA" w:rsidRPr="00C3551E" w:rsidRDefault="00EA27FA" w:rsidP="00EA27FA">
            <w:pPr>
              <w:spacing w:after="0" w:line="240" w:lineRule="auto"/>
              <w:jc w:val="center"/>
              <w:rPr>
                <w:rFonts w:eastAsia="Times New Roman" w:cs="Times New Roman"/>
                <w:color w:val="000000"/>
              </w:rPr>
            </w:pPr>
            <w:r>
              <w:rPr>
                <w:rFonts w:eastAsia="Times New Roman" w:cs="Times New Roman"/>
                <w:color w:val="000000"/>
              </w:rPr>
              <w:t>Volumen bruto disponible a bordo</w:t>
            </w:r>
          </w:p>
        </w:tc>
        <w:tc>
          <w:tcPr>
            <w:tcW w:w="2480" w:type="dxa"/>
            <w:tcBorders>
              <w:top w:val="nil"/>
              <w:left w:val="nil"/>
              <w:bottom w:val="single" w:sz="4" w:space="0" w:color="auto"/>
              <w:right w:val="single" w:sz="4" w:space="0" w:color="auto"/>
            </w:tcBorders>
            <w:noWrap/>
            <w:vAlign w:val="center"/>
            <w:hideMark/>
          </w:tcPr>
          <w:p w14:paraId="0D9854AA" w14:textId="77777777" w:rsidR="00EA27FA" w:rsidRPr="00C3551E" w:rsidRDefault="00EA27FA" w:rsidP="00EA27FA">
            <w:pPr>
              <w:spacing w:after="0" w:line="240" w:lineRule="auto"/>
              <w:jc w:val="center"/>
              <w:rPr>
                <w:rFonts w:eastAsia="Times New Roman" w:cs="Times New Roman"/>
                <w:color w:val="000000"/>
              </w:rPr>
            </w:pPr>
            <w:del w:id="90103" w:author="Claude" w:date="2026-10-20T00:00:00Z">
              <w:r>
                <w:rPr>
                  <w:rFonts w:eastAsia="Times New Roman" w:cs="Times New Roman"/>
                  <w:color w:val="000000"/>
                </w:rPr>
                <w:delText xml:space="preserve">≈ 10.000–12.000 m³</w:delText>
              </w:r>
            </w:del>
            <w:ins w:id="90104" w:author="Claude" w:date="2026-10-20T00:00:00Z">
              <w:r>
                <w:rPr>
                  <w:rFonts w:eastAsia="Times New Roman" w:cs="Times New Roman"/>
                  <w:color w:val="000000"/>
                </w:rPr>
                <w:t>≈ 9.700–15.400 m³ (orden de 10⁴ m³)</w:t>
              </w:r>
            </w:ins>
          </w:p>
        </w:tc>
      </w:tr>
      <w:tr w:rsidR="00EA27FA" w:rsidRPr="00EA27FA" w14:paraId="163E5FAD"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73C9BF3D" w14:textId="77777777" w:rsidR="00EA27FA" w:rsidRPr="00C3551E" w:rsidRDefault="00EA27FA" w:rsidP="00EA27FA">
            <w:pPr>
              <w:spacing w:after="0" w:line="240" w:lineRule="auto"/>
              <w:jc w:val="center"/>
              <w:rPr>
                <w:rFonts w:eastAsia="Times New Roman" w:cs="Times New Roman"/>
                <w:color w:val="000000"/>
              </w:rPr>
            </w:pPr>
            <w:r>
              <w:rPr>
                <w:rFonts w:eastAsia="Times New Roman" w:cs="Times New Roman"/>
                <w:color w:val="000000"/>
              </w:rPr>
              <w:t>Volumen estimado sistema KP-FHR completo</w:t>
            </w:r>
          </w:p>
        </w:tc>
        <w:tc>
          <w:tcPr>
            <w:tcW w:w="2480" w:type="dxa"/>
            <w:tcBorders>
              <w:top w:val="nil"/>
              <w:left w:val="nil"/>
              <w:bottom w:val="single" w:sz="4" w:space="0" w:color="auto"/>
              <w:right w:val="single" w:sz="4" w:space="0" w:color="auto"/>
            </w:tcBorders>
            <w:noWrap/>
            <w:vAlign w:val="center"/>
            <w:hideMark/>
          </w:tcPr>
          <w:p w14:paraId="1DBA7C47" w14:textId="574E6419" w:rsidR="00EA27FA" w:rsidRPr="00C3551E" w:rsidRDefault="0034333D" w:rsidP="00EA27FA">
            <w:pPr>
              <w:spacing w:after="0" w:line="240" w:lineRule="auto"/>
              <w:jc w:val="center"/>
              <w:rPr>
                <w:rFonts w:eastAsia="Times New Roman" w:cs="Times New Roman"/>
                <w:color w:val="000000"/>
              </w:rPr>
            </w:pPr>
            <w:del w:id="90105" w:author="Claude" w:date="2026-10-20T00:00:00Z">
              <w:r>
                <w:rPr>
                  <w:rFonts w:eastAsia="Times New Roman" w:cs="Times New Roman"/>
                  <w:color w:val="000000"/>
                </w:rPr>
                <w:delText xml:space="preserve">4600 m³</w:delText>
              </w:r>
            </w:del>
            <w:ins w:id="90106" w:author="Claude" w:date="2026-10-20T00:00:00Z">
              <w:r>
                <w:rPr>
                  <w:rFonts w:eastAsia="Times New Roman" w:cs="Times New Roman"/>
                  <w:color w:val="000000"/>
                </w:rPr>
                <w:t>≈ 3.100–4.600 m³</w:t>
              </w:r>
            </w:ins>
          </w:p>
        </w:tc>
      </w:tr>
      <w:tr w:rsidR="00EA27FA" w:rsidRPr="00EA27FA" w14:paraId="72830A4A" w14:textId="77777777" w:rsidTr="00EA27FA">
        <w:trPr>
          <w:trHeight w:val="288"/>
          <w:jc w:val="center"/>
        </w:trPr>
        <w:tc>
          <w:tcPr>
            <w:tcW w:w="4960" w:type="dxa"/>
            <w:tcBorders>
              <w:top w:val="nil"/>
              <w:left w:val="single" w:sz="4" w:space="0" w:color="auto"/>
              <w:bottom w:val="single" w:sz="4" w:space="0" w:color="auto"/>
              <w:right w:val="single" w:sz="4" w:space="0" w:color="auto"/>
            </w:tcBorders>
            <w:noWrap/>
            <w:vAlign w:val="center"/>
            <w:hideMark/>
          </w:tcPr>
          <w:p w14:paraId="71E925F1" w14:textId="77777777" w:rsidR="00EA27FA" w:rsidRPr="00C3551E" w:rsidRDefault="00EA27FA" w:rsidP="00EA27FA">
            <w:pPr>
              <w:spacing w:after="0" w:line="240" w:lineRule="auto"/>
              <w:jc w:val="center"/>
              <w:rPr>
                <w:rFonts w:eastAsia="Times New Roman" w:cs="Times New Roman"/>
                <w:color w:val="000000"/>
              </w:rPr>
            </w:pPr>
            <w:commentRangeStart w:id="88"/>
            <w:r>
              <w:rPr>
                <w:rFonts w:eastAsia="Times New Roman" w:cs="Times New Roman"/>
                <w:color w:val="000000"/>
              </w:rPr>
              <w:t>Margen volumétrico disponible</w:t>
            </w:r>
            <w:commentRangeEnd w:id="88"/>
            <w:r>
              <w:rPr>
                <w:rStyle w:val="Refdecomentario"/>
              </w:rPr>
              <w:commentReference w:id="88"/>
            </w:r>
          </w:p>
        </w:tc>
        <w:tc>
          <w:tcPr>
            <w:tcW w:w="2480" w:type="dxa"/>
            <w:tcBorders>
              <w:top w:val="nil"/>
              <w:left w:val="nil"/>
              <w:bottom w:val="single" w:sz="4" w:space="0" w:color="auto"/>
              <w:right w:val="single" w:sz="4" w:space="0" w:color="auto"/>
            </w:tcBorders>
            <w:noWrap/>
            <w:vAlign w:val="center"/>
            <w:hideMark/>
          </w:tcPr>
          <w:p w14:paraId="1861944D" w14:textId="77777777" w:rsidR="00EA27FA" w:rsidRPr="00C3551E" w:rsidRDefault="00EA27FA" w:rsidP="00EA27FA">
            <w:pPr>
              <w:spacing w:after="0" w:line="240" w:lineRule="auto"/>
              <w:jc w:val="center"/>
              <w:rPr>
                <w:rFonts w:eastAsia="Times New Roman" w:cs="Times New Roman"/>
                <w:color w:val="000000"/>
              </w:rPr>
            </w:pPr>
            <w:del w:id="90107" w:author="Claude" w:date="2026-10-20T00:00:00Z">
              <w:r>
                <w:rPr>
                  <w:rFonts w:eastAsia="Times New Roman" w:cs="Times New Roman"/>
                  <w:color w:val="000000"/>
                </w:rPr>
                <w:delText xml:space="preserve">≈ factor 2,5–3</w:delText>
              </w:r>
            </w:del>
            <w:ins w:id="90108" w:author="Claude" w:date="2026-10-20T00:00:00Z">
              <w:r>
                <w:rPr>
                  <w:rFonts w:eastAsia="Times New Roman" w:cs="Times New Roman"/>
                  <w:color w:val="000000"/>
                </w:rPr>
                <w:t>factor ≈ 2,1–5,0 (≈ 2,1 en el caso más desfavorable)</w:t>
              </w:r>
            </w:ins>
          </w:p>
        </w:tc>
      </w:tr>
    </w:tbl>
    <w:p w14:paraId="65698759" w14:textId="77777777" w:rsidR="00EA27FA" w:rsidRPr="0099613A" w:rsidRDefault="00EA27FA" w:rsidP="0099613A">
      <w:pPr>
        <w:spacing w:line="360" w:lineRule="auto"/>
      </w:pPr>
    </w:p>
    <w:p w14:paraId="2E4FE897" w14:textId="77777777" w:rsidR="0099613A" w:rsidRPr="0099613A" w:rsidRDefault="0099613A" w:rsidP="0099613A">
      <w:pPr>
        <w:spacing w:line="360" w:lineRule="auto"/>
      </w:pPr>
      <w:r>
        <w:t xml:space="preserve">El análisis volumétrico pone de manifiesto que el volumen disponible en la zona de máquinas y calderas del LNG carrier presenta un margen significativo respecto al volumen estimado del sistema KP-FHR completo. Este margen volumétrico, </w:t>
      </w:r>
      <w:del w:id="90109" w:author="Claude" w:date="2026-10-20T00:00:00Z">
        <w:r>
          <w:delText xml:space="preserve">del orden de un factor 2,5</w:delText>
        </w:r>
      </w:del>
      <w:ins w:id="90110" w:author="Claude" w:date="2026-10-20T00:00:00Z">
        <w:r>
          <w:t>del orden de un factor 2–5 (≈ 2,1 en el caso más desfavorable)</w:t>
        </w:r>
      </w:ins>
      <w:del w:id="90111" w:author="Claude" w:date="2026-10-20T00:00:00Z">
        <w:r>
          <w:delText xml:space="preserve">–3,</w:delText>
        </w:r>
      </w:del>
      <w:ins w:id="90112" w:author="Claude" w:date="2026-10-20T00:00:00Z">
        <w:r>
          <w:t>,</w:t>
        </w:r>
      </w:ins>
      <w:r>
        <w:t xml:space="preserve"> no debe interpretarse como un exceso innecesario, sino como una reserva de espacio intencionada que permite absorber aquellos elementos y condicionantes que no se incluyen de forma explícita en la estimación volumétrica básica. En particular, dicho margen permite acomodar blindajes biológicos adicionales, espacios de accesibilidad y mantenimiento, segregación física entre sistemas nucleares y no nucleares, rutas de ventilación y evacuación de calor, equipos auxiliares y redundantes, así como refuerzos estructurales y holguras de instalación propias de una integración naval conservadora. La existencia de este margen resulta, por tanto, coherente con los criterios de diseño de sistemas nucleares, en los que la disponibilidad de espacio contribuye directamente a la seguridad, la operabilidad y la robustez del conjunto.</w:t>
      </w:r>
    </w:p>
    <w:p w14:paraId="4A9AAF36" w14:textId="77777777" w:rsidR="0099613A" w:rsidRPr="0099613A" w:rsidRDefault="0099613A" w:rsidP="0099613A">
      <w:pPr>
        <w:spacing w:line="360" w:lineRule="auto"/>
      </w:pPr>
      <w:r>
        <w:t>En conjunto, los análisis realizados confirman que el reactor KP-FHR y la embarcación de referencia son compatibles tanto en términos de volumen como de potencia. La capacidad térmica y eléctrica del reactor resulta suficiente para cubrir holgadamente la demanda propulsiva y los consumos auxiliares del buque, mientras que el volumen disponible a bordo permite su integración sin comprometer la configuración general ni la operación del LNG carrier. Estos resultados respaldan la viabilidad técnica de la implantación del KP-FHR como sustituto de la planta térmica convencional en aplicaciones marítimas de gran porte con elevada demanda energética continua.</w:t>
      </w:r>
    </w:p>
    <w:p w14:paraId="1FCF275F" w14:textId="6926245A" w:rsidR="0099613A" w:rsidRPr="0099613A" w:rsidRDefault="00D35B21">
      <w:pPr>
        <w:jc w:val="left"/>
      </w:pPr>
      <w:r>
        <w:br w:type="page"/>
      </w:r>
    </w:p>
    <w:p>
      <w:pPr>
        <w:pStyle w:val="Ttulo1"/>
        <w:rPr>
          <w:ins w:id="90444" w:author="Claude" w:date="2026-10-20T00:00:00Z"/>
        </w:rPr>
      </w:pPr>
      <w:commentRangeStart w:id="103"/>
      <w:bookmarkStart w:id="72009" w:name="_RefCap_marcocalc"/>
      <w:ins w:id="90445" w:author="Claude" w:date="2026-10-20T00:00:00Z">
        <w:r>
          <w:t>MARCO DE CÁLCULO</w:t>
        </w:r>
      </w:ins>
      <w:bookmarkEnd w:id="72009"/>
      <w:commentRangeEnd w:id="103"/>
      <w:r>
        <w:rPr>
          <w:rStyle w:val="Refdecomentario"/>
        </w:rPr>
        <w:commentReference w:id="103"/>
      </w:r>
    </w:p>
    <w:p>
      <w:pPr>
        <w:spacing w:line="360" w:lineRule="auto"/>
        <w:rPr>
          <w:ins w:id="90446" w:author="Claude" w:date="2026-10-20T00:00:00Z"/>
        </w:rPr>
      </w:pPr>
      <w:ins w:id="90447" w:author="Claude" w:date="2026-10-20T00:00:00Z"/>
      <w:ins w:id="92208" w:author="Claude" w:date="2026-10-20T00:00:00Z">
        <w:r>
          <w:t>El cálculo de las zonas de emergencia encadena cuatro modelos: el inventario del núcleo, el término fuente que alcanza el exterior del edificio del reactor, la dispersión atmosférica hasta el receptor y la dosis que éste recibe. Cada eslabón se apoya en una metodología aceptada por la NRC. En particular, la metodología de término fuente mecanicista de Kairos Power</w:t>
        </w:r>
      </w:ins>
      <w:sdt>
        <w:sdtPr>
          <w:id w:val="220857846"/>
          <w:citation/>
        </w:sdtPr>
        <w:sdtContent>
          <w:ins w:id="92207"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09" w:author="Claude" w:date="2026-10-20T00:00:00Z">
        <w:r>
          <w:t>, revisada y aceptada por la NRC, establece cómo combinar ARCON96 y RADTRAD para el KP-FHR, y es la referencia que sigue este trabajo. Este capítulo presenta la cadena completa, las hipótesis comunes y la trazabilidad entre cada etapa, la herramienta que la ejecuta y el documento que la respalda; los capítulos siguientes desarrollan cada etapa.</w:t>
        </w:r>
      </w:ins>
    </w:p>
    <w:p>
      <w:pPr>
        <w:pStyle w:val="Ttulo2"/>
        <w:rPr>
          <w:ins w:id="90448" w:author="Claude" w:date="2026-10-20T00:00:00Z"/>
        </w:rPr>
      </w:pPr>
      <w:ins w:id="90449" w:author="Claude" w:date="2026-10-20T00:00:00Z">
        <w:r>
          <w:t>Cadena de cálculo</w:t>
        </w:r>
      </w:ins>
    </w:p>
    <w:p>
      <w:pPr>
        <w:spacing w:line="360" w:lineRule="auto"/>
        <w:rPr>
          <w:ins w:id="90450" w:author="Claude" w:date="2026-10-20T00:00:00Z"/>
        </w:rPr>
      </w:pPr>
      <w:ins w:id="90451" w:author="Claude" w:date="2026-10-20T00:00:00Z">
        <w:r>
          <w:t>Para un receptor situado a una distancia d del buque, la dosis debida al radionucleido i se obtiene integrando a lo largo de la emisión el producto de la tasa de emisión al exterior, el coeficiente de dispersión atmosférica y los factores de conversión de dosis:</w:t>
        </w:r>
      </w:ins>
    </w:p>
    <w:p>
      <w:pPr>
        <w:spacing w:before="120" w:after="120"/>
        <w:jc w:val="center"/>
        <w:rPr>
          <w:ins w:id="90452" w:author="Claude" w:date="2026-10-20T00:00:00Z"/>
        </w:rPr>
      </w:pPr>
      <m:oMathPara>
        <m:oMath>
          <w:ins w:id="90453" w:author="Claude" w:date="2026-10-20T00:00:00Z">
            <m:sSub>
              <m:e>
                <m:r>
                  <m:t xml:space="preserve">D</m:t>
                </m:r>
              </m:e>
              <m:sub>
                <m:r>
                  <m:rPr>
                    <m:sty m:val="p"/>
                  </m:rPr>
                  <m:t xml:space="preserve">i</m:t>
                </m:r>
              </m:sub>
            </m:sSub>
            <m:r>
              <m:t xml:space="preserve">(d) = </m:t>
            </m:r>
            <m:nary>
              <m:naryPr>
                <m:chr m:val="∫"/>
              </m:naryPr>
              <m:sub>
                <m:r>
                  <m:t xml:space="preserve">0</m:t>
                </m:r>
              </m:sub>
              <m:sup>
                <m:r>
                  <m:t xml:space="preserve">T</m:t>
                </m:r>
              </m:sup>
              <m:e>
                <m:r>
                  <m:t xml:space="preserve">Q</m:t>
                </m:r>
                <m:sSub>
                  <m:e>
                    <m:r>
                      <m:t xml:space="preserve">̇</m:t>
                    </m:r>
                  </m:e>
                  <m:sub>
                    <m:r>
                      <m:rPr>
                        <m:sty m:val="p"/>
                      </m:rPr>
                      <m:t xml:space="preserve">i</m:t>
                    </m:r>
                  </m:sub>
                </m:sSub>
                <m:r>
                  <m:t xml:space="preserve">(t)·</m:t>
                </m:r>
                <m:d>
                  <m:dPr>
                    <m:begChr m:val="("/>
                    <m:endChr m:val=")"/>
                  </m:dPr>
                  <m:e>
                    <m:r>
                      <m:t xml:space="preserve">χ/Q</m:t>
                    </m:r>
                  </m:e>
                </m:d>
                <m:r>
                  <m:t xml:space="preserve">(d,t)·</m:t>
                </m:r>
                <m:d>
                  <m:dPr>
                    <m:begChr m:val="["/>
                    <m:endChr m:val="]"/>
                  </m:dPr>
                  <m:e>
                    <m:r>
                      <m:t xml:space="preserve">BR(t)·DC</m:t>
                    </m:r>
                    <m:sSub>
                      <m:e>
                        <m:r>
                          <m:t xml:space="preserve">F</m:t>
                        </m:r>
                      </m:e>
                      <m:sub>
                        <m:r>
                          <m:rPr>
                            <m:sty m:val="p"/>
                          </m:rPr>
                          <m:t xml:space="preserve">inh,i</m:t>
                        </m:r>
                      </m:sub>
                    </m:sSub>
                    <m:r>
                      <m:t xml:space="preserve"> + DC</m:t>
                    </m:r>
                    <m:sSub>
                      <m:e>
                        <m:r>
                          <m:t xml:space="preserve">F</m:t>
                        </m:r>
                      </m:e>
                      <m:sub>
                        <m:r>
                          <m:rPr>
                            <m:sty m:val="p"/>
                          </m:rPr>
                          <m:t xml:space="preserve">inm,i</m:t>
                        </m:r>
                      </m:sub>
                    </m:sSub>
                  </m:e>
                </m:d>
                <m:r>
                  <m:t xml:space="preserve"> dt</m:t>
                </m:r>
              </m:e>
            </m:nary>
          </w:ins>
        </m:oMath>
      </m:oMathPara>
    </w:p>
    <w:p>
      <w:pPr>
        <w:spacing w:line="360" w:lineRule="auto"/>
        <w:rPr>
          <w:ins w:id="90454" w:author="Claude" w:date="2026-10-20T00:00:00Z"/>
        </w:rPr>
      </w:pPr>
      <w:ins w:id="90455" w:author="Claude" w:date="2026-10-20T00:00:00Z">
        <w:r>
          <w:t>donde Q̇</w:t>
        </w:r>
        <w:r>
          <w:rPr>
            <w:vertAlign w:val="subscript"/>
          </w:rPr>
          <w:t>i</w:t>
        </w:r>
        <w:r>
          <w:t xml:space="preserve">(t) es la tasa de emisión al ambiente (Bq/s), resultado del término fuente y del transporte en el edificio del reactor (capítulos </w:t>
        </w:r>
        <w:r>
          <w:fldChar w:fldCharType="begin"/>
        </w:r>
        <w:r>
          <w:instrText xml:space="preserve"> REF _RefCap_lib \r \h </w:instrText>
        </w:r>
        <w:r>
          <w:fldChar w:fldCharType="separate"/>
        </w:r>
        <w:r>
          <w:t>?</w:t>
        </w:r>
        <w:r>
          <w:fldChar w:fldCharType="end"/>
        </w:r>
        <w:r>
          <w:t xml:space="preserve"> y </w:t>
        </w:r>
        <w:r>
          <w:fldChar w:fldCharType="begin"/>
        </w:r>
        <w:r>
          <w:instrText xml:space="preserve"> REF _RefCap_dosis \r \h </w:instrText>
        </w:r>
        <w:r>
          <w:fldChar w:fldCharType="separate"/>
        </w:r>
        <w:r>
          <w:t>?</w:t>
        </w:r>
        <w:r>
          <w:fldChar w:fldCharType="end"/>
        </w:r>
        <w:r>
          <w:t xml:space="preserve">); χ/Q(d,t) es el coeficiente de dispersión (s/m³) calculado con ARCON96 (capítulo </w:t>
        </w:r>
        <w:r>
          <w:fldChar w:fldCharType="begin"/>
        </w:r>
        <w:r>
          <w:instrText xml:space="preserve"> REF _RefCap_disp \r \h </w:instrText>
        </w:r>
        <w:r>
          <w:fldChar w:fldCharType="separate"/>
        </w:r>
        <w:r>
          <w:t>?</w:t>
        </w:r>
        <w:r>
          <w:fldChar w:fldCharType="end"/>
        </w:r>
        <w:r>
          <w:t>); BR(t) es la tasa de respiración (m³/s), y DCF</w:t>
        </w:r>
        <w:r>
          <w:rPr>
            <w:vertAlign w:val="subscript"/>
          </w:rPr>
          <w:t>inh</w:t>
        </w:r>
        <w:r>
          <w:t xml:space="preserve"> y DCF</w:t>
        </w:r>
        <w:r>
          <w:rPr>
            <w:vertAlign w:val="subscript"/>
          </w:rPr>
          <w:t>inm</w:t>
        </w:r>
      </w:ins>
      <w:ins w:id="92212" w:author="Claude" w:date="2026-10-20T00:00:00Z">
        <w:r>
          <w:t xml:space="preserve"> son los factores de conversión de dosis por inhalación (Sv/Bq) y por inmersión en la nube (Sv·m³/(Bq·s)). La dosis efectiva total (TEDE) es la suma de las contribuciones de todos los radionucleidos y se evalúa en el periodo que fija cada criterio: las peores 2 horas en el EAB y 30 días, o la duración del paso de la nube si es mayor, en la LPZ</w:t>
        </w:r>
      </w:ins>
      <w:sdt>
        <w:sdtPr>
          <w:id w:val="359887368"/>
          <w:citation/>
        </w:sdtPr>
        <w:sdtContent>
          <w:ins w:id="92210" w:author="Claude" w:date="2026-10-20T00:00:00Z">
            <w:r>
              <w:fldChar w:fldCharType="begin"/>
            </w:r>
            <w:r>
              <w:instrText xml:space="preserve"> CITATION Kai20 \l 3082 </w:instrText>
            </w:r>
            <w:r>
              <w:fldChar w:fldCharType="separate"/>
            </w:r>
            <w:r>
              <w:rPr>
                <w:noProof/>
              </w:rPr>
              <w:t xml:space="preserve"> [21]</w:t>
            </w:r>
            <w:r>
              <w:fldChar w:fldCharType="end"/>
            </w:r>
          </w:ins>
        </w:sdtContent>
      </w:sdt>
      <w:sdt>
        <w:sdtPr>
          <w:id w:val="1136009456"/>
          <w:citation/>
        </w:sdtPr>
        <w:sdtContent>
          <w:ins w:id="92211" w:author="Claude" w:date="2026-10-20T00:00:00Z">
            <w:r>
              <w:fldChar w:fldCharType="begin"/>
            </w:r>
            <w:r>
              <w:instrText xml:space="preserve"> CITATION USN00 \l 3082 </w:instrText>
            </w:r>
            <w:r>
              <w:fldChar w:fldCharType="separate"/>
            </w:r>
            <w:r>
              <w:rPr>
                <w:noProof/>
              </w:rPr>
              <w:t xml:space="preserve"> [14]</w:t>
            </w:r>
            <w:r>
              <w:fldChar w:fldCharType="end"/>
            </w:r>
          </w:ins>
        </w:sdtContent>
      </w:sdt>
      <w:ins w:id="92213" w:author="Claude" w:date="2026-10-20T00:00:00Z">
        <w:r>
          <w:t>.</w:t>
        </w:r>
      </w:ins>
    </w:p>
    <w:p>
      <w:pPr>
        <w:spacing w:line="360" w:lineRule="auto"/>
        <w:rPr>
          <w:ins w:id="90456" w:author="Claude" w:date="2026-10-20T00:00:00Z"/>
        </w:rPr>
      </w:pPr>
      <w:ins w:id="90457" w:author="Claude" w:date="2026-10-20T00:00:00Z">
        <w:r>
          <w:t>A partir de la curva TEDE(d), el radio de cada zona es la menor distancia a partir de la cual la dosis no supera el criterio L</w:t>
        </w:r>
        <w:r>
          <w:rPr>
            <w:vertAlign w:val="subscript"/>
          </w:rPr>
          <w:t>Z</w:t>
        </w:r>
        <w:r>
          <w:t xml:space="preserve"> de esa zona:</w:t>
        </w:r>
      </w:ins>
    </w:p>
    <w:p>
      <w:pPr>
        <w:spacing w:before="120" w:after="120"/>
        <w:jc w:val="center"/>
        <w:rPr>
          <w:ins w:id="90458" w:author="Claude" w:date="2026-10-20T00:00:00Z"/>
        </w:rPr>
      </w:pPr>
      <m:oMathPara>
        <m:oMath>
          <w:ins w:id="90459" w:author="Claude" w:date="2026-10-20T00:00:00Z">
            <m:sSub>
              <m:e>
                <m:r>
                  <m:t xml:space="preserve">R</m:t>
                </m:r>
              </m:e>
              <m:sub>
                <m:r>
                  <m:rPr>
                    <m:sty m:val="p"/>
                  </m:rPr>
                  <m:t xml:space="preserve">Z</m:t>
                </m:r>
              </m:sub>
            </m:sSub>
            <m:r>
              <m:t xml:space="preserve"> = min</m:t>
            </m:r>
            <m:d>
              <m:dPr>
                <m:begChr m:val="{"/>
                <m:endChr m:val="}"/>
              </m:dPr>
              <m:e>
                <m:r>
                  <m:t xml:space="preserve">d : TED</m:t>
                </m:r>
                <m:sSub>
                  <m:e>
                    <m:r>
                      <m:t xml:space="preserve">E</m:t>
                    </m:r>
                  </m:e>
                  <m:sub>
                    <m:r>
                      <m:rPr>
                        <m:sty m:val="p"/>
                      </m:rPr>
                      <m:t xml:space="preserve">Z</m:t>
                    </m:r>
                  </m:sub>
                </m:sSub>
                <m:r>
                  <m:t xml:space="preserve">(d') ≤ </m:t>
                </m:r>
                <m:sSub>
                  <m:e>
                    <m:r>
                      <m:t xml:space="preserve">L</m:t>
                    </m:r>
                  </m:e>
                  <m:sub>
                    <m:r>
                      <m:rPr>
                        <m:sty m:val="p"/>
                      </m:rPr>
                      <m:t xml:space="preserve">Z</m:t>
                    </m:r>
                  </m:sub>
                </m:sSub>
                <m:r>
                  <m:t xml:space="preserve">   ∀ d' ≥ d</m:t>
                </m:r>
              </m:e>
            </m:d>
          </w:ins>
        </m:oMath>
      </m:oMathPara>
    </w:p>
    <w:p>
      <w:pPr>
        <w:spacing w:line="360" w:lineRule="auto"/>
        <w:rPr>
          <w:ins w:id="90460" w:author="Claude" w:date="2026-10-20T00:00:00Z"/>
        </w:rPr>
      </w:pPr>
      <w:ins w:id="90461" w:author="Claude" w:date="2026-10-20T00:00:00Z">
        <w:r>
          <w:t xml:space="preserve">La </w:t>
        </w:r>
        <w:r>
          <w:fldChar w:fldCharType="begin"/>
        </w:r>
        <w:r>
          <w:instrText xml:space="preserve"> REF _RefTab_cadena \h </w:instrText>
        </w:r>
        <w:r>
          <w:fldChar w:fldCharType="separate"/>
        </w:r>
        <w:r>
          <w:t>Tabla 12</w:t>
        </w:r>
        <w:r>
          <w:fldChar w:fldCharType="end"/>
        </w:r>
        <w:r>
          <w:t xml:space="preserve"> resume la cadena, con la herramienta empleada en cada etapa, sus entradas y salidas, el documento en que se basa y el capítulo en que se desarrolla.</w:t>
        </w:r>
      </w:ins>
    </w:p>
    <w:p xmlns:ns15="urn:tmp">
      <w:pPr>
        <w:pStyle w:val="Descripcin"/>
        <w:keepNext/>
        <w:jc w:val="center"/>
        <w:rPr>
          <w:ins w:id="90462" w:author="Claude" w:date="2026-10-20T00:00:00Z"/>
        </w:rPr>
      </w:pPr>
      <w:bookmarkStart w:id="1426364" w:name="_RefTab_cadena"/>
      <w:ins w:id="90463" w:author="Claude" w:date="2026-10-20T00:00:00Z">
        <w:r>
          <w:t xml:space="preserve">Tabla </w:t>
        </w:r>
        <w:r>
          <w:fldChar w:fldCharType="begin"/>
        </w:r>
        <w:r>
          <w:instrText xml:space="preserve"> SEQ Tabla \* ARABIC </w:instrText>
        </w:r>
        <w:r>
          <w:fldChar w:fldCharType="separate"/>
        </w:r>
        <w:r>
          <w:rPr>
            <w:noProof/>
          </w:rPr>
          <w:t>12</w:t>
        </w:r>
        <w:r>
          <w:fldChar w:fldCharType="end"/>
        </w:r>
      </w:ins>
      <w:bookmarkEnd w:id="1426364"/>
      <w:ins w:id="90464" w:author="Claude" w:date="2026-10-20T00:00:00Z">
        <w:r>
          <w:t>: Cadena de cálculo y trazabilidad metodológica</w:t>
        </w:r>
      </w:ins>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500"/>
        <w:gridCol w:w="1350"/>
        <w:gridCol w:w="1900"/>
        <w:gridCol w:w="1700"/>
        <w:gridCol w:w="2150"/>
        <w:gridCol w:w="700"/>
      </w:tblGrid>
      <w:tr>
        <w:trPr>
          <w:tblHeader/>
          <w:ins w:id="90465" w:author="Claude" w:date="2026-10-20T00:00:00Z"/>
        </w:trPr>
        <w:tc>
          <w:tcPr>
            <w:tcW w:w="1500" w:type="dxa"/>
            <w:shd w:val="clear" w:color="auto" w:fill="D9E2F3"/>
          </w:tcPr>
          <w:p>
            <w:pPr>
              <w:rPr>
                <w:ins w:id="90466" w:author="Claude" w:date="2026-10-20T00:00:00Z"/>
              </w:rPr>
            </w:pPr>
            <w:ins w:id="90467" w:author="Claude" w:date="2026-10-20T00:00:00Z">
              <w:r>
                <w:rPr>
                  <w:b/>
                  <w:bCs/>
                  <w:sz w:val="18"/>
                  <w:szCs w:val="18"/>
                </w:rPr>
                <w:t>Etapa</w:t>
              </w:r>
            </w:ins>
          </w:p>
        </w:tc>
        <w:tc>
          <w:tcPr>
            <w:tcW w:w="1350" w:type="dxa"/>
            <w:shd w:val="clear" w:color="auto" w:fill="D9E2F3"/>
          </w:tcPr>
          <w:p>
            <w:pPr>
              <w:rPr>
                <w:ins w:id="90468" w:author="Claude" w:date="2026-10-20T00:00:00Z"/>
              </w:rPr>
            </w:pPr>
            <w:ins w:id="90469" w:author="Claude" w:date="2026-10-20T00:00:00Z">
              <w:r>
                <w:rPr>
                  <w:b/>
                  <w:bCs/>
                  <w:sz w:val="18"/>
                  <w:szCs w:val="18"/>
                </w:rPr>
                <w:t>Herramienta</w:t>
              </w:r>
            </w:ins>
          </w:p>
        </w:tc>
        <w:tc>
          <w:tcPr>
            <w:tcW w:w="1900" w:type="dxa"/>
            <w:shd w:val="clear" w:color="auto" w:fill="D9E2F3"/>
          </w:tcPr>
          <w:p>
            <w:pPr>
              <w:rPr>
                <w:ins w:id="90470" w:author="Claude" w:date="2026-10-20T00:00:00Z"/>
              </w:rPr>
            </w:pPr>
            <w:ins w:id="90471" w:author="Claude" w:date="2026-10-20T00:00:00Z">
              <w:r>
                <w:rPr>
                  <w:b/>
                  <w:bCs/>
                  <w:sz w:val="18"/>
                  <w:szCs w:val="18"/>
                </w:rPr>
                <w:t>Entradas</w:t>
              </w:r>
            </w:ins>
          </w:p>
        </w:tc>
        <w:tc>
          <w:tcPr>
            <w:tcW w:w="1700" w:type="dxa"/>
            <w:shd w:val="clear" w:color="auto" w:fill="D9E2F3"/>
          </w:tcPr>
          <w:p>
            <w:pPr>
              <w:rPr>
                <w:ins w:id="90472" w:author="Claude" w:date="2026-10-20T00:00:00Z"/>
              </w:rPr>
            </w:pPr>
            <w:ins w:id="90473" w:author="Claude" w:date="2026-10-20T00:00:00Z">
              <w:r>
                <w:rPr>
                  <w:b/>
                  <w:bCs/>
                  <w:sz w:val="18"/>
                  <w:szCs w:val="18"/>
                </w:rPr>
                <w:t>Salidas</w:t>
              </w:r>
            </w:ins>
          </w:p>
        </w:tc>
        <w:tc>
          <w:tcPr>
            <w:tcW w:w="2150" w:type="dxa"/>
            <w:shd w:val="clear" w:color="auto" w:fill="D9E2F3"/>
          </w:tcPr>
          <w:p>
            <w:pPr>
              <w:rPr>
                <w:ins w:id="90474" w:author="Claude" w:date="2026-10-20T00:00:00Z"/>
              </w:rPr>
            </w:pPr>
            <w:ins w:id="90475" w:author="Claude" w:date="2026-10-20T00:00:00Z">
              <w:r>
                <w:rPr>
                  <w:b/>
                  <w:bCs/>
                  <w:sz w:val="18"/>
                  <w:szCs w:val="18"/>
                </w:rPr>
                <w:t>Base metodológica</w:t>
              </w:r>
            </w:ins>
          </w:p>
        </w:tc>
        <w:tc>
          <w:tcPr>
            <w:tcW w:w="700" w:type="dxa"/>
            <w:shd w:val="clear" w:color="auto" w:fill="D9E2F3"/>
          </w:tcPr>
          <w:p>
            <w:pPr>
              <w:rPr>
                <w:ins w:id="90476" w:author="Claude" w:date="2026-10-20T00:00:00Z"/>
              </w:rPr>
            </w:pPr>
            <w:ins w:id="90477" w:author="Claude" w:date="2026-10-20T00:00:00Z">
              <w:r>
                <w:rPr>
                  <w:b/>
                  <w:bCs/>
                  <w:sz w:val="18"/>
                  <w:szCs w:val="18"/>
                </w:rPr>
                <w:t>Cap.</w:t>
              </w:r>
            </w:ins>
          </w:p>
        </w:tc>
      </w:tr>
      <w:tr>
        <w:trPr>
          <w:ins w:id="90478" w:author="Claude" w:date="2026-10-20T00:00:00Z"/>
        </w:trPr>
        <w:tc>
          <w:tcPr>
            <w:tcW w:w="1500" w:type="dxa"/>
          </w:tcPr>
          <w:p>
            <w:pPr>
              <w:rPr>
                <w:ins w:id="90479" w:author="Claude" w:date="2026-10-20T00:00:00Z"/>
              </w:rPr>
            </w:pPr>
            <w:ins w:id="90480" w:author="Claude" w:date="2026-10-20T00:00:00Z">
              <w:r>
                <w:rPr>
                  <w:sz w:val="18"/>
                  <w:szCs w:val="18"/>
                </w:rPr>
                <w:t>1. Inventario del núcleo</w:t>
              </w:r>
            </w:ins>
          </w:p>
        </w:tc>
        <w:tc>
          <w:tcPr>
            <w:tcW w:w="1350" w:type="dxa"/>
          </w:tcPr>
          <w:p>
            <w:pPr>
              <w:rPr>
                <w:ins w:id="90481" w:author="Claude" w:date="2026-10-20T00:00:00Z"/>
              </w:rPr>
            </w:pPr>
            <w:ins w:id="90482" w:author="Claude" w:date="2026-10-20T00:00:00Z">
              <w:r>
                <w:rPr>
                  <w:sz w:val="18"/>
                  <w:szCs w:val="18"/>
                </w:rPr>
                <w:t>Cálculo propio (hoja de cálculo)</w:t>
              </w:r>
            </w:ins>
          </w:p>
        </w:tc>
        <w:tc>
          <w:tcPr>
            <w:tcW w:w="1900" w:type="dxa"/>
          </w:tcPr>
          <w:p>
            <w:pPr>
              <w:rPr>
                <w:ins w:id="90483" w:author="Claude" w:date="2026-10-20T00:00:00Z"/>
              </w:rPr>
            </w:pPr>
            <w:ins w:id="90484" w:author="Claude" w:date="2026-10-20T00:00:00Z">
              <w:r>
                <w:rPr>
                  <w:sz w:val="18"/>
                  <w:szCs w:val="18"/>
                </w:rPr>
                <w:t>Densidades isotópicas en equilibrio, volumen de combustible, semividas</w:t>
              </w:r>
            </w:ins>
          </w:p>
        </w:tc>
        <w:tc>
          <w:tcPr>
            <w:tcW w:w="1700" w:type="dxa"/>
          </w:tcPr>
          <w:p>
            <w:pPr>
              <w:rPr>
                <w:ins w:id="90485" w:author="Claude" w:date="2026-10-20T00:00:00Z"/>
              </w:rPr>
            </w:pPr>
            <w:ins w:id="90486" w:author="Claude" w:date="2026-10-20T00:00:00Z">
              <w:r>
                <w:rPr>
                  <w:sz w:val="18"/>
                  <w:szCs w:val="18"/>
                </w:rPr>
                <w:t>Actividad por radionucleido (Bq)</w:t>
              </w:r>
            </w:ins>
          </w:p>
        </w:tc>
        <w:tc>
          <w:tcPr>
            <w:tcW w:w="2150" w:type="dxa"/>
          </w:tcPr>
          <w:p>
            <w:pPr>
              <w:rPr>
                <w:ins w:id="90487" w:author="Claude" w:date="2026-10-20T00:00:00Z"/>
              </w:rPr>
            </w:pPr>
            <w:ins w:id="90488" w:author="Claude" w:date="2026-10-20T00:00:00Z"/>
            <w:ins w:id="92216" w:author="Claude" w:date="2026-10-20T00:00:00Z">
              <w:r>
                <w:rPr>
                  <w:sz w:val="18"/>
                  <w:szCs w:val="18"/>
                </w:rPr>
                <w:t>Kairos Power (ECC)</w:t>
              </w:r>
            </w:ins>
            <w:sdt>
              <w:sdtPr>
                <w:id w:val="1996226338"/>
                <w:citation/>
              </w:sdtPr>
              <w:sdtContent>
                <w:ins w:id="92214" w:author="Claude" w:date="2026-10-20T00:00:00Z">
                  <w:r>
                    <w:fldChar w:fldCharType="begin"/>
                  </w:r>
                  <w:r>
                    <w:instrText xml:space="preserve"> CITATION Kai \l 3082 </w:instrText>
                  </w:r>
                  <w:r>
                    <w:fldChar w:fldCharType="separate"/>
                  </w:r>
                  <w:r>
                    <w:rPr>
                      <w:noProof/>
                    </w:rPr>
                    <w:t xml:space="preserve"> [29]</w:t>
                  </w:r>
                  <w:r>
                    <w:fldChar w:fldCharType="end"/>
                  </w:r>
                </w:ins>
              </w:sdtContent>
            </w:sdt>
            <w:ins w:id="92217" w:author="Claude" w:date="2026-10-20T00:00:00Z">
              <w:r>
                <w:rPr>
                  <w:sz w:val="18"/>
                  <w:szCs w:val="18"/>
                </w:rPr>
                <w:t>; NUBASE2020</w:t>
              </w:r>
            </w:ins>
            <w:sdt>
              <w:sdtPr>
                <w:id w:val="588558577"/>
                <w:citation/>
              </w:sdtPr>
              <w:sdtContent>
                <w:ins w:id="92215" w:author="Claude" w:date="2026-10-20T00:00:00Z">
                  <w:r>
                    <w:fldChar w:fldCharType="begin"/>
                  </w:r>
                  <w:r>
                    <w:instrText xml:space="preserve"> CITATION NUBASE \l 3082 </w:instrText>
                  </w:r>
                  <w:r>
                    <w:fldChar w:fldCharType="separate"/>
                  </w:r>
                  <w:r>
                    <w:rPr>
                      <w:noProof/>
                    </w:rPr>
                    <w:t xml:space="preserve"> [30]</w:t>
                  </w:r>
                  <w:r>
                    <w:fldChar w:fldCharType="end"/>
                  </w:r>
                </w:ins>
              </w:sdtContent>
            </w:sdt>
          </w:p>
        </w:tc>
        <w:tc>
          <w:tcPr>
            <w:tcW w:w="700" w:type="dxa"/>
          </w:tcPr>
          <w:p>
            <w:pPr>
              <w:rPr>
                <w:ins w:id="90489" w:author="Claude" w:date="2026-10-20T00:00:00Z"/>
              </w:rPr>
            </w:pPr>
            <w:ins w:id="90490" w:author="Claude" w:date="2026-10-20T00:00:00Z">
              <w:r>
                <w:rPr>
                  <w:sz w:val="18"/>
                  <w:szCs w:val="18"/>
                </w:rPr>
                <w:fldChar w:fldCharType="begin"/>
              </w:r>
              <w:r>
                <w:rPr>
                  <w:sz w:val="18"/>
                  <w:szCs w:val="18"/>
                </w:rPr>
                <w:instrText xml:space="preserve"> REF _RefCap_lib \r \h </w:instrText>
              </w:r>
              <w:r>
                <w:rPr>
                  <w:sz w:val="18"/>
                  <w:szCs w:val="18"/>
                </w:rPr>
                <w:fldChar w:fldCharType="separate"/>
              </w:r>
              <w:r>
                <w:rPr>
                  <w:sz w:val="18"/>
                  <w:szCs w:val="18"/>
                </w:rPr>
                <w:t>?</w:t>
              </w:r>
              <w:r>
                <w:rPr>
                  <w:sz w:val="18"/>
                  <w:szCs w:val="18"/>
                </w:rPr>
                <w:fldChar w:fldCharType="end"/>
              </w:r>
            </w:ins>
          </w:p>
        </w:tc>
      </w:tr>
      <w:tr>
        <w:trPr>
          <w:ins w:id="90491" w:author="Claude" w:date="2026-10-20T00:00:00Z"/>
        </w:trPr>
        <w:tc>
          <w:tcPr>
            <w:tcW w:w="1500" w:type="dxa"/>
          </w:tcPr>
          <w:p>
            <w:pPr>
              <w:rPr>
                <w:ins w:id="90492" w:author="Claude" w:date="2026-10-20T00:00:00Z"/>
              </w:rPr>
            </w:pPr>
            <w:ins w:id="90493" w:author="Claude" w:date="2026-10-20T00:00:00Z">
              <w:r>
                <w:rPr>
                  <w:sz w:val="18"/>
                  <w:szCs w:val="18"/>
                </w:rPr>
                <w:t>2. Término fuente</w:t>
              </w:r>
            </w:ins>
          </w:p>
        </w:tc>
        <w:tc>
          <w:tcPr>
            <w:tcW w:w="1350" w:type="dxa"/>
          </w:tcPr>
          <w:p>
            <w:pPr>
              <w:rPr>
                <w:ins w:id="90494" w:author="Claude" w:date="2026-10-20T00:00:00Z"/>
              </w:rPr>
            </w:pPr>
            <w:ins w:id="90495" w:author="Claude" w:date="2026-10-20T00:00:00Z">
              <w:r>
                <w:rPr>
                  <w:sz w:val="18"/>
                  <w:szCs w:val="18"/>
                </w:rPr>
                <w:t>Factores de atenuación por barrera</w:t>
              </w:r>
            </w:ins>
          </w:p>
        </w:tc>
        <w:tc>
          <w:tcPr>
            <w:tcW w:w="1900" w:type="dxa"/>
          </w:tcPr>
          <w:p>
            <w:pPr>
              <w:rPr>
                <w:ins w:id="90496" w:author="Claude" w:date="2026-10-20T00:00:00Z"/>
              </w:rPr>
            </w:pPr>
            <w:ins w:id="90497" w:author="Claude" w:date="2026-10-20T00:00:00Z">
              <w:r>
                <w:rPr>
                  <w:sz w:val="18"/>
                  <w:szCs w:val="18"/>
                </w:rPr>
                <w:t>Inventario, factores de atenuación (95 %)</w:t>
              </w:r>
            </w:ins>
          </w:p>
        </w:tc>
        <w:tc>
          <w:tcPr>
            <w:tcW w:w="1700" w:type="dxa"/>
          </w:tcPr>
          <w:p>
            <w:pPr>
              <w:rPr>
                <w:ins w:id="90498" w:author="Claude" w:date="2026-10-20T00:00:00Z"/>
              </w:rPr>
            </w:pPr>
            <w:ins w:id="90499" w:author="Claude" w:date="2026-10-20T00:00:00Z">
              <w:r>
                <w:rPr>
                  <w:sz w:val="18"/>
                  <w:szCs w:val="18"/>
                </w:rPr>
                <w:t>Actividad liberable al exterior del edificio</w:t>
              </w:r>
            </w:ins>
          </w:p>
        </w:tc>
        <w:tc>
          <w:tcPr>
            <w:tcW w:w="2150" w:type="dxa"/>
          </w:tcPr>
          <w:p>
            <w:pPr>
              <w:rPr>
                <w:ins w:id="90500" w:author="Claude" w:date="2026-10-20T00:00:00Z"/>
              </w:rPr>
            </w:pPr>
            <w:ins w:id="90501" w:author="Claude" w:date="2026-10-20T00:00:00Z"/>
            <w:ins w:id="92220" w:author="Claude" w:date="2026-10-20T00:00:00Z">
              <w:r>
                <w:rPr>
                  <w:sz w:val="18"/>
                  <w:szCs w:val="18"/>
                </w:rPr>
                <w:t>INL</w:t>
              </w:r>
            </w:ins>
            <w:sdt>
              <w:sdtPr>
                <w:id w:val="1655841633"/>
                <w:citation/>
              </w:sdtPr>
              <w:sdtContent>
                <w:ins w:id="92218" w:author="Claude" w:date="2026-10-20T00:00:00Z">
                  <w:r>
                    <w:fldChar w:fldCharType="begin"/>
                  </w:r>
                  <w:r>
                    <w:instrText xml:space="preserve"> CITATION Ida21 \l 3082 </w:instrText>
                  </w:r>
                  <w:r>
                    <w:fldChar w:fldCharType="separate"/>
                  </w:r>
                  <w:r>
                    <w:rPr>
                      <w:noProof/>
                    </w:rPr>
                    <w:t xml:space="preserve"> [31]</w:t>
                  </w:r>
                  <w:r>
                    <w:fldChar w:fldCharType="end"/>
                  </w:r>
                </w:ins>
              </w:sdtContent>
            </w:sdt>
            <w:ins w:id="92221" w:author="Claude" w:date="2026-10-20T00:00:00Z">
              <w:r>
                <w:rPr>
                  <w:sz w:val="18"/>
                  <w:szCs w:val="18"/>
                </w:rPr>
                <w:t>; KP-TR-012</w:t>
              </w:r>
            </w:ins>
            <w:sdt>
              <w:sdtPr>
                <w:id w:val="1052701227"/>
                <w:citation/>
              </w:sdtPr>
              <w:sdtContent>
                <w:ins w:id="92219" w:author="Claude" w:date="2026-10-20T00:00:00Z">
                  <w:r>
                    <w:fldChar w:fldCharType="begin"/>
                  </w:r>
                  <w:r>
                    <w:instrText xml:space="preserve"> CITATION Kai20 \l 3082 </w:instrText>
                  </w:r>
                  <w:r>
                    <w:fldChar w:fldCharType="separate"/>
                  </w:r>
                  <w:r>
                    <w:rPr>
                      <w:noProof/>
                    </w:rPr>
                    <w:t xml:space="preserve"> [21]</w:t>
                  </w:r>
                  <w:r>
                    <w:fldChar w:fldCharType="end"/>
                  </w:r>
                </w:ins>
              </w:sdtContent>
            </w:sdt>
          </w:p>
        </w:tc>
        <w:tc>
          <w:tcPr>
            <w:tcW w:w="700" w:type="dxa"/>
          </w:tcPr>
          <w:p>
            <w:pPr>
              <w:rPr>
                <w:ins w:id="90502" w:author="Claude" w:date="2026-10-20T00:00:00Z"/>
              </w:rPr>
            </w:pPr>
            <w:ins w:id="90503" w:author="Claude" w:date="2026-10-20T00:00:00Z">
              <w:r>
                <w:rPr>
                  <w:sz w:val="18"/>
                  <w:szCs w:val="18"/>
                </w:rPr>
                <w:fldChar w:fldCharType="begin"/>
              </w:r>
              <w:r>
                <w:rPr>
                  <w:sz w:val="18"/>
                  <w:szCs w:val="18"/>
                </w:rPr>
                <w:instrText xml:space="preserve"> REF _RefCap_lib \r \h </w:instrText>
              </w:r>
              <w:r>
                <w:rPr>
                  <w:sz w:val="18"/>
                  <w:szCs w:val="18"/>
                </w:rPr>
                <w:fldChar w:fldCharType="separate"/>
              </w:r>
              <w:r>
                <w:rPr>
                  <w:sz w:val="18"/>
                  <w:szCs w:val="18"/>
                </w:rPr>
                <w:t>?</w:t>
              </w:r>
              <w:r>
                <w:rPr>
                  <w:sz w:val="18"/>
                  <w:szCs w:val="18"/>
                </w:rPr>
                <w:fldChar w:fldCharType="end"/>
              </w:r>
            </w:ins>
          </w:p>
        </w:tc>
      </w:tr>
      <w:tr>
        <w:trPr>
          <w:ins w:id="90504" w:author="Claude" w:date="2026-10-20T00:00:00Z"/>
        </w:trPr>
        <w:tc>
          <w:tcPr>
            <w:tcW w:w="1500" w:type="dxa"/>
          </w:tcPr>
          <w:p>
            <w:pPr>
              <w:rPr>
                <w:ins w:id="90505" w:author="Claude" w:date="2026-10-20T00:00:00Z"/>
              </w:rPr>
            </w:pPr>
            <w:ins w:id="90506" w:author="Claude" w:date="2026-10-20T00:00:00Z">
              <w:r>
                <w:rPr>
                  <w:sz w:val="18"/>
                  <w:szCs w:val="18"/>
                </w:rPr>
                <w:t>3. Dispersión atmosférica</w:t>
              </w:r>
            </w:ins>
          </w:p>
        </w:tc>
        <w:tc>
          <w:tcPr>
            <w:tcW w:w="1350" w:type="dxa"/>
          </w:tcPr>
          <w:p>
            <w:pPr>
              <w:rPr>
                <w:ins w:id="90507" w:author="Claude" w:date="2026-10-20T00:00:00Z"/>
              </w:rPr>
            </w:pPr>
            <w:ins w:id="90508" w:author="Claude" w:date="2026-10-20T00:00:00Z">
              <w:r>
                <w:rPr>
                  <w:sz w:val="18"/>
                  <w:szCs w:val="18"/>
                </w:rPr>
                <w:t>ARCON96</w:t>
              </w:r>
            </w:ins>
          </w:p>
        </w:tc>
        <w:tc>
          <w:tcPr>
            <w:tcW w:w="1900" w:type="dxa"/>
          </w:tcPr>
          <w:p>
            <w:pPr>
              <w:rPr>
                <w:ins w:id="90509" w:author="Claude" w:date="2026-10-20T00:00:00Z"/>
              </w:rPr>
            </w:pPr>
            <w:ins w:id="90510" w:author="Claude" w:date="2026-10-20T00:00:00Z">
              <w:r>
                <w:rPr>
                  <w:sz w:val="18"/>
                  <w:szCs w:val="18"/>
                </w:rPr>
                <w:t>Meteorología horaria (2 alturas), geometría fuente–receptor</w:t>
              </w:r>
            </w:ins>
          </w:p>
        </w:tc>
        <w:tc>
          <w:tcPr>
            <w:tcW w:w="1700" w:type="dxa"/>
          </w:tcPr>
          <w:p>
            <w:pPr>
              <w:rPr>
                <w:ins w:id="90511" w:author="Claude" w:date="2026-10-20T00:00:00Z"/>
              </w:rPr>
            </w:pPr>
            <w:ins w:id="90512" w:author="Claude" w:date="2026-10-20T00:00:00Z">
              <w:r>
                <w:rPr>
                  <w:sz w:val="18"/>
                  <w:szCs w:val="18"/>
                </w:rPr>
                <w:t>χ/Q por distancia y periodo (95 % global y 99,5 % sectorial)</w:t>
              </w:r>
            </w:ins>
          </w:p>
        </w:tc>
        <w:tc>
          <w:tcPr>
            <w:tcW w:w="2150" w:type="dxa"/>
          </w:tcPr>
          <w:p>
            <w:pPr>
              <w:rPr>
                <w:ins w:id="90513" w:author="Claude" w:date="2026-10-20T00:00:00Z"/>
              </w:rPr>
            </w:pPr>
            <w:ins w:id="90514" w:author="Claude" w:date="2026-10-20T00:00:00Z"/>
            <w:ins w:id="92225" w:author="Claude" w:date="2026-10-20T00:00:00Z">
              <w:r>
                <w:rPr>
                  <w:sz w:val="18"/>
                  <w:szCs w:val="18"/>
                </w:rPr>
                <w:t>NUREG/CR-6331</w:t>
              </w:r>
            </w:ins>
            <w:sdt>
              <w:sdtPr>
                <w:id w:val="428410651"/>
                <w:citation/>
              </w:sdtPr>
              <w:sdtContent>
                <w:ins w:id="92222" w:author="Claude" w:date="2026-10-20T00:00:00Z">
                  <w:r>
                    <w:fldChar w:fldCharType="begin"/>
                  </w:r>
                  <w:r>
                    <w:instrText xml:space="preserve"> CITATION Ram97 \l 3082 </w:instrText>
                  </w:r>
                  <w:r>
                    <w:fldChar w:fldCharType="separate"/>
                  </w:r>
                  <w:r>
                    <w:rPr>
                      <w:noProof/>
                    </w:rPr>
                    <w:t xml:space="preserve"> [32]</w:t>
                  </w:r>
                  <w:r>
                    <w:fldChar w:fldCharType="end"/>
                  </w:r>
                </w:ins>
              </w:sdtContent>
            </w:sdt>
            <w:ins w:id="92226" w:author="Claude" w:date="2026-10-20T00:00:00Z">
              <w:r>
                <w:rPr>
                  <w:sz w:val="18"/>
                  <w:szCs w:val="18"/>
                </w:rPr>
                <w:t>; RG 1.249</w:t>
              </w:r>
            </w:ins>
            <w:sdt>
              <w:sdtPr>
                <w:id w:val="386795912"/>
                <w:citation/>
              </w:sdtPr>
              <w:sdtContent>
                <w:ins w:id="92223" w:author="Claude" w:date="2026-10-20T00:00:00Z">
                  <w:r>
                    <w:fldChar w:fldCharType="begin"/>
                  </w:r>
                  <w:r>
                    <w:instrText xml:space="preserve"> CITATION USN22 \l 3082 </w:instrText>
                  </w:r>
                  <w:r>
                    <w:fldChar w:fldCharType="separate"/>
                  </w:r>
                  <w:r>
                    <w:rPr>
                      <w:noProof/>
                    </w:rPr>
                    <w:t xml:space="preserve"> [33]</w:t>
                  </w:r>
                  <w:r>
                    <w:fldChar w:fldCharType="end"/>
                  </w:r>
                </w:ins>
              </w:sdtContent>
            </w:sdt>
            <w:ins w:id="92227" w:author="Claude" w:date="2026-10-20T00:00:00Z">
              <w:r>
                <w:rPr>
                  <w:sz w:val="18"/>
                  <w:szCs w:val="18"/>
                </w:rPr>
                <w:t>; RG 1.145</w:t>
              </w:r>
            </w:ins>
            <w:sdt>
              <w:sdtPr>
                <w:id w:val="1931092211"/>
                <w:citation/>
              </w:sdtPr>
              <w:sdtContent>
                <w:ins w:id="92224" w:author="Claude" w:date="2026-10-20T00:00:00Z">
                  <w:r>
                    <w:fldChar w:fldCharType="begin"/>
                  </w:r>
                  <w:r>
                    <w:instrText xml:space="preserve"> CITATION USN82 \l 3082 </w:instrText>
                  </w:r>
                  <w:r>
                    <w:fldChar w:fldCharType="separate"/>
                  </w:r>
                  <w:r>
                    <w:rPr>
                      <w:noProof/>
                    </w:rPr>
                    <w:t xml:space="preserve"> [34]</w:t>
                  </w:r>
                  <w:r>
                    <w:fldChar w:fldCharType="end"/>
                  </w:r>
                </w:ins>
              </w:sdtContent>
            </w:sdt>
          </w:p>
        </w:tc>
        <w:tc>
          <w:tcPr>
            <w:tcW w:w="700" w:type="dxa"/>
          </w:tcPr>
          <w:p>
            <w:pPr>
              <w:rPr>
                <w:ins w:id="90515" w:author="Claude" w:date="2026-10-20T00:00:00Z"/>
              </w:rPr>
            </w:pPr>
            <w:ins w:id="90516" w:author="Claude" w:date="2026-10-20T00:00:00Z">
              <w:r>
                <w:rPr>
                  <w:sz w:val="18"/>
                  <w:szCs w:val="18"/>
                </w:rPr>
                <w:fldChar w:fldCharType="begin"/>
              </w:r>
              <w:r>
                <w:rPr>
                  <w:sz w:val="18"/>
                  <w:szCs w:val="18"/>
                </w:rPr>
                <w:instrText xml:space="preserve"> REF _RefCap_disp \r \h </w:instrText>
              </w:r>
              <w:r>
                <w:rPr>
                  <w:sz w:val="18"/>
                  <w:szCs w:val="18"/>
                </w:rPr>
                <w:fldChar w:fldCharType="separate"/>
              </w:r>
              <w:r>
                <w:rPr>
                  <w:sz w:val="18"/>
                  <w:szCs w:val="18"/>
                </w:rPr>
                <w:t>?</w:t>
              </w:r>
              <w:r>
                <w:rPr>
                  <w:sz w:val="18"/>
                  <w:szCs w:val="18"/>
                </w:rPr>
                <w:fldChar w:fldCharType="end"/>
              </w:r>
            </w:ins>
          </w:p>
        </w:tc>
      </w:tr>
      <w:tr>
        <w:trPr>
          <w:ins w:id="90517" w:author="Claude" w:date="2026-10-20T00:00:00Z"/>
        </w:trPr>
        <w:tc>
          <w:tcPr>
            <w:tcW w:w="1500" w:type="dxa"/>
          </w:tcPr>
          <w:p>
            <w:pPr>
              <w:rPr>
                <w:ins w:id="90518" w:author="Claude" w:date="2026-10-20T00:00:00Z"/>
              </w:rPr>
            </w:pPr>
            <w:ins w:id="90519" w:author="Claude" w:date="2026-10-20T00:00:00Z">
              <w:r>
                <w:rPr>
                  <w:sz w:val="18"/>
                  <w:szCs w:val="18"/>
                </w:rPr>
                <w:t>4. Transporte y dosis</w:t>
              </w:r>
            </w:ins>
          </w:p>
        </w:tc>
        <w:tc>
          <w:tcPr>
            <w:tcW w:w="1350" w:type="dxa"/>
          </w:tcPr>
          <w:p>
            <w:pPr>
              <w:rPr>
                <w:ins w:id="90520" w:author="Claude" w:date="2026-10-20T00:00:00Z"/>
              </w:rPr>
            </w:pPr>
            <w:ins w:id="90521" w:author="Claude" w:date="2026-10-20T00:00:00Z">
              <w:r>
                <w:rPr>
                  <w:sz w:val="18"/>
                  <w:szCs w:val="18"/>
                </w:rPr>
                <w:t>RADTRAD</w:t>
              </w:r>
            </w:ins>
          </w:p>
        </w:tc>
        <w:tc>
          <w:tcPr>
            <w:tcW w:w="1900" w:type="dxa"/>
          </w:tcPr>
          <w:p>
            <w:pPr>
              <w:rPr>
                <w:ins w:id="90522" w:author="Claude" w:date="2026-10-20T00:00:00Z"/>
              </w:rPr>
            </w:pPr>
            <w:ins w:id="90523" w:author="Claude" w:date="2026-10-20T00:00:00Z">
              <w:r>
                <w:rPr>
                  <w:sz w:val="18"/>
                  <w:szCs w:val="18"/>
                </w:rPr>
                <w:t>Término fuente, χ/Q, tasas de respiración, factores de conversión</w:t>
              </w:r>
            </w:ins>
          </w:p>
        </w:tc>
        <w:tc>
          <w:tcPr>
            <w:tcW w:w="1700" w:type="dxa"/>
          </w:tcPr>
          <w:p>
            <w:pPr>
              <w:rPr>
                <w:ins w:id="90524" w:author="Claude" w:date="2026-10-20T00:00:00Z"/>
              </w:rPr>
            </w:pPr>
            <w:ins w:id="90525" w:author="Claude" w:date="2026-10-20T00:00:00Z">
              <w:r>
                <w:rPr>
                  <w:sz w:val="18"/>
                  <w:szCs w:val="18"/>
                </w:rPr>
                <w:t>TEDE en el EAB (peores 2 h) y en la LPZ (30 d)</w:t>
              </w:r>
            </w:ins>
          </w:p>
        </w:tc>
        <w:tc>
          <w:tcPr>
            <w:tcW w:w="2150" w:type="dxa"/>
          </w:tcPr>
          <w:p>
            <w:pPr>
              <w:rPr>
                <w:ins w:id="90526" w:author="Claude" w:date="2026-10-20T00:00:00Z"/>
              </w:rPr>
            </w:pPr>
            <w:ins w:id="90527" w:author="Claude" w:date="2026-10-20T00:00:00Z"/>
            <w:ins w:id="92232" w:author="Claude" w:date="2026-10-20T00:00:00Z">
              <w:r>
                <w:rPr>
                  <w:sz w:val="18"/>
                  <w:szCs w:val="18"/>
                </w:rPr>
                <w:t>NUREG/CR-6604</w:t>
              </w:r>
            </w:ins>
            <w:sdt>
              <w:sdtPr>
                <w:id w:val="1912597150"/>
                <w:citation/>
              </w:sdtPr>
              <w:sdtContent>
                <w:ins w:id="92228" w:author="Claude" w:date="2026-10-20T00:00:00Z">
                  <w:r>
                    <w:fldChar w:fldCharType="begin"/>
                  </w:r>
                  <w:r>
                    <w:instrText xml:space="preserve"> CITATION RADTRAD \l 3082 </w:instrText>
                  </w:r>
                  <w:r>
                    <w:fldChar w:fldCharType="separate"/>
                  </w:r>
                  <w:r>
                    <w:rPr>
                      <w:noProof/>
                    </w:rPr>
                    <w:t xml:space="preserve"> [35]</w:t>
                  </w:r>
                  <w:r>
                    <w:fldChar w:fldCharType="end"/>
                  </w:r>
                </w:ins>
              </w:sdtContent>
            </w:sdt>
            <w:ins w:id="92233" w:author="Claude" w:date="2026-10-20T00:00:00Z">
              <w:r>
                <w:rPr>
                  <w:sz w:val="18"/>
                  <w:szCs w:val="18"/>
                </w:rPr>
                <w:t>; RG 1.183</w:t>
              </w:r>
            </w:ins>
            <w:sdt>
              <w:sdtPr>
                <w:id w:val="575694537"/>
                <w:citation/>
              </w:sdtPr>
              <w:sdtContent>
                <w:ins w:id="92229" w:author="Claude" w:date="2026-10-20T00:00:00Z">
                  <w:r>
                    <w:fldChar w:fldCharType="begin"/>
                  </w:r>
                  <w:r>
                    <w:instrText xml:space="preserve"> CITATION USN00 \l 3082 </w:instrText>
                  </w:r>
                  <w:r>
                    <w:fldChar w:fldCharType="separate"/>
                  </w:r>
                  <w:r>
                    <w:rPr>
                      <w:noProof/>
                    </w:rPr>
                    <w:t xml:space="preserve"> [14]</w:t>
                  </w:r>
                  <w:r>
                    <w:fldChar w:fldCharType="end"/>
                  </w:r>
                </w:ins>
              </w:sdtContent>
            </w:sdt>
            <w:ins w:id="92234" w:author="Claude" w:date="2026-10-20T00:00:00Z">
              <w:r>
                <w:rPr>
                  <w:sz w:val="18"/>
                  <w:szCs w:val="18"/>
                </w:rPr>
                <w:t>; FGR 11/12</w:t>
              </w:r>
            </w:ins>
            <w:sdt>
              <w:sdtPr>
                <w:id w:val="609940587"/>
                <w:citation/>
              </w:sdtPr>
              <w:sdtContent>
                <w:ins w:id="92230" w:author="Claude" w:date="2026-10-20T00:00:00Z">
                  <w:r>
                    <w:fldChar w:fldCharType="begin"/>
                  </w:r>
                  <w:r>
                    <w:instrText xml:space="preserve"> CITATION FGR11 \l 3082 </w:instrText>
                  </w:r>
                  <w:r>
                    <w:fldChar w:fldCharType="separate"/>
                  </w:r>
                  <w:r>
                    <w:rPr>
                      <w:noProof/>
                    </w:rPr>
                    <w:t xml:space="preserve"> [36]</w:t>
                  </w:r>
                  <w:r>
                    <w:fldChar w:fldCharType="end"/>
                  </w:r>
                </w:ins>
              </w:sdtContent>
            </w:sdt>
            <w:sdt>
              <w:sdtPr>
                <w:id w:val="1092945046"/>
                <w:citation/>
              </w:sdtPr>
              <w:sdtContent>
                <w:ins w:id="92231" w:author="Claude" w:date="2026-10-20T00:00:00Z">
                  <w:r>
                    <w:fldChar w:fldCharType="begin"/>
                  </w:r>
                  <w:r>
                    <w:instrText xml:space="preserve"> CITATION FGR12 \l 3082 </w:instrText>
                  </w:r>
                  <w:r>
                    <w:fldChar w:fldCharType="separate"/>
                  </w:r>
                  <w:r>
                    <w:rPr>
                      <w:noProof/>
                    </w:rPr>
                    <w:t xml:space="preserve"> [37]</w:t>
                  </w:r>
                  <w:r>
                    <w:fldChar w:fldCharType="end"/>
                  </w:r>
                </w:ins>
              </w:sdtContent>
            </w:sdt>
          </w:p>
        </w:tc>
        <w:tc>
          <w:tcPr>
            <w:tcW w:w="700" w:type="dxa"/>
          </w:tcPr>
          <w:p>
            <w:pPr>
              <w:rPr>
                <w:ins w:id="90528" w:author="Claude" w:date="2026-10-20T00:00:00Z"/>
              </w:rPr>
            </w:pPr>
            <w:ins w:id="90529" w:author="Claude" w:date="2026-10-20T00:00:00Z">
              <w:r>
                <w:rPr>
                  <w:sz w:val="18"/>
                  <w:szCs w:val="18"/>
                </w:rPr>
                <w:fldChar w:fldCharType="begin"/>
              </w:r>
              <w:r>
                <w:rPr>
                  <w:sz w:val="18"/>
                  <w:szCs w:val="18"/>
                </w:rPr>
                <w:instrText xml:space="preserve"> REF _RefCap_dosis \r \h </w:instrText>
              </w:r>
              <w:r>
                <w:rPr>
                  <w:sz w:val="18"/>
                  <w:szCs w:val="18"/>
                </w:rPr>
                <w:fldChar w:fldCharType="separate"/>
              </w:r>
              <w:r>
                <w:rPr>
                  <w:sz w:val="18"/>
                  <w:szCs w:val="18"/>
                </w:rPr>
                <w:t>?</w:t>
              </w:r>
              <w:r>
                <w:rPr>
                  <w:sz w:val="18"/>
                  <w:szCs w:val="18"/>
                </w:rPr>
                <w:fldChar w:fldCharType="end"/>
              </w:r>
            </w:ins>
          </w:p>
        </w:tc>
      </w:tr>
      <w:tr>
        <w:trPr>
          <w:ins w:id="90530" w:author="Claude" w:date="2026-10-20T00:00:00Z"/>
        </w:trPr>
        <w:tc>
          <w:tcPr>
            <w:tcW w:w="1500" w:type="dxa"/>
          </w:tcPr>
          <w:p>
            <w:pPr>
              <w:rPr>
                <w:ins w:id="90531" w:author="Claude" w:date="2026-10-20T00:00:00Z"/>
              </w:rPr>
            </w:pPr>
            <w:ins w:id="90532" w:author="Claude" w:date="2026-10-20T00:00:00Z">
              <w:r>
                <w:rPr>
                  <w:sz w:val="18"/>
                  <w:szCs w:val="18"/>
                </w:rPr>
                <w:t>5. Zonas de emergencia</w:t>
              </w:r>
            </w:ins>
          </w:p>
        </w:tc>
        <w:tc>
          <w:tcPr>
            <w:tcW w:w="1350" w:type="dxa"/>
          </w:tcPr>
          <w:p>
            <w:pPr>
              <w:rPr>
                <w:ins w:id="90533" w:author="Claude" w:date="2026-10-20T00:00:00Z"/>
              </w:rPr>
            </w:pPr>
            <w:ins w:id="90534" w:author="Claude" w:date="2026-10-20T00:00:00Z">
              <w:r>
                <w:rPr>
                  <w:sz w:val="18"/>
                  <w:szCs w:val="18"/>
                </w:rPr>
                <w:t>zonas_emergencia.py</w:t>
              </w:r>
            </w:ins>
          </w:p>
        </w:tc>
        <w:tc>
          <w:tcPr>
            <w:tcW w:w="1900" w:type="dxa"/>
          </w:tcPr>
          <w:p>
            <w:pPr>
              <w:rPr>
                <w:ins w:id="90535" w:author="Claude" w:date="2026-10-20T00:00:00Z"/>
              </w:rPr>
            </w:pPr>
            <w:ins w:id="90536" w:author="Claude" w:date="2026-10-20T00:00:00Z">
              <w:r>
                <w:rPr>
                  <w:sz w:val="18"/>
                  <w:szCs w:val="18"/>
                </w:rPr>
                <w:t>TEDE(d) de todos los juegos de fracciones de yodo</w:t>
              </w:r>
            </w:ins>
          </w:p>
        </w:tc>
        <w:tc>
          <w:tcPr>
            <w:tcW w:w="1700" w:type="dxa"/>
          </w:tcPr>
          <w:p>
            <w:pPr>
              <w:rPr>
                <w:ins w:id="90537" w:author="Claude" w:date="2026-10-20T00:00:00Z"/>
              </w:rPr>
            </w:pPr>
            <w:ins w:id="90538" w:author="Claude" w:date="2026-10-20T00:00:00Z">
              <w:r>
                <w:rPr>
                  <w:sz w:val="18"/>
                  <w:szCs w:val="18"/>
                </w:rPr>
                <w:t>Radios del EAB y la LPZ y mapa</w:t>
              </w:r>
            </w:ins>
          </w:p>
        </w:tc>
        <w:tc>
          <w:tcPr>
            <w:tcW w:w="2150" w:type="dxa"/>
          </w:tcPr>
          <w:p>
            <w:pPr>
              <w:rPr>
                <w:ins w:id="90539" w:author="Claude" w:date="2026-10-20T00:00:00Z"/>
              </w:rPr>
            </w:pPr>
            <w:ins w:id="90540" w:author="Claude" w:date="2026-10-20T00:00:00Z">
              <w:r>
                <w:rPr>
                  <w:sz w:val="18"/>
                  <w:szCs w:val="18"/>
                </w:rPr>
                <w:t xml:space="preserve">Criterios del capítulo </w:t>
              </w:r>
              <w:r>
                <w:rPr>
                  <w:sz w:val="18"/>
                  <w:szCs w:val="18"/>
                </w:rPr>
                <w:fldChar w:fldCharType="begin"/>
              </w:r>
              <w:r>
                <w:rPr>
                  <w:sz w:val="18"/>
                  <w:szCs w:val="18"/>
                </w:rPr>
                <w:instrText xml:space="preserve"> REF _RefCap_marco \r \h </w:instrText>
              </w:r>
              <w:r>
                <w:rPr>
                  <w:sz w:val="18"/>
                  <w:szCs w:val="18"/>
                </w:rPr>
                <w:fldChar w:fldCharType="separate"/>
              </w:r>
              <w:r>
                <w:rPr>
                  <w:sz w:val="18"/>
                  <w:szCs w:val="18"/>
                </w:rPr>
                <w:t>?</w:t>
              </w:r>
              <w:r>
                <w:rPr>
                  <w:sz w:val="18"/>
                  <w:szCs w:val="18"/>
                </w:rPr>
                <w:fldChar w:fldCharType="end"/>
              </w:r>
            </w:ins>
          </w:p>
        </w:tc>
        <w:tc>
          <w:tcPr>
            <w:tcW w:w="700" w:type="dxa"/>
          </w:tcPr>
          <w:p>
            <w:pPr>
              <w:rPr>
                <w:ins w:id="90541" w:author="Claude" w:date="2026-10-20T00:00:00Z"/>
              </w:rPr>
            </w:pPr>
            <w:ins w:id="90542" w:author="Claude" w:date="2026-10-20T00:00:00Z">
              <w:r>
                <w:rPr>
                  <w:sz w:val="18"/>
                  <w:szCs w:val="18"/>
                </w:rPr>
                <w:fldChar w:fldCharType="begin"/>
              </w:r>
              <w:r>
                <w:rPr>
                  <w:sz w:val="18"/>
                  <w:szCs w:val="18"/>
                </w:rPr>
                <w:instrText xml:space="preserve"> REF _RefCap_herr \r \h </w:instrText>
              </w:r>
              <w:r>
                <w:rPr>
                  <w:sz w:val="18"/>
                  <w:szCs w:val="18"/>
                </w:rPr>
                <w:fldChar w:fldCharType="separate"/>
              </w:r>
              <w:r>
                <w:rPr>
                  <w:sz w:val="18"/>
                  <w:szCs w:val="18"/>
                </w:rPr>
                <w:t>?</w:t>
              </w:r>
              <w:r>
                <w:rPr>
                  <w:sz w:val="18"/>
                  <w:szCs w:val="18"/>
                </w:rPr>
                <w:fldChar w:fldCharType="end"/>
              </w:r>
            </w:ins>
          </w:p>
        </w:tc>
      </w:tr>
    </w:tbl>
    <w:p>
      <w:pPr>
        <w:spacing w:line="360" w:lineRule="auto"/>
        <w:rPr>
          <w:ins w:id="90543" w:author="Claude" w:date="2026-10-20T00:00:00Z"/>
        </w:rPr>
      </w:pPr>
      <w:ins w:id="90544" w:author="Claude" w:date="2026-10-20T00:00:00Z"/>
    </w:p>
    <w:p>
      <w:pPr>
        <w:pStyle w:val="Ttulo2"/>
        <w:rPr>
          <w:ins w:id="90545" w:author="Claude" w:date="2026-10-20T00:00:00Z"/>
        </w:rPr>
      </w:pPr>
      <w:ins w:id="90546" w:author="Claude" w:date="2026-10-20T00:00:00Z">
        <w:r>
          <w:t>Criterios de aceptación</w:t>
        </w:r>
      </w:ins>
    </w:p>
    <w:p>
      <w:pPr>
        <w:spacing w:line="360" w:lineRule="auto"/>
        <w:rPr>
          <w:ins w:id="90547" w:author="Claude" w:date="2026-10-20T00:00:00Z"/>
        </w:rPr>
      </w:pPr>
      <w:ins w:id="90548" w:author="Claude" w:date="2026-10-20T00:00:00Z"/>
      <w:ins w:id="92238" w:author="Claude" w:date="2026-10-20T00:00:00Z">
        <w:r>
          <w:t>Los radios del EAB y de la LPZ se determinan con los criterios de emplazamiento de la NRC para accidentes base de diseño, expresados en TEDE: 250 mSv (25 rem) en cualquier periodo de 2 horas en el límite del área de exclusión, y 250 mSv durante el paso de la nube, con un mínimo de 30 días, en el límite exterior de la zona de baja población</w:t>
        </w:r>
      </w:ins>
      <w:sdt>
        <w:sdtPr>
          <w:id w:val="362841630"/>
          <w:citation/>
        </w:sdtPr>
        <w:sdtContent>
          <w:ins w:id="92235" w:author="Claude" w:date="2026-10-20T00:00:00Z">
            <w:r>
              <w:fldChar w:fldCharType="begin"/>
            </w:r>
            <w:r>
              <w:instrText xml:space="preserve"> CITATION NRC21 \l 3082 </w:instrText>
            </w:r>
            <w:r>
              <w:fldChar w:fldCharType="separate"/>
            </w:r>
            <w:r>
              <w:rPr>
                <w:noProof/>
              </w:rPr>
              <w:t xml:space="preserve"> [15]</w:t>
            </w:r>
            <w:r>
              <w:fldChar w:fldCharType="end"/>
            </w:r>
          </w:ins>
        </w:sdtContent>
      </w:sdt>
      <w:sdt>
        <w:sdtPr>
          <w:id w:val="1029988240"/>
          <w:citation/>
        </w:sdtPr>
        <w:sdtContent>
          <w:ins w:id="92236" w:author="Claude" w:date="2026-10-20T00:00:00Z">
            <w:r>
              <w:fldChar w:fldCharType="begin"/>
            </w:r>
            <w:r>
              <w:instrText xml:space="preserve"> CITATION USN00 \l 3082 </w:instrText>
            </w:r>
            <w:r>
              <w:fldChar w:fldCharType="separate"/>
            </w:r>
            <w:r>
              <w:rPr>
                <w:noProof/>
              </w:rPr>
              <w:t xml:space="preserve"> [14]</w:t>
            </w:r>
            <w:r>
              <w:fldChar w:fldCharType="end"/>
            </w:r>
          </w:ins>
        </w:sdtContent>
      </w:sdt>
      <w:ins w:id="92239" w:author="Claude" w:date="2026-10-20T00:00:00Z">
        <w:r>
          <w:t>. La NRC confirmó en su evaluación de la metodología de Kairos Power que estas magnitudes son las adecuadas para el KP-FHR</w:t>
        </w:r>
      </w:ins>
      <w:sdt>
        <w:sdtPr>
          <w:id w:val="1937120709"/>
          <w:citation/>
        </w:sdtPr>
        <w:sdtContent>
          <w:ins w:id="92237"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40" w:author="Claude" w:date="2026-10-20T00:00:00Z">
        <w:r>
          <w:t xml:space="preserve">. Los criterios de planificación de emergencias recogidos en el capítulo </w:t>
        </w:r>
      </w:ins>
      <w:ins w:id="92241" w:author="Claude" w:date="2026-10-20T00:00:00Z">
        <w:r>
          <w:fldChar w:fldCharType="begin"/>
        </w:r>
        <w:r>
          <w:instrText xml:space="preserve"> REF _RefCap_marco \r \h </w:instrText>
        </w:r>
        <w:r>
          <w:fldChar w:fldCharType="separate"/>
        </w:r>
        <w:r>
          <w:t>?</w:t>
        </w:r>
        <w:r>
          <w:fldChar w:fldCharType="end"/>
        </w:r>
        <w:r>
          <w:t xml:space="preserve"> (por ejemplo, 10 mSv en 96 horas) pueden aplicarse con la misma cadena sin más que cambiar el periodo de integración y el límite.</w:t>
        </w:r>
      </w:ins>
    </w:p>
    <w:p>
      <w:pPr>
        <w:pStyle w:val="Ttulo2"/>
        <w:rPr>
          <w:ins w:id="90549" w:author="Claude" w:date="2026-10-20T00:00:00Z"/>
        </w:rPr>
      </w:pPr>
      <w:ins w:id="90550" w:author="Claude" w:date="2026-10-20T00:00:00Z">
        <w:r>
          <w:t>Hipótesis comunes</w:t>
        </w:r>
      </w:ins>
    </w:p>
    <w:p>
      <w:pPr>
        <w:spacing w:line="360" w:lineRule="auto"/>
        <w:rPr>
          <w:ins w:id="90551" w:author="Claude" w:date="2026-10-20T00:00:00Z"/>
        </w:rPr>
      </w:pPr>
      <w:ins w:id="90552" w:author="Claude" w:date="2026-10-20T00:00:00Z"/>
      <w:ins w:id="92243" w:author="Claude" w:date="2026-10-20T00:00:00Z">
        <w:r>
          <w:t>Salvo que se indique lo contrario, todos los cálculos comparten las hipótesis siguientes, tomadas de la metodología de Kairos Power para la dispersión en el EAB y la LPZ</w:t>
        </w:r>
      </w:ins>
      <w:sdt>
        <w:sdtPr>
          <w:id w:val="680820795"/>
          <w:citation/>
        </w:sdtPr>
        <w:sdtContent>
          <w:ins w:id="92242"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44" w:author="Claude" w:date="2026-10-20T00:00:00Z">
        <w:r>
          <w:t>:</w:t>
        </w:r>
      </w:ins>
    </w:p>
    <w:p>
      <w:pPr>
        <w:numPr>
          <w:ilvl w:val="0"/>
          <w:numId w:val="10"/>
        </w:numPr>
        <w:spacing w:line="360" w:lineRule="auto"/>
        <w:rPr>
          <w:ins w:id="90553" w:author="Claude" w:date="2026-10-20T00:00:00Z"/>
        </w:rPr>
      </w:pPr>
      <w:ins w:id="90554" w:author="Claude" w:date="2026-10-20T00:00:00Z">
        <w:r>
          <w:rPr>
            <w:b/>
            <w:bCs/>
          </w:rPr>
          <w:t xml:space="preserve">Emisión y receptor a nivel del suelo. </w:t>
        </w:r>
        <w:r>
          <w:t>La altura de emisión y la del receptor se fijan en 0 m, lo que resulta envolvente para todos los tipos de emisión.</w:t>
        </w:r>
      </w:ins>
    </w:p>
    <w:p>
      <w:pPr>
        <w:numPr>
          <w:ilvl w:val="0"/>
          <w:numId w:val="10"/>
        </w:numPr>
        <w:spacing w:line="360" w:lineRule="auto"/>
        <w:rPr>
          <w:ins w:id="90555" w:author="Claude" w:date="2026-10-20T00:00:00Z"/>
        </w:rPr>
      </w:pPr>
      <w:ins w:id="90556" w:author="Claude" w:date="2026-10-20T00:00:00Z">
        <w:r>
          <w:rPr>
            <w:b/>
            <w:bCs/>
          </w:rPr>
          <w:t xml:space="preserve">Parámetros de ARCON96. </w:t>
        </w:r>
        <w:r>
          <w:t>Velocidad mínima del viento de 0,5 m/s (por debajo se considera calma y el receptor se sitúa directamente a sotavento), rugosidad superficial de 0,2 m y constante de anchura del sector de promediado de 4,3.</w:t>
        </w:r>
      </w:ins>
    </w:p>
    <w:p>
      <w:pPr>
        <w:numPr>
          <w:ilvl w:val="0"/>
          <w:numId w:val="10"/>
        </w:numPr>
        <w:spacing w:line="360" w:lineRule="auto"/>
        <w:rPr>
          <w:ins w:id="90557" w:author="Claude" w:date="2026-10-20T00:00:00Z"/>
        </w:rPr>
      </w:pPr>
      <w:ins w:id="90558" w:author="Claude" w:date="2026-10-20T00:00:00Z">
        <w:r>
          <w:rPr>
            <w:b/>
            <w:bCs/>
          </w:rPr>
          <w:t xml:space="preserve">Dependencia direccional. </w:t>
        </w:r>
      </w:ins>
      <w:ins w:id="92246" w:author="Claude" w:date="2026-10-20T00:00:00Z">
        <w:r>
          <w:t>Se analizan las 16 direcciones del viento con una ventana de 45°, y el χ/Q de diseño es el mayor entre el percentil 99,5 del peor sector y el percentil 95 global, como establece la RG 1.145</w:t>
        </w:r>
      </w:ins>
      <w:sdt>
        <w:sdtPr>
          <w:id w:val="1107444015"/>
          <w:citation/>
        </w:sdtPr>
        <w:sdtContent>
          <w:ins w:id="92245" w:author="Claude" w:date="2026-10-20T00:00:00Z">
            <w:r>
              <w:fldChar w:fldCharType="begin"/>
            </w:r>
            <w:r>
              <w:instrText xml:space="preserve"> CITATION USN82 \l 3082 </w:instrText>
            </w:r>
            <w:r>
              <w:fldChar w:fldCharType="separate"/>
            </w:r>
            <w:r>
              <w:rPr>
                <w:noProof/>
              </w:rPr>
              <w:t xml:space="preserve"> [34]</w:t>
            </w:r>
            <w:r>
              <w:fldChar w:fldCharType="end"/>
            </w:r>
          </w:ins>
        </w:sdtContent>
      </w:sdt>
      <w:ins w:id="92247" w:author="Claude" w:date="2026-10-20T00:00:00Z">
        <w:r>
          <w:t>.</w:t>
        </w:r>
      </w:ins>
    </w:p>
    <w:p>
      <w:pPr>
        <w:numPr>
          <w:ilvl w:val="0"/>
          <w:numId w:val="10"/>
        </w:numPr>
        <w:spacing w:line="360" w:lineRule="auto"/>
        <w:rPr>
          <w:ins w:id="90559" w:author="Claude" w:date="2026-10-20T00:00:00Z"/>
        </w:rPr>
      </w:pPr>
      <w:ins w:id="90560" w:author="Claude" w:date="2026-10-20T00:00:00Z">
        <w:r>
          <w:rPr>
            <w:b/>
            <w:bCs/>
          </w:rPr>
          <w:t xml:space="preserve">Dosis proyectada. </w:t>
        </w:r>
        <w:r>
          <w:t>Las dosis se calculan sin acreditar medidas de protección de la población, lo que es conservador frente a los niveles de intervención expresados como dosis evitable.</w:t>
        </w:r>
      </w:ins>
    </w:p>
    <w:p>
      <w:pPr>
        <w:numPr>
          <w:ilvl w:val="0"/>
          <w:numId w:val="10"/>
        </w:numPr>
        <w:spacing w:line="360" w:lineRule="auto"/>
        <w:rPr>
          <w:ins w:id="90561" w:author="Claude" w:date="2026-10-20T00:00:00Z"/>
        </w:rPr>
      </w:pPr>
      <w:ins w:id="90562" w:author="Claude" w:date="2026-10-20T00:00:00Z">
        <w:r>
          <w:rPr>
            <w:b/>
            <w:bCs/>
          </w:rPr>
          <w:t xml:space="preserve">Rango de validez. </w:t>
        </w:r>
      </w:ins>
      <w:ins w:id="92249" w:author="Claude" w:date="2026-10-20T00:00:00Z">
        <w:r>
          <w:t>Los algoritmos de ARCON96 se basan en medidas de campo hasta unos 1.200 m; por ello la NRC acepta su uso para el EAB y la LPZ solo por debajo de esa distancia</w:t>
        </w:r>
      </w:ins>
      <w:sdt>
        <w:sdtPr>
          <w:id w:val="1487844579"/>
          <w:citation/>
        </w:sdtPr>
        <w:sdtContent>
          <w:ins w:id="92248"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50" w:author="Claude" w:date="2026-10-20T00:00:00Z">
        <w:r>
          <w:t>. Resultados más allá de 1.200 m quedan fuera del rango validado.</w:t>
        </w:r>
      </w:ins>
    </w:p>
    <w:p w14:paraId="678FB1E4" w14:textId="1307BB51" w:rsidR="00B90F59" w:rsidRDefault="00B90F59" w:rsidP="00C42D8A">
      <w:pPr>
        <w:pStyle w:val="Ttulo1"/>
      </w:pPr>
      <w:bookmarkStart w:id="72003" w:name="_RefCap_acc"/>
      <w:bookmarkStart w:id="35" w:name="_Toc221055543"/>
      <w:del w:id="90009" w:author="Claude" w:date="2026-10-20T00:00:00Z">
        <w:r>
          <w:delText xml:space="preserve">POSTULACIÓN DEL ACCIDENTE</w:delText>
        </w:r>
      </w:del>
      <w:ins w:id="90010" w:author="Claude" w:date="2026-10-20T00:00:00Z">
        <w:r>
          <w:t>ACCIDENTE POSTULADO</w:t>
        </w:r>
      </w:ins>
      <w:bookmarkEnd w:id="35"/>
      <w:bookmarkEnd w:id="72003"/>
    </w:p>
    <w:p w14:paraId="72D13AD9" w14:textId="1BC6EAEB" w:rsidR="0099613A" w:rsidRPr="0099613A" w:rsidRDefault="0099613A" w:rsidP="0099613A">
      <w:pPr>
        <w:spacing w:line="360" w:lineRule="auto"/>
      </w:pPr>
      <w:r>
        <w:t>Una vez analizada la idoneidad del conjunto reactor–embarcación y verificada su compatibilidad desde los puntos de vista de potencia y volumen, procede evaluar el comportamiento del sistema bajo condiciones accidentales representativas. Con este objetivo, en el presente apartado se postula un escenario de accidente que permita analizar de forma conservadora la respuesta del reactor KP-FHR integrado a bordo del buque, así como la eficacia de sus características de seguridad inherentes y pasivas.</w:t>
      </w:r>
    </w:p>
    <w:p w14:paraId="35D92761" w14:textId="45E7FF13" w:rsidR="003A27B0" w:rsidRPr="003A27B0" w:rsidRDefault="003A27B0" w:rsidP="003A27B0">
      <w:pPr>
        <w:spacing w:line="360" w:lineRule="auto"/>
        <w:rPr>
          <w:rFonts w:eastAsia="Times New Roman" w:cs="Times New Roman"/>
        </w:rPr>
      </w:pPr>
      <w:commentRangeStart w:id="89"/>
      <w:r>
        <w:rPr>
          <w:rFonts w:eastAsia="Times New Roman" w:cs="Times New Roman"/>
        </w:rPr>
        <w:t xml:space="preserve">Para la evaluación del comportamiento del reactor KP-FHR bajo condiciones accidentales </w:t>
      </w:r>
      <w:del w:id="90113" w:author="Claude" w:date="2026-10-20T00:00:00Z">
        <w:r>
          <w:rPr>
            <w:rFonts w:eastAsia="Times New Roman" w:cs="Times New Roman"/>
          </w:rPr>
          <w:delText xml:space="preserve">se ha seleccionado un accidente base de diseño representativo</w:delText>
        </w:r>
      </w:del>
      <w:ins w:id="90114" w:author="Claude" w:date="2026-10-20T00:00:00Z"/>
      <w:ins w:id="92252" w:author="Claude" w:date="2026-10-20T00:00:00Z">
        <w:r>
          <w:rPr>
            <w:rFonts w:eastAsia="Times New Roman" w:cs="Times New Roman"/>
          </w:rPr>
          <w:t>se ha seleccionado como accidente base de diseño representativo el analizado por Kairos Power en el ejemplo de aplicación de su metodología de término fuente mecanicista</w:t>
        </w:r>
      </w:ins>
      <w:sdt>
        <w:sdtPr>
          <w:id w:val="638016436"/>
          <w:citation/>
        </w:sdtPr>
        <w:sdtContent>
          <w:ins w:id="92251" w:author="Claude" w:date="2026-10-20T00:00:00Z">
            <w:r>
              <w:fldChar w:fldCharType="begin"/>
            </w:r>
            <w:r>
              <w:instrText xml:space="preserve"> CITATION Kai20 \l 3082 </w:instrText>
            </w:r>
            <w:r>
              <w:fldChar w:fldCharType="separate"/>
            </w:r>
            <w:r>
              <w:rPr>
                <w:noProof/>
              </w:rPr>
              <w:t xml:space="preserve"> [21]</w:t>
            </w:r>
            <w:r>
              <w:fldChar w:fldCharType="end"/>
            </w:r>
          </w:ins>
        </w:sdtContent>
      </w:sdt>
      <w:r>
        <w:rPr>
          <w:rFonts w:eastAsia="Times New Roman" w:cs="Times New Roman"/>
        </w:rPr>
        <w:t xml:space="preserve">, caracterizado por la pérdida total de los sistemas activos de alimentación eléctrica y de extracción de calor residual. Este escenario, comúnmente denominado Station Blackout (SBO), constituye uno de los eventos más exigentes desde el punto de vista de la seguridad, al suponer la indisponibilidad simultánea de los sistemas activos encargados de mantener las funciones fundamentales del reactor, y permite analizar de forma directa la eficacia de las características de seguridad inherentes y pasivas del diseño.</w:t>
      </w:r>
      <w:commentRangeEnd w:id="89"/>
      <w:r>
        <w:rPr>
          <w:rStyle w:val="Refdecomentario"/>
        </w:rPr>
        <w:commentReference w:id="89"/>
      </w:r>
    </w:p>
    <w:p w14:paraId="66C8835C" w14:textId="77777777" w:rsidR="003A27B0" w:rsidRPr="003A27B0" w:rsidRDefault="003A27B0" w:rsidP="003A27B0">
      <w:pPr>
        <w:spacing w:line="360" w:lineRule="auto"/>
        <w:rPr>
          <w:rFonts w:eastAsia="Times New Roman" w:cs="Times New Roman"/>
        </w:rPr>
      </w:pPr>
      <w:r>
        <w:rPr>
          <w:rFonts w:eastAsia="Times New Roman" w:cs="Times New Roman"/>
        </w:rPr>
        <w:t>El accidente se inicia con la pérdida completa del suministro eléctrico alterno, lo que conlleva la parada de los sistemas de refrigeración activos, de los sistemas de ventilación y de los equipos auxiliares asociados al control térmico y ambiental. Como consecuencia inmediata del evento iniciador, el reactor entra en condición de parada segura mediante la inserción automática de los elementos de parada, lo que provoca la detención de la reacción en cadena y la eliminación de la potencia de fisión. A partir de este momento, la única fuente de energía térmica en el sistema es el calor residual generado por la desintegración radiactiva de los productos de fisión presentes en el combustible.</w:t>
      </w:r>
    </w:p>
    <w:p w14:paraId="3564596F" w14:textId="77777777" w:rsidR="003A27B0" w:rsidRPr="003A27B0" w:rsidRDefault="003A27B0" w:rsidP="003A27B0">
      <w:pPr>
        <w:spacing w:line="360" w:lineRule="auto"/>
        <w:rPr>
          <w:rFonts w:eastAsia="Times New Roman" w:cs="Times New Roman"/>
        </w:rPr>
      </w:pPr>
      <w:r>
        <w:rPr>
          <w:rFonts w:eastAsia="Times New Roman" w:cs="Times New Roman"/>
        </w:rPr>
        <w:t>A diferencia de los reactores refrigerados por agua ligera, el diseño del KP-FHR presenta una elevada tolerancia a este tipo de transitorios gracias a la combinación de combustible TRISO, refrigerante de sales fundidas y operación a baja presión. El combustible TRISO, compuesto por partículas cerámicas multicapa, posee una capacidad demostrada para retener productos de fisión incluso a temperaturas muy superiores a las alcanzadas durante el accidente considerado. Como resultado, no se espera un incremento significativo del fallo del combustible ni una liberación relevante de productos de fisión desde el núcleo durante el transitorio.</w:t>
      </w:r>
    </w:p>
    <w:p w14:paraId="65C7B836" w14:textId="77777777" w:rsidR="003A27B0" w:rsidRPr="003A27B0" w:rsidRDefault="003A27B0" w:rsidP="003A27B0">
      <w:pPr>
        <w:spacing w:line="360" w:lineRule="auto"/>
        <w:rPr>
          <w:rFonts w:eastAsia="Times New Roman" w:cs="Times New Roman"/>
        </w:rPr>
      </w:pPr>
      <w:r>
        <w:rPr>
          <w:rFonts w:eastAsia="Times New Roman" w:cs="Times New Roman"/>
        </w:rPr>
        <w:t xml:space="preserve">Tras la pérdida de los sistemas activos de refrigeración, la evacuación del calor residual se realiza exclusivamente mediante el sistema pasivo de refrigeración de la vasija, conocido como RVACS. Este sistema actúa de forma automática, sin necesidad de alimentación eléctrica ni intervención del operador, permitiendo la transferencia de calor desde la vasija del reactor hacia el entorno mediante mecanismos de radiación y convección natural. La actuación del RVACS limita eficazmente el aumento de temperatura del combustible, del refrigerante </w:t>
      </w:r>
      <w:del w:id="90191" w:author="Claude" w:date="2026-10-20T00:00:00Z">
        <w:r>
          <w:rPr>
            <w:rFonts w:eastAsia="Times New Roman" w:cs="Times New Roman"/>
          </w:rPr>
          <w:delText xml:space="preserve">Flibe</w:delText>
        </w:r>
      </w:del>
      <w:ins w:id="90192" w:author="Claude" w:date="2026-10-20T00:00:00Z">
        <w:r>
          <w:rPr>
            <w:rFonts w:eastAsia="Times New Roman" w:cs="Times New Roman"/>
          </w:rPr>
          <w:t>FLiBe</w:t>
        </w:r>
      </w:ins>
      <w:r>
        <w:rPr>
          <w:rFonts w:eastAsia="Times New Roman" w:cs="Times New Roman"/>
        </w:rPr>
        <w:t xml:space="preserve"> y de las estructuras del reactor, manteniendo los valores térmicos dentro de márgenes amplios de seguridad y muy por debajo de los umbrales de degradación de los materiales.</w:t>
      </w:r>
    </w:p>
    <w:p w14:paraId="39F2D4FF" w14:textId="77777777" w:rsidR="003A27B0" w:rsidRPr="003A27B0" w:rsidRDefault="003A27B0" w:rsidP="003A27B0">
      <w:pPr>
        <w:spacing w:line="360" w:lineRule="auto"/>
        <w:rPr>
          <w:rFonts w:eastAsia="Times New Roman" w:cs="Times New Roman"/>
        </w:rPr>
      </w:pPr>
      <w:r>
        <w:rPr>
          <w:rFonts w:eastAsia="Times New Roman" w:cs="Times New Roman"/>
        </w:rPr>
        <w:t xml:space="preserve">Durante el transitorio accidental, el comportamiento del refrigerante </w:t>
      </w:r>
      <w:del w:id="90193" w:author="Claude" w:date="2026-10-20T00:00:00Z">
        <w:r>
          <w:rPr>
            <w:rFonts w:eastAsia="Times New Roman" w:cs="Times New Roman"/>
          </w:rPr>
          <w:delText xml:space="preserve">Flibe</w:delText>
        </w:r>
      </w:del>
      <w:ins w:id="90194" w:author="Claude" w:date="2026-10-20T00:00:00Z">
        <w:r>
          <w:rPr>
            <w:rFonts w:eastAsia="Times New Roman" w:cs="Times New Roman"/>
          </w:rPr>
          <w:t>FLiBe</w:t>
        </w:r>
      </w:ins>
      <w:r>
        <w:rPr>
          <w:rFonts w:eastAsia="Times New Roman" w:cs="Times New Roman"/>
        </w:rPr>
        <w:t xml:space="preserve"> resulta especialmente relevante desde el punto de vista de la seguridad. El </w:t>
      </w:r>
      <w:del w:id="90195" w:author="Claude" w:date="2026-10-20T00:00:00Z">
        <w:r>
          <w:rPr>
            <w:rFonts w:eastAsia="Times New Roman" w:cs="Times New Roman"/>
          </w:rPr>
          <w:delText xml:space="preserve">Flibe</w:delText>
        </w:r>
      </w:del>
      <w:ins w:id="90196" w:author="Claude" w:date="2026-10-20T00:00:00Z">
        <w:r>
          <w:rPr>
            <w:rFonts w:eastAsia="Times New Roman" w:cs="Times New Roman"/>
          </w:rPr>
          <w:t>FLiBe</w:t>
        </w:r>
      </w:ins>
      <w:r>
        <w:rPr>
          <w:rFonts w:eastAsia="Times New Roman" w:cs="Times New Roman"/>
        </w:rPr>
        <w:t xml:space="preserve"> opera a presión cercana a la atmosférica, lo que elimina el riesgo de despresurizaciones rápidas o de pérdidas súbitas de refrigerante. Además, presenta una elevada estabilidad química y una notable capacidad para disolver y retener productos de fisión, actuando como una barrera adicional frente a la liberación de radionucleidos. En las condiciones del accidente considerado, el refrigerante no alcanza temperaturas próximas a su punto de ebullición, por lo que no se producen fenómenos de ebullición ni arrastre significativo de material radiactivo.</w:t>
      </w:r>
    </w:p>
    <w:p w14:paraId="33E20B43" w14:textId="77777777" w:rsidR="003A27B0" w:rsidRPr="003A27B0" w:rsidRDefault="003A27B0" w:rsidP="003A27B0">
      <w:pPr>
        <w:spacing w:line="360" w:lineRule="auto"/>
        <w:rPr>
          <w:rFonts w:eastAsia="Times New Roman" w:cs="Times New Roman"/>
        </w:rPr>
      </w:pPr>
      <w:commentRangeStart w:id="91"/>
      <w:r>
        <w:rPr>
          <w:rFonts w:eastAsia="Times New Roman" w:cs="Times New Roman"/>
        </w:rPr>
        <w:t xml:space="preserve">La liberación de radionucleidos durante el accidente está dominada por procesos de desorción desde superficies estructurales y, en menor medida, por la transferencia de especies volátiles desde el </w:t>
      </w:r>
      <w:del w:id="90197" w:author="Claude" w:date="2026-10-20T00:00:00Z">
        <w:r>
          <w:rPr>
            <w:rFonts w:eastAsia="Times New Roman" w:cs="Times New Roman"/>
          </w:rPr>
          <w:delText xml:space="preserve">Flibe</w:delText>
        </w:r>
      </w:del>
      <w:ins w:id="90198" w:author="Claude" w:date="2026-10-20T00:00:00Z">
        <w:r>
          <w:rPr>
            <w:rFonts w:eastAsia="Times New Roman" w:cs="Times New Roman"/>
          </w:rPr>
          <w:t>FLiBe</w:t>
        </w:r>
      </w:ins>
      <w:r>
        <w:rPr>
          <w:rFonts w:eastAsia="Times New Roman" w:cs="Times New Roman"/>
        </w:rPr>
        <w:t xml:space="preserve"> hacia el gas de cobertura del sistema. Entre los radionucleidos potencialmente liberados, el tritio desempeña un papel predominante debido a su naturaleza móvil y a su generación como producto de activación durante la operación normal del reactor. En el análisis del accidente se adoptan hipótesis conservadoras, suponiendo una liberación rápida y directa del tritio al gas de cobertura y, posteriormente, al edificio del reactor.</w:t>
      </w:r>
      <w:commentRangeEnd w:id="91"/>
      <w:r>
        <w:rPr>
          <w:rStyle w:val="Refdecomentario"/>
        </w:rPr>
        <w:commentReference w:id="91"/>
      </w:r>
    </w:p>
    <w:p w14:paraId="01D6CDE7" w14:textId="77777777" w:rsidR="003A27B0" w:rsidRPr="003A27B0" w:rsidRDefault="003A27B0" w:rsidP="003A27B0">
      <w:pPr>
        <w:spacing w:line="360" w:lineRule="auto"/>
        <w:rPr>
          <w:rFonts w:eastAsia="Times New Roman" w:cs="Times New Roman"/>
        </w:rPr>
      </w:pPr>
      <w:r>
        <w:rPr>
          <w:rFonts w:eastAsia="Times New Roman" w:cs="Times New Roman"/>
        </w:rPr>
        <w:t>Una vez que los radionucleidos alcanzan el edificio del reactor, se asume que la retención adicional es mínima, considerándose únicamente fugas pasivas hacia el exterior bajo condiciones conservadoras. No se acredita la actuación de sistemas de ventilación, filtrado ni limpieza atmosférica, lo que incrementa deliberadamente la cantidad de material liberado al entorno y proporciona un margen de seguridad adicional en la evaluación del impacto radiológico. Este enfoque permite analizar el comportamiento del sistema bajo condiciones desfavorables, reforzando la robustez de las conclusiones obtenidas.</w:t>
      </w:r>
    </w:p>
    <w:p w14:paraId="28A5D21D" w14:textId="77777777" w:rsidR="003A27B0" w:rsidRPr="003A27B0" w:rsidRDefault="003A27B0" w:rsidP="003A27B0">
      <w:pPr>
        <w:spacing w:line="360" w:lineRule="auto"/>
        <w:rPr>
          <w:rFonts w:eastAsia="Times New Roman" w:cs="Times New Roman"/>
        </w:rPr>
      </w:pPr>
      <w:r>
        <w:rPr>
          <w:rFonts w:eastAsia="Times New Roman" w:cs="Times New Roman"/>
        </w:rPr>
        <w:t xml:space="preserve">El impacto radiológico del accidente se evalúa en términos de dosis efectiva total equivalente tanto en el límite del área de exclusión como en la zona de baja densidad de población, considerando tanto las primeras horas tras el inicio del evento como la dosis acumulada a lo largo de un periodo prolongado. </w:t>
      </w:r>
      <w:del w:id="90115" w:author="Claude" w:date="2026-10-20T00:00:00Z">
        <w:r>
          <w:rPr>
            <w:rFonts w:eastAsia="Times New Roman" w:cs="Times New Roman"/>
          </w:rPr>
          <w:delText xml:space="preserve">Los resultados obtenidos muestran</w:delText>
        </w:r>
      </w:del>
      <w:ins w:id="90116" w:author="Claude" w:date="2026-10-20T00:00:00Z"/>
      <w:ins w:id="92254" w:author="Claude" w:date="2026-10-20T00:00:00Z">
        <w:r>
          <w:rPr>
            <w:rFonts w:eastAsia="Times New Roman" w:cs="Times New Roman"/>
          </w:rPr>
          <w:t>En el cálculo de ejemplo de Kairos Power</w:t>
        </w:r>
      </w:ins>
      <w:sdt>
        <w:sdtPr>
          <w:id w:val="283336782"/>
          <w:citation/>
        </w:sdtPr>
        <w:sdtContent>
          <w:ins w:id="92253"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55" w:author="Claude" w:date="2026-10-20T00:00:00Z">
        <w:r>
          <w:rPr>
            <w:rFonts w:eastAsia="Times New Roman" w:cs="Times New Roman"/>
          </w:rPr>
          <w:t>, los resultados muestran</w:t>
        </w:r>
      </w:ins>
      <w:r>
        <w:rPr>
          <w:rFonts w:eastAsia="Times New Roman" w:cs="Times New Roman"/>
        </w:rPr>
        <w:t xml:space="preserve"> que las dosis calculadas se mantienen ampliamente por debajo de los límites regulatorios aplicables a accidentes base de diseño. La contribución dominante a la dosis corresponde al tritio, mientras que la aportación del resto de productos de fisión resulta significativamente menor, reflejo de la elevada capacidad de retención del combustible TRISO y del refrigerante </w:t>
      </w:r>
      <w:del w:id="90199" w:author="Claude" w:date="2026-10-20T00:00:00Z">
        <w:r>
          <w:rPr>
            <w:rFonts w:eastAsia="Times New Roman" w:cs="Times New Roman"/>
          </w:rPr>
          <w:delText xml:space="preserve">Flibe</w:delText>
        </w:r>
      </w:del>
      <w:ins w:id="90200" w:author="Claude" w:date="2026-10-20T00:00:00Z">
        <w:r>
          <w:rPr>
            <w:rFonts w:eastAsia="Times New Roman" w:cs="Times New Roman"/>
          </w:rPr>
          <w:t>FLiBe</w:t>
        </w:r>
      </w:ins>
      <w:r>
        <w:rPr>
          <w:rFonts w:eastAsia="Times New Roman" w:cs="Times New Roman"/>
        </w:rPr>
        <w:t xml:space="preserve">.</w:t>
      </w:r>
    </w:p>
    <w:p w14:paraId="7C7A690B" w14:textId="77777777" w:rsidR="003A27B0" w:rsidRPr="003A27B0" w:rsidRDefault="003A27B0" w:rsidP="003A27B0">
      <w:pPr>
        <w:spacing w:line="360" w:lineRule="auto"/>
        <w:rPr>
          <w:rFonts w:eastAsia="Times New Roman" w:cs="Times New Roman"/>
        </w:rPr>
      </w:pPr>
      <w:r>
        <w:rPr>
          <w:rFonts w:eastAsia="Times New Roman" w:cs="Times New Roman"/>
        </w:rPr>
        <w:t>Es importante destacar que el análisis del accidente incorpora múltiples hipótesis conservadoras, incluyendo inventarios máximos acumulados de radionucleidos, liberaciones instantáneas y la ausencia de créditos por sistemas de mitigación adicionales. Estas suposiciones conducen a una sobreestimación intencionada de las consecuencias radiológicas, garantizando que los resultados obtenidos representen un escenario límite dentro del marco de diseño considerado.</w:t>
      </w:r>
    </w:p>
    <w:p w14:paraId="7F1CB8EA" w14:textId="77777777" w:rsidR="003A27B0" w:rsidRPr="003A27B0" w:rsidRDefault="003A27B0" w:rsidP="003A27B0">
      <w:pPr>
        <w:spacing w:line="360" w:lineRule="auto"/>
        <w:rPr>
          <w:rFonts w:eastAsia="Times New Roman" w:cs="Times New Roman"/>
        </w:rPr>
      </w:pPr>
      <w:r>
        <w:rPr>
          <w:rFonts w:eastAsia="Times New Roman" w:cs="Times New Roman"/>
        </w:rPr>
        <w:t>En conjunto, la descripción del accidente base de diseño pone de manifiesto la elevada robustez del reactor KP-FHR frente a transitorios severos. La combinación de seguridad inherente, sistemas pasivos de evacuación de calor y un enfoque de contención funcional permite mantener la integridad del núcleo y limitar de forma efectiva la liberación de material radiactivo al entorno, incluso bajo condiciones de pérdida total de potencia eléctrica. Este comportamiento respalda la idoneidad del KP-FHR como tecnología avanzada con un alto nivel de seguridad pasiva, coherente con los objetivos de diseño de los reactores de cuarta generación.</w:t>
      </w:r>
    </w:p>
    <w:p w14:paraId="0579A6E1" w14:textId="63541669" w:rsidR="00B90F59" w:rsidRDefault="00B90F59">
      <w:r>
        <w:br w:type="page"/>
      </w:r>
    </w:p>
    <w:p>
      <w:pPr>
        <w:pStyle w:val="Ttulo2"/>
        <w:rPr>
          <w:ins w:id="90751" w:author="Claude" w:date="2026-10-20T00:00:00Z"/>
        </w:rPr>
      </w:pPr>
      <w:ins w:id="90752" w:author="Claude" w:date="2026-10-20T00:00:00Z">
        <w:r>
          <w:t>Escenarios analizados</w:t>
        </w:r>
      </w:ins>
    </w:p>
    <w:p>
      <w:pPr>
        <w:spacing w:line="360" w:lineRule="auto"/>
        <w:rPr>
          <w:ins w:id="90753" w:author="Claude" w:date="2026-10-20T00:00:00Z"/>
        </w:rPr>
      </w:pPr>
      <w:ins w:id="90754" w:author="Claude" w:date="2026-10-20T00:00:00Z">
        <w:r>
          <w:t xml:space="preserve">A partir del accidente descrito, y en coherencia con los criterios del capítulo </w:t>
        </w:r>
        <w:r>
          <w:fldChar w:fldCharType="begin"/>
        </w:r>
        <w:r>
          <w:instrText xml:space="preserve"> REF _RefCap_marco \r \h </w:instrText>
        </w:r>
        <w:r>
          <w:fldChar w:fldCharType="separate"/>
        </w:r>
        <w:r>
          <w:t>?</w:t>
        </w:r>
        <w:r>
          <w:fldChar w:fldCharType="end"/>
        </w:r>
        <w:r>
          <w:t>, se definen dos escenarios para el cálculo de las zonas:</w:t>
        </w:r>
      </w:ins>
    </w:p>
    <w:p>
      <w:pPr>
        <w:numPr>
          <w:ilvl w:val="0"/>
          <w:numId w:val="10"/>
        </w:numPr>
        <w:spacing w:line="360" w:lineRule="auto"/>
        <w:rPr>
          <w:ins w:id="90755" w:author="Claude" w:date="2026-10-20T00:00:00Z"/>
        </w:rPr>
      </w:pPr>
      <w:ins w:id="90756" w:author="Claude" w:date="2026-10-20T00:00:00Z">
        <w:r>
          <w:rPr>
            <w:b/>
            <w:bCs/>
          </w:rPr>
          <w:t xml:space="preserve">E1, accidente base de diseño. </w:t>
        </w:r>
        <w:r>
          <w:t>Pérdida total de suministro eléctrico con evacuación del calor residual por el RVACS, tal como se ha descrito, con las barreras de retención del edificio del reactor operativas. Se emplea para comprobar el diseño frente a los criterios de emplazamiento (250 mSv en el EAB y en la LPZ) y para dimensionar la zona de planificación.</w:t>
        </w:r>
      </w:ins>
    </w:p>
    <w:p>
      <w:pPr>
        <w:numPr>
          <w:ilvl w:val="0"/>
          <w:numId w:val="10"/>
        </w:numPr>
        <w:spacing w:line="360" w:lineRule="auto"/>
        <w:rPr>
          <w:ins w:id="90757" w:author="Claude" w:date="2026-10-20T00:00:00Z"/>
        </w:rPr>
      </w:pPr>
      <w:ins w:id="90758" w:author="Claude" w:date="2026-10-20T00:00:00Z">
        <w:r>
          <w:rPr>
            <w:b/>
            <w:bCs/>
          </w:rPr>
          <w:t xml:space="preserve">E2, escenario envolvente. </w:t>
        </w:r>
        <w:r>
          <w:t>Mismo término fuente que E1, pero suponiendo que el recinto del reactor pierde su capacidad de retención, por ejemplo por una colisión durante la maniobra en puerto, de modo que no se acredita atenuación en el edificio. Se emplea para dimensionar las zonas de medidas urgentes (evacuación y confinamiento).</w:t>
        </w:r>
      </w:ins>
    </w:p>
    <w:p>
      <w:pPr>
        <w:spacing w:line="360" w:lineRule="auto"/>
        <w:rPr>
          <w:ins w:id="90759" w:author="Claude" w:date="2026-10-20T00:00:00Z"/>
        </w:rPr>
      </w:pPr>
      <w:ins w:id="90760" w:author="Claude" w:date="2026-10-20T00:00:00Z"/>
      <w:ins w:id="92257" w:author="Claude" w:date="2026-10-20T00:00:00Z">
        <w:r>
          <w:t>Como referencia del orden de magnitud esperable, en el cálculo de ejemplo de Kairos Power para el escenario E1 la dosis TEDE en un EAB situado a 335 m fue de 7,2 mSv (0,716 rem), muy por debajo del criterio de 250 mSv, y el 98 % de esa dosis se debió al tritio</w:t>
        </w:r>
      </w:ins>
      <w:sdt>
        <w:sdtPr>
          <w:id w:val="1342390070"/>
          <w:citation/>
        </w:sdtPr>
        <w:sdtContent>
          <w:ins w:id="92256"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58" w:author="Claude" w:date="2026-10-20T00:00:00Z">
        <w:r>
          <w:t>.</w:t>
        </w:r>
      </w:ins>
    </w:p>
    <w:p w14:paraId="548F0888" w14:textId="564D5185" w:rsidR="00B90F59" w:rsidRDefault="00B90F59" w:rsidP="00B90F59">
      <w:pPr>
        <w:pStyle w:val="Ttulo1"/>
      </w:pPr>
      <w:bookmarkStart w:id="72004" w:name="_RefCap_lib"/>
      <w:bookmarkStart w:id="36" w:name="_Toc221055544"/>
      <w:del w:id="90011" w:author="Claude" w:date="2026-10-20T00:00:00Z">
        <w:r>
          <w:delText xml:space="preserve">LIBERACIÓN DE ISOTOPOS AL MEDIO</w:delText>
        </w:r>
      </w:del>
      <w:ins w:id="90012" w:author="Claude" w:date="2026-10-20T00:00:00Z">
        <w:r>
          <w:t>TÉRMINO FUENTE: LIBERACIÓN DE RADIONUCLEIDOS</w:t>
        </w:r>
      </w:ins>
      <w:bookmarkEnd w:id="36"/>
      <w:bookmarkEnd w:id="72004"/>
    </w:p>
    <w:p w14:paraId="788BA869" w14:textId="77777777" w:rsidR="00973277" w:rsidRPr="00EF3B14" w:rsidRDefault="00973277" w:rsidP="00EF3B14">
      <w:pPr>
        <w:spacing w:line="360" w:lineRule="auto"/>
      </w:pPr>
      <w:r>
        <w:t>Una vez determinado el escenario accidental de referencia, se procede a establecer el modelo de liberación de radionucleidos con el objetivo de definir el inventario isotópico inicial que servirá como archivo NIF de entrada para el código RADTRAD.</w:t>
      </w:r>
    </w:p>
    <w:p w14:paraId="20C8B60A" w14:textId="77777777" w:rsidR="00973277" w:rsidRDefault="00973277" w:rsidP="00EF3B14">
      <w:pPr>
        <w:spacing w:line="360" w:lineRule="auto"/>
      </w:pPr>
      <w:r>
        <w:t xml:space="preserve">La caracterización de dicha liberación constituye un paso clave en el análisis de consecuencias radiológicas, ya que permite traducir el comportamiento físico del sistema bajo condiciones accidentales en </w:t>
      </w:r>
      <w:del w:id="90165" w:author="Claude" w:date="2026-10-20T00:00:00Z">
        <w:r>
          <w:delText xml:space="preserve">una fuente término isotópica representativa y conservadora</w:delText>
        </w:r>
      </w:del>
      <w:ins w:id="90166" w:author="Claude" w:date="2026-10-20T00:00:00Z">
        <w:r>
          <w:t>un término fuente isotópico representativo y conservador</w:t>
        </w:r>
      </w:ins>
      <w:r>
        <w:t xml:space="preserve">. Para ello, se parte del inventario isotópico del combustible en condiciones de equilibrio, que se considera disponible para su liberación al entorno siguiendo las hipótesis asociadas al accidente postulado.</w:t>
      </w:r>
    </w:p>
    <w:p w14:paraId="6B0C2430" w14:textId="3C74C5F4" w:rsidR="006C6E21" w:rsidRPr="00EF3B14" w:rsidRDefault="006C6E21" w:rsidP="006C6E21">
      <w:pPr>
        <w:pStyle w:val="Ttulo2"/>
      </w:pPr>
      <w:bookmarkStart w:id="37" w:name="_Toc221055545"/>
      <w:del w:id="90035" w:author="Claude" w:date="2026-10-20T00:00:00Z">
        <w:r>
          <w:delText xml:space="preserve">Determinación del isotópico en el núcleo</w:delText>
        </w:r>
      </w:del>
      <w:ins w:id="90036" w:author="Claude" w:date="2026-10-20T00:00:00Z">
        <w:r>
          <w:t>Determinación del inventario isotópico del núcleo</w:t>
        </w:r>
      </w:ins>
      <w:bookmarkEnd w:id="37"/>
    </w:p>
    <w:p w14:paraId="4EFC54B4" w14:textId="77777777" w:rsidR="00973277" w:rsidRPr="00EF3B14" w:rsidRDefault="00973277" w:rsidP="00EF3B14">
      <w:pPr>
        <w:spacing w:line="360" w:lineRule="auto"/>
      </w:pPr>
      <w:r>
        <w:t>En el presente trabajo, la liberación de isótopos se modela mediante un enfoque simplificado y envolvente, adecuado para estudios preliminares, en el que se definen de forma explícita las hipótesis relativas a la homogeneidad del inventario, los mecanismos de liberación y los caminos de transporte hasta el exterior. El resultado de este proceso es la obtención del archivo NIF, que constituye el isotópico de partida empleado por RADTRAD para la evaluación de dosis y consecuencias radiológicas asociadas al accidente considerado.</w:t>
      </w:r>
    </w:p>
    <w:p w14:paraId="3F56AF0A" w14:textId="0D99A6A2" w:rsidR="00973277" w:rsidRDefault="00973277" w:rsidP="00EF3B14">
      <w:pPr>
        <w:spacing w:line="360" w:lineRule="auto"/>
      </w:pPr>
      <w:r>
        <w:t>Para la definición del inventario isotópico de referencia se parte de las concentraciones en equilibrio en el núcleo, obtenidas a partir de la documentación técnica proporcionada por Kairos Power</w:t>
      </w:r>
      <w:sdt>
        <w:sdtPr>
          <w:id w:val="462629601"/>
          <w:citation/>
        </w:sdtPr>
        <w:sdtContent>
          <w:r>
            <w:fldChar w:fldCharType="begin"/>
          </w:r>
          <w:r>
            <w:instrText xml:space="preserve"> CITATION Kai \l 3082 </w:instrText>
          </w:r>
          <w:r>
            <w:fldChar w:fldCharType="separate"/>
          </w:r>
          <w:r>
            <w:rPr>
              <w:noProof/>
            </w:rPr>
            <w:t xml:space="preserve"> [29]</w:t>
          </w:r>
          <w:r>
            <w:fldChar w:fldCharType="end"/>
          </w:r>
        </w:sdtContent>
      </w:sdt>
      <w:r>
        <w:t xml:space="preserve"> para el reactor KP-FHR. Dicho documento recoge las densidades isotópicas en estado estacionario correspondientes a distintas secciones axiales y radiales del núcleo.</w:t>
      </w:r>
    </w:p>
    <w:p w14:paraId="2987E654" w14:textId="4F16ACB4" w:rsidR="00C97134" w:rsidRPr="00C97134" w:rsidRDefault="00C97134" w:rsidP="00C97134">
      <w:pPr>
        <w:spacing w:line="360" w:lineRule="auto"/>
      </w:pPr>
      <w:r>
        <w:t>De entre las secciones disponibles en la documentación de Kairos Power, se selecciona como referencia la correspondiente a Axial Zone #6, Radial Zone #1, la cual se asume representativa del comportamiento medio del combustible en condiciones de equilibrio. A partir de esta sección, se considera que todo el combustible del núcleo presenta una composición isotópica homogénea y constante, hipótesis adoptada con el fin de simplificar la definición del inventario fuente empleado en el análisis de consecuencias radiológicas.</w:t>
      </w:r>
    </w:p>
    <w:p w14:paraId="41C7D9C5" w14:textId="654E38FD" w:rsidR="00C97134" w:rsidRPr="00C97134" w:rsidRDefault="00C97134" w:rsidP="00C97134">
      <w:pPr>
        <w:spacing w:line="360" w:lineRule="auto"/>
      </w:pPr>
      <w:r>
        <w:t xml:space="preserve">La elección de dicha sección se justifica por su ubicación central en el núcleo, donde se ha comprobado que las concentraciones isotópicas alcanzan valores máximos en comparación con otras zonas axiales y radiales. En consecuencia, la extrapolación de este isotópico a la totalidad del combustible introduce un sesgo conservador, al sobreestimar de forma intencionada el inventario disponible para su eventual liberación durante el accidente </w:t>
      </w:r>
      <w:r>
        <w:t xml:space="preserve">postulado. En la </w:t>
      </w:r>
      <w:r>
        <w:fldChar w:fldCharType="begin"/>
      </w:r>
      <w:r>
        <w:instrText xml:space="preserve"> REF _Ref220925348 \h </w:instrText>
      </w:r>
      <w:r>
        <w:fldChar w:fldCharType="separate"/>
      </w:r>
      <w:r>
        <w:t xml:space="preserve">Figura 5</w:t>
      </w:r>
      <w:r>
        <w:rPr>
          <w:noProof/>
        </w:rPr>
        <w:t/>
      </w:r>
      <w:r>
        <w:fldChar w:fldCharType="end"/>
      </w:r>
      <w:r>
        <w:t xml:space="preserve"> se muestra esquemáticamente la sección axial y radial seleccionada como referencia para la definición del isotópico de partida.</w:t>
      </w:r>
    </w:p>
    <w:p w14:paraId="49E783AC" w14:textId="655011CE" w:rsidR="00CC3784" w:rsidRPr="00EF3B14" w:rsidRDefault="00CC3784" w:rsidP="00C97134">
      <w:pPr>
        <w:spacing w:line="360" w:lineRule="auto"/>
      </w:pPr>
      <w:r>
        <w:rPr>
          <w:noProof/>
        </w:rPr>
        <w:drawing>
          <wp:anchor distT="0" distB="0" distL="114300" distR="114300" simplePos="0" relativeHeight="251694080" behindDoc="0" locked="0" layoutInCell="1" allowOverlap="1" wp14:anchorId="2C49BFBD" wp14:editId="60B91761">
            <wp:simplePos x="0" y="0"/>
            <wp:positionH relativeFrom="margin">
              <wp:align>right</wp:align>
            </wp:positionH>
            <wp:positionV relativeFrom="paragraph">
              <wp:posOffset>2639500</wp:posOffset>
            </wp:positionV>
            <wp:extent cx="2197100" cy="4173220"/>
            <wp:effectExtent l="0" t="0" r="0" b="0"/>
            <wp:wrapSquare wrapText="bothSides"/>
            <wp:docPr id="29356636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7352" b="8205"/>
                    <a:stretch>
                      <a:fillRect/>
                    </a:stretch>
                  </pic:blipFill>
                  <pic:spPr bwMode="auto">
                    <a:xfrm>
                      <a:off x="0" y="0"/>
                      <a:ext cx="2197100" cy="417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A partir de este inventario isotópico de referencia, se elabora la </w:t>
      </w:r>
      <w:r>
        <w:fldChar w:fldCharType="begin"/>
      </w:r>
      <w:r>
        <w:instrText xml:space="preserve"> REF _Ref220925430 \h </w:instrText>
      </w:r>
      <w:r>
        <w:fldChar w:fldCharType="separate"/>
      </w:r>
      <w:r>
        <w:t xml:space="preserve">Tabla 13</w:t>
      </w:r>
      <w:r>
        <w:rPr>
          <w:noProof/>
        </w:rPr>
        <w:t/>
      </w:r>
      <w:r>
        <w:fldChar w:fldCharType="end"/>
      </w:r>
      <w:r>
        <w:t xml:space="preserve"> en la que se recogen exclusivamente los isótopos </w:t>
      </w:r>
      <w:del w:id="90117" w:author="Claude" w:date="2026-10-20T00:00:00Z">
        <w:r>
          <w:delText xml:space="preserve">radioactivos</w:delText>
        </w:r>
      </w:del>
      <w:ins w:id="90118" w:author="Claude" w:date="2026-10-20T00:00:00Z">
        <w:r>
          <w:t>radiactivos</w:t>
        </w:r>
      </w:ins>
      <w:r>
        <w:t xml:space="preserve"> relevantes, seleccionados dentro del conjunto total de isótopos presentes en el combustible. Dicha selección se realiza atendiendo a su contribución efectiva a la radiación y a las consecuencias dosimétricas, de modo que únicamente se consideran aquellos radionucleidos que influyen de forma significativa en </w:t>
      </w:r>
      <w:del w:id="90167" w:author="Claude" w:date="2026-10-20T00:00:00Z">
        <w:r>
          <w:delText xml:space="preserve">la fuente término empleada</w:delText>
        </w:r>
      </w:del>
      <w:ins w:id="90168" w:author="Claude" w:date="2026-10-20T00:00:00Z">
        <w:r>
          <w:t>el término fuente empleado</w:t>
        </w:r>
      </w:ins>
      <w:r>
        <w:t xml:space="preserve"> por RADTRAD. Esta simplificación permite centrar el análisis en los isótopos dominantes desde el punto de vista radiológico, sin pérdida de representatividad en la estimación de dosis.</w:t>
      </w:r>
    </w:p>
    <w:p xmlns:ns17="urn:tmp" w14:paraId="39939591" w14:textId="73DB245B" w:rsidR="00CC3784" w:rsidRDefault="00C3551E" w:rsidP="00CC3784">
      <w:pPr>
        <w:pStyle w:val="Descripcin"/>
        <w:keepNext/>
      </w:pPr>
      <w:commentRangeStart w:id="90"/>
      <w:bookmarkStart w:id="38" w:name="_Ref220925430"/>
      <w:r>
        <w:rPr>
          <w:noProof/>
        </w:rPr>
        <mc:AlternateContent>
          <mc:Choice Requires="wps">
            <w:drawing>
              <wp:anchor distT="0" distB="0" distL="114300" distR="114300" simplePos="0" relativeHeight="251696128" behindDoc="0" locked="0" layoutInCell="1" allowOverlap="1" wp14:anchorId="0DC0F142" wp14:editId="247AD239">
                <wp:simplePos x="0" y="0"/>
                <wp:positionH relativeFrom="column">
                  <wp:posOffset>3757930</wp:posOffset>
                </wp:positionH>
                <wp:positionV relativeFrom="paragraph">
                  <wp:posOffset>4752340</wp:posOffset>
                </wp:positionV>
                <wp:extent cx="2479040" cy="635"/>
                <wp:effectExtent l="0" t="0" r="0" b="635"/>
                <wp:wrapSquare wrapText="bothSides"/>
                <wp:docPr id="63590086" name="Cuadro de texto 1"/>
                <wp:cNvGraphicFramePr/>
                <a:graphic xmlns:a="http://schemas.openxmlformats.org/drawingml/2006/main">
                  <a:graphicData uri="http://schemas.microsoft.com/office/word/2010/wordprocessingShape">
                    <wps:wsp>
                      <wps:cNvSpPr txBox="1"/>
                      <wps:spPr>
                        <a:xfrm>
                          <a:off x="0" y="0"/>
                          <a:ext cx="2479040" cy="635"/>
                        </a:xfrm>
                        <a:prstGeom prst="rect">
                          <a:avLst/>
                        </a:prstGeom>
                        <a:solidFill>
                          <a:prstClr val="white"/>
                        </a:solidFill>
                        <a:ln>
                          <a:noFill/>
                        </a:ln>
                      </wps:spPr>
                      <wps:txbx>
                        <w:txbxContent>
                          <w:p xmlns:ns16="urn:tmp" w14:paraId="36F78229" w14:textId="5002E1CD" w:rsidR="00C3551E" w:rsidRPr="00703869" w:rsidRDefault="00C3551E" w:rsidP="00C3551E">
                            <w:pPr>
                              <w:pStyle w:val="Descripcin"/>
                              <w:rPr>
                                <w:noProof/>
                                <w:sz w:val="22"/>
                                <w:szCs w:val="22"/>
                              </w:rPr>
                            </w:pPr>
                            <w:bookmarkStart w:id="39" w:name="_Ref220925348"/>
                            <w:r>
                              <w:t xml:space="preserve">Figura </w:t>
                            </w:r>
                            <w:fldSimple w:instr=" SEQ Figura \* ARABIC ">
                              <w:r>
                                <w:rPr>
                                  <w:noProof/>
                                </w:rPr>
                                <w:t>5</w:t>
                              </w:r>
                            </w:fldSimple>
                            <w:bookmarkEnd w:id="39"/>
                            <w:r>
                              <w:t>: Sección de elemento de referencia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C0F142" id="_x0000_s1035" type="#_x0000_t202" style="position:absolute;left:0;text-align:left;margin-left:295.9pt;margin-top:374.2pt;width:195.2pt;height:.05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" stroked="f">
                <v:textbox style="mso-fit-shape-to-text:t" inset="0,0,0,0">
                  <w:txbxContent>
                    <w:p w14:paraId="36F78229" w14:textId="5002E1CD" w:rsidR="00C3551E" w:rsidRPr="00703869" w:rsidRDefault="00C3551E" w:rsidP="00C3551E">
                      <w:pPr>
                        <w:pStyle w:val="Descripcin"/>
                        <w:rPr>
                          <w:noProof/>
                          <w:sz w:val="22"/>
                          <w:szCs w:val="22"/>
                        </w:rPr>
                      </w:pPr>
                      <w:bookmarkStart w:id="40" w:name="_Ref220925348"/>
                      <w:r>
                        <w:t xml:space="preserve">Figura </w:t>
                      </w:r>
                      <w:fldSimple w:instr=" SEQ Figura \* ARABIC ">
                        <w:r>
                          <w:rPr>
                            <w:noProof/>
                          </w:rPr>
                          <w:t>5</w:t>
                        </w:r>
                      </w:fldSimple>
                      <w:bookmarkEnd w:id="40"/>
                      <w:r>
                        <w:t>: Sección de elemento de referencia</w:t>
                      </w:r>
                    </w:p>
                  </w:txbxContent>
                </v:textbox>
                <w10:wrap type="square"/>
              </v:shape>
            </w:pict>
          </mc:Fallback>
        </mc:AlternateContent>
      </w:r>
      <w:r>
        <w:t xml:space="preserve">Tabla </w:t>
      </w:r>
      <w:fldSimple w:instr=" SEQ Tabla \* ARABIC ">
        <w:r>
          <w:rPr>
            <w:noProof/>
          </w:rPr>
          <w:t>13</w:t>
        </w:r>
      </w:fldSimple>
      <w:bookmarkEnd w:id="38"/>
      <w:r>
        <w:t xml:space="preserve">: </w:t>
      </w:r>
      <w:del w:id="90041" w:author="Claude" w:date="2026-10-20T00:00:00Z">
        <w:r>
          <w:delText xml:space="preserve">Concentración de isótopos radioactivos en el elemento</w:delText>
        </w:r>
      </w:del>
      <w:ins w:id="90042" w:author="Claude" w:date="2026-10-20T00:00:00Z">
        <w:r>
          <w:t>Concentración de isótopos radiactivos en el elemento de referencia</w:t>
        </w:r>
      </w:ins>
      <w:commentRangeEnd w:id="90"/>
      <w:r>
        <w:rPr>
          <w:rStyle w:val="Refdecomentario"/>
        </w:rPr>
        <w:commentReference w:id="90"/>
      </w:r>
    </w:p>
    <w:tbl>
      <w:tblPr>
        <w:tblW w:w="5556" w:type="dxa"/>
        <w:tblCellMar>
          <w:left w:w="70" w:type="dxa"/>
          <w:right w:w="70" w:type="dxa"/>
        </w:tblCellMar>
        <w:tblLook w:val="04A0" w:firstRow="1" w:lastRow="0" w:firstColumn="1" w:lastColumn="0" w:noHBand="0" w:noVBand="1"/>
      </w:tblPr>
      <w:tblGrid>
        <w:gridCol w:w="1196"/>
        <w:gridCol w:w="1524"/>
        <w:gridCol w:w="1196"/>
        <w:gridCol w:w="1640"/>
      </w:tblGrid>
      <w:tr w:rsidR="00CC3784" w:rsidRPr="00CC3784" w14:paraId="707BE6C2" w14:textId="77777777" w:rsidTr="00CC3784">
        <w:trPr>
          <w:trHeight w:val="505"/>
        </w:trPr>
        <w:tc>
          <w:tcPr>
            <w:tcW w:w="1196" w:type="dxa"/>
            <w:tcBorders>
              <w:top w:val="single" w:sz="4" w:space="0" w:color="000000"/>
              <w:left w:val="single" w:sz="4" w:space="0" w:color="000000"/>
              <w:bottom w:val="nil"/>
              <w:right w:val="single" w:sz="4" w:space="0" w:color="000000"/>
            </w:tcBorders>
            <w:hideMark/>
          </w:tcPr>
          <w:p w14:paraId="51B33932" w14:textId="77777777" w:rsidR="00CC3784" w:rsidRPr="00CC3784" w:rsidRDefault="00CC3784" w:rsidP="00CC3784">
            <w:pPr>
              <w:spacing w:after="0" w:line="240" w:lineRule="auto"/>
              <w:jc w:val="center"/>
              <w:rPr>
                <w:rFonts w:ascii="Arial" w:eastAsia="Times New Roman" w:hAnsi="Arial" w:cs="Arial"/>
                <w:b/>
                <w:bCs/>
                <w:color w:val="000000"/>
              </w:rPr>
            </w:pPr>
            <w:r>
              <w:rPr>
                <w:rFonts w:ascii="Arial" w:eastAsia="Times New Roman" w:hAnsi="Arial" w:cs="Arial"/>
                <w:b/>
                <w:bCs/>
                <w:color w:val="000000"/>
              </w:rPr>
              <w:t>Isotopo</w:t>
            </w:r>
          </w:p>
        </w:tc>
        <w:tc>
          <w:tcPr>
            <w:tcW w:w="1524" w:type="dxa"/>
            <w:tcBorders>
              <w:top w:val="single" w:sz="4" w:space="0" w:color="000000"/>
              <w:left w:val="nil"/>
              <w:bottom w:val="nil"/>
              <w:right w:val="nil"/>
            </w:tcBorders>
            <w:hideMark/>
          </w:tcPr>
          <w:p w14:paraId="63A61997" w14:textId="3BCDCE24" w:rsidR="00CC3784" w:rsidRPr="00CC3784" w:rsidRDefault="00CC3784" w:rsidP="00CC3784">
            <w:pPr>
              <w:spacing w:after="0" w:line="240" w:lineRule="auto"/>
              <w:jc w:val="center"/>
              <w:rPr>
                <w:rFonts w:ascii="Calibri" w:eastAsia="Times New Roman" w:hAnsi="Calibri" w:cs="Calibri"/>
                <w:b/>
                <w:bCs/>
                <w:color w:val="000000"/>
                <w:lang w:val="en-US"/>
              </w:rPr>
            </w:pPr>
            <w:r>
              <w:rPr>
                <w:rFonts w:ascii="Arial" w:eastAsia="Times New Roman" w:hAnsi="Arial" w:cs="Arial"/>
                <w:b/>
                <w:bCs/>
                <w:color w:val="000000"/>
                <w:lang w:val="en-US"/>
              </w:rPr>
              <w:t>Densidad</w:t>
            </w:r>
            <w:r>
              <w:rPr>
                <w:rFonts w:ascii="Arial" w:eastAsia="Times New Roman" w:hAnsi="Arial" w:cs="Arial"/>
                <w:b/>
                <w:bCs/>
                <w:color w:val="000000"/>
                <w:lang w:val="en-US"/>
              </w:rPr>
              <w:br/>
            </w:r>
            <w:r>
              <w:rPr>
                <w:rFonts w:ascii="Arial" w:eastAsia="Times New Roman" w:hAnsi="Arial" w:cs="Arial"/>
                <w:b/>
                <w:bCs/>
                <w:color w:val="000000"/>
                <w:lang w:val="en-US"/>
              </w:rPr>
              <w:t>[atom/b/cm]</w:t>
            </w:r>
          </w:p>
        </w:tc>
        <w:tc>
          <w:tcPr>
            <w:tcW w:w="1196" w:type="dxa"/>
            <w:tcBorders>
              <w:top w:val="single" w:sz="4" w:space="0" w:color="000000"/>
              <w:left w:val="single" w:sz="4" w:space="0" w:color="000000"/>
              <w:bottom w:val="nil"/>
              <w:right w:val="single" w:sz="4" w:space="0" w:color="auto"/>
            </w:tcBorders>
            <w:hideMark/>
          </w:tcPr>
          <w:p w14:paraId="76309B4E" w14:textId="77777777" w:rsidR="00CC3784" w:rsidRPr="00CC3784" w:rsidRDefault="00CC3784" w:rsidP="00CC3784">
            <w:pPr>
              <w:spacing w:after="0" w:line="240" w:lineRule="auto"/>
              <w:jc w:val="center"/>
              <w:rPr>
                <w:rFonts w:ascii="Arial" w:eastAsia="Times New Roman" w:hAnsi="Arial" w:cs="Arial"/>
                <w:b/>
                <w:bCs/>
                <w:color w:val="000000"/>
              </w:rPr>
            </w:pPr>
            <w:r>
              <w:rPr>
                <w:rFonts w:ascii="Arial" w:eastAsia="Times New Roman" w:hAnsi="Arial" w:cs="Arial"/>
                <w:b/>
                <w:bCs/>
                <w:color w:val="000000"/>
              </w:rPr>
              <w:t>Isotopo</w:t>
            </w:r>
          </w:p>
        </w:tc>
        <w:tc>
          <w:tcPr>
            <w:tcW w:w="1640" w:type="dxa"/>
            <w:tcBorders>
              <w:top w:val="single" w:sz="4" w:space="0" w:color="auto"/>
              <w:left w:val="single" w:sz="4" w:space="0" w:color="auto"/>
              <w:bottom w:val="single" w:sz="4" w:space="0" w:color="auto"/>
              <w:right w:val="single" w:sz="4" w:space="0" w:color="auto"/>
            </w:tcBorders>
            <w:hideMark/>
          </w:tcPr>
          <w:p w14:paraId="41C2FD4A" w14:textId="18885DB9" w:rsidR="00CC3784" w:rsidRPr="00CC3784" w:rsidRDefault="00CC3784" w:rsidP="00CC3784">
            <w:pPr>
              <w:spacing w:after="0" w:line="240" w:lineRule="auto"/>
              <w:jc w:val="center"/>
              <w:rPr>
                <w:rFonts w:ascii="Calibri" w:eastAsia="Times New Roman" w:hAnsi="Calibri" w:cs="Calibri"/>
                <w:b/>
                <w:bCs/>
                <w:color w:val="000000"/>
                <w:lang w:val="en-US"/>
              </w:rPr>
            </w:pPr>
            <w:r>
              <w:rPr>
                <w:rFonts w:ascii="Arial" w:eastAsia="Times New Roman" w:hAnsi="Arial" w:cs="Arial"/>
                <w:b/>
                <w:bCs/>
                <w:color w:val="000000"/>
                <w:lang w:val="en-US"/>
              </w:rPr>
              <w:t>Densidad</w:t>
            </w:r>
            <w:r>
              <w:rPr>
                <w:rFonts w:ascii="Arial" w:eastAsia="Times New Roman" w:hAnsi="Arial" w:cs="Arial"/>
                <w:b/>
                <w:bCs/>
                <w:color w:val="000000"/>
                <w:lang w:val="en-US"/>
              </w:rPr>
              <w:br/>
            </w:r>
            <w:r>
              <w:rPr>
                <w:rFonts w:ascii="Arial" w:eastAsia="Times New Roman" w:hAnsi="Arial" w:cs="Arial"/>
                <w:b/>
                <w:bCs/>
                <w:color w:val="000000"/>
                <w:lang w:val="en-US"/>
              </w:rPr>
              <w:t>[atom/b/cm]</w:t>
            </w:r>
          </w:p>
        </w:tc>
      </w:tr>
      <w:tr w:rsidR="00CC3784" w:rsidRPr="00CC3784" w14:paraId="1E27DAFF" w14:textId="77777777" w:rsidTr="00CC3784">
        <w:trPr>
          <w:trHeight w:val="280"/>
        </w:trPr>
        <w:tc>
          <w:tcPr>
            <w:tcW w:w="1196" w:type="dxa"/>
            <w:tcBorders>
              <w:top w:val="single" w:sz="4" w:space="0" w:color="auto"/>
              <w:left w:val="single" w:sz="4" w:space="0" w:color="auto"/>
              <w:bottom w:val="single" w:sz="4" w:space="0" w:color="auto"/>
              <w:right w:val="single" w:sz="4" w:space="0" w:color="auto"/>
            </w:tcBorders>
            <w:hideMark/>
          </w:tcPr>
          <w:p w14:paraId="5C508960"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Pd-107</w:t>
            </w:r>
          </w:p>
        </w:tc>
        <w:tc>
          <w:tcPr>
            <w:tcW w:w="1524" w:type="dxa"/>
            <w:tcBorders>
              <w:top w:val="single" w:sz="4" w:space="0" w:color="auto"/>
              <w:left w:val="nil"/>
              <w:bottom w:val="single" w:sz="4" w:space="0" w:color="auto"/>
              <w:right w:val="single" w:sz="4" w:space="0" w:color="auto"/>
            </w:tcBorders>
            <w:shd w:val="clear" w:color="000000" w:fill="D9D9D9"/>
            <w:hideMark/>
          </w:tcPr>
          <w:p w14:paraId="18B30D1B"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2.24E-05</w:t>
            </w:r>
          </w:p>
        </w:tc>
        <w:tc>
          <w:tcPr>
            <w:tcW w:w="1196" w:type="dxa"/>
            <w:tcBorders>
              <w:top w:val="single" w:sz="4" w:space="0" w:color="auto"/>
              <w:left w:val="nil"/>
              <w:bottom w:val="single" w:sz="4" w:space="0" w:color="auto"/>
              <w:right w:val="single" w:sz="4" w:space="0" w:color="auto"/>
            </w:tcBorders>
            <w:hideMark/>
          </w:tcPr>
          <w:p w14:paraId="280A877F"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885" w:author="Claude" w:date="2026-10-20T00:00:00Z">
              <w:r>
                <w:rPr>
                  <w:rFonts w:ascii="Aptos Display" w:eastAsia="Times New Roman" w:hAnsi="Aptos Display" w:cs="Times New Roman"/>
                  <w:color w:val="000000"/>
                </w:rPr>
                <w:delText xml:space="preserve">Eu-147</w:delText>
              </w:r>
            </w:del>
            <w:ins w:id="90886" w:author="Claude" w:date="2026-10-20T00:00:00Z">
              <w:r>
                <w:rPr>
                  <w:rFonts w:ascii="Aptos Display" w:eastAsia="Times New Roman" w:hAnsi="Aptos Display" w:cs="Times New Roman"/>
                  <w:color w:val="000000"/>
                </w:rPr>
                <w:t>Pm-147</w:t>
              </w:r>
            </w:ins>
          </w:p>
        </w:tc>
        <w:tc>
          <w:tcPr>
            <w:tcW w:w="1640" w:type="dxa"/>
            <w:tcBorders>
              <w:top w:val="single" w:sz="4" w:space="0" w:color="auto"/>
              <w:left w:val="nil"/>
              <w:bottom w:val="single" w:sz="4" w:space="0" w:color="auto"/>
              <w:right w:val="single" w:sz="4" w:space="0" w:color="auto"/>
            </w:tcBorders>
            <w:shd w:val="clear" w:color="000000" w:fill="D9D9D9"/>
            <w:hideMark/>
          </w:tcPr>
          <w:p w14:paraId="36FCDFF0"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2.53E-05</w:t>
            </w:r>
          </w:p>
        </w:tc>
      </w:tr>
      <w:tr w:rsidR="00CC3784" w:rsidRPr="00CC3784" w14:paraId="15658591"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7A09362F"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Rb-87</w:t>
            </w:r>
          </w:p>
        </w:tc>
        <w:tc>
          <w:tcPr>
            <w:tcW w:w="1524" w:type="dxa"/>
            <w:tcBorders>
              <w:top w:val="nil"/>
              <w:left w:val="nil"/>
              <w:bottom w:val="single" w:sz="4" w:space="0" w:color="auto"/>
              <w:right w:val="single" w:sz="4" w:space="0" w:color="auto"/>
            </w:tcBorders>
            <w:shd w:val="clear" w:color="000000" w:fill="D9D9D9"/>
            <w:hideMark/>
          </w:tcPr>
          <w:p w14:paraId="4E70A933"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5.63E-05</w:t>
            </w:r>
          </w:p>
        </w:tc>
        <w:tc>
          <w:tcPr>
            <w:tcW w:w="1196" w:type="dxa"/>
            <w:tcBorders>
              <w:top w:val="nil"/>
              <w:left w:val="nil"/>
              <w:bottom w:val="nil"/>
              <w:right w:val="single" w:sz="4" w:space="0" w:color="auto"/>
            </w:tcBorders>
            <w:hideMark/>
          </w:tcPr>
          <w:p w14:paraId="5317FABE"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887" w:author="Claude" w:date="2026-10-20T00:00:00Z">
              <w:r>
                <w:rPr>
                  <w:rFonts w:ascii="Aptos Display" w:eastAsia="Times New Roman" w:hAnsi="Aptos Display" w:cs="Times New Roman"/>
                  <w:color w:val="000000"/>
                </w:rPr>
                <w:delText xml:space="preserve">Eu-149</w:delText>
              </w:r>
            </w:del>
            <w:ins w:id="90888" w:author="Claude" w:date="2026-10-20T00:00:00Z">
              <w:r>
                <w:rPr>
                  <w:rFonts w:ascii="Aptos Display" w:eastAsia="Times New Roman" w:hAnsi="Aptos Display" w:cs="Times New Roman"/>
                  <w:color w:val="000000"/>
                </w:rPr>
                <w:t>Pm-149</w:t>
              </w:r>
            </w:ins>
          </w:p>
        </w:tc>
        <w:tc>
          <w:tcPr>
            <w:tcW w:w="1640" w:type="dxa"/>
            <w:tcBorders>
              <w:top w:val="nil"/>
              <w:left w:val="nil"/>
              <w:bottom w:val="nil"/>
              <w:right w:val="single" w:sz="4" w:space="0" w:color="auto"/>
            </w:tcBorders>
            <w:shd w:val="clear" w:color="000000" w:fill="D9D9D9"/>
            <w:hideMark/>
          </w:tcPr>
          <w:p w14:paraId="59FB3678"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3.50E-07</w:t>
            </w:r>
          </w:p>
        </w:tc>
      </w:tr>
      <w:tr w:rsidR="00CC3784" w:rsidRPr="00CC3784" w14:paraId="3071002B"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72C1DBB2"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Cs-135</w:t>
            </w:r>
          </w:p>
        </w:tc>
        <w:tc>
          <w:tcPr>
            <w:tcW w:w="1524" w:type="dxa"/>
            <w:tcBorders>
              <w:top w:val="nil"/>
              <w:left w:val="nil"/>
              <w:bottom w:val="single" w:sz="4" w:space="0" w:color="auto"/>
              <w:right w:val="single" w:sz="4" w:space="0" w:color="auto"/>
            </w:tcBorders>
            <w:shd w:val="clear" w:color="000000" w:fill="D9D9D9"/>
            <w:hideMark/>
          </w:tcPr>
          <w:p w14:paraId="12163B92"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2.75E-05</w:t>
            </w:r>
          </w:p>
        </w:tc>
        <w:tc>
          <w:tcPr>
            <w:tcW w:w="1196" w:type="dxa"/>
            <w:tcBorders>
              <w:top w:val="single" w:sz="4" w:space="0" w:color="auto"/>
              <w:left w:val="nil"/>
              <w:bottom w:val="single" w:sz="4" w:space="0" w:color="auto"/>
              <w:right w:val="single" w:sz="4" w:space="0" w:color="auto"/>
            </w:tcBorders>
            <w:hideMark/>
          </w:tcPr>
          <w:p w14:paraId="79F805E9"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Y-91</w:t>
            </w:r>
          </w:p>
        </w:tc>
        <w:tc>
          <w:tcPr>
            <w:tcW w:w="1640" w:type="dxa"/>
            <w:tcBorders>
              <w:top w:val="single" w:sz="4" w:space="0" w:color="auto"/>
              <w:left w:val="nil"/>
              <w:bottom w:val="single" w:sz="4" w:space="0" w:color="auto"/>
              <w:right w:val="single" w:sz="4" w:space="0" w:color="auto"/>
            </w:tcBorders>
            <w:shd w:val="clear" w:color="000000" w:fill="D9D9D9"/>
            <w:hideMark/>
          </w:tcPr>
          <w:p w14:paraId="3B07AC7D"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3.29E-05</w:t>
            </w:r>
          </w:p>
        </w:tc>
      </w:tr>
      <w:tr w:rsidR="00CC3784" w:rsidRPr="00CC3784" w14:paraId="2B66C07A"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7A203368"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Cs-137</w:t>
            </w:r>
          </w:p>
        </w:tc>
        <w:tc>
          <w:tcPr>
            <w:tcW w:w="1524" w:type="dxa"/>
            <w:tcBorders>
              <w:top w:val="nil"/>
              <w:left w:val="nil"/>
              <w:bottom w:val="single" w:sz="4" w:space="0" w:color="auto"/>
              <w:right w:val="single" w:sz="4" w:space="0" w:color="auto"/>
            </w:tcBorders>
            <w:shd w:val="clear" w:color="000000" w:fill="D9D9D9"/>
            <w:hideMark/>
          </w:tcPr>
          <w:p w14:paraId="4061090E"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1.57E-04</w:t>
            </w:r>
          </w:p>
        </w:tc>
        <w:tc>
          <w:tcPr>
            <w:tcW w:w="1196" w:type="dxa"/>
            <w:tcBorders>
              <w:top w:val="nil"/>
              <w:left w:val="nil"/>
              <w:bottom w:val="single" w:sz="4" w:space="0" w:color="auto"/>
              <w:right w:val="single" w:sz="4" w:space="0" w:color="auto"/>
            </w:tcBorders>
            <w:hideMark/>
          </w:tcPr>
          <w:p w14:paraId="65A523B1"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Zr-93</w:t>
            </w:r>
          </w:p>
        </w:tc>
        <w:tc>
          <w:tcPr>
            <w:tcW w:w="1640" w:type="dxa"/>
            <w:tcBorders>
              <w:top w:val="nil"/>
              <w:left w:val="nil"/>
              <w:bottom w:val="single" w:sz="4" w:space="0" w:color="auto"/>
              <w:right w:val="single" w:sz="4" w:space="0" w:color="auto"/>
            </w:tcBorders>
            <w:shd w:val="clear" w:color="000000" w:fill="D9D9D9"/>
            <w:hideMark/>
          </w:tcPr>
          <w:p w14:paraId="0B5733B1"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1.44E-04</w:t>
            </w:r>
          </w:p>
        </w:tc>
      </w:tr>
      <w:tr w:rsidR="00CC3784" w:rsidRPr="00CC3784" w14:paraId="6DB7859B"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1FF2E47C"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Xe-133</w:t>
            </w:r>
          </w:p>
        </w:tc>
        <w:tc>
          <w:tcPr>
            <w:tcW w:w="1524" w:type="dxa"/>
            <w:tcBorders>
              <w:top w:val="nil"/>
              <w:left w:val="nil"/>
              <w:bottom w:val="single" w:sz="4" w:space="0" w:color="auto"/>
              <w:right w:val="single" w:sz="4" w:space="0" w:color="auto"/>
            </w:tcBorders>
            <w:shd w:val="clear" w:color="000000" w:fill="D9D9D9"/>
            <w:hideMark/>
          </w:tcPr>
          <w:p w14:paraId="44342C8F"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5.20E-06</w:t>
            </w:r>
          </w:p>
        </w:tc>
        <w:tc>
          <w:tcPr>
            <w:tcW w:w="1196" w:type="dxa"/>
            <w:tcBorders>
              <w:top w:val="nil"/>
              <w:left w:val="nil"/>
              <w:bottom w:val="single" w:sz="4" w:space="0" w:color="auto"/>
              <w:right w:val="single" w:sz="4" w:space="0" w:color="auto"/>
            </w:tcBorders>
            <w:hideMark/>
          </w:tcPr>
          <w:p w14:paraId="209E36AE"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Zr-95</w:t>
            </w:r>
          </w:p>
        </w:tc>
        <w:tc>
          <w:tcPr>
            <w:tcW w:w="1640" w:type="dxa"/>
            <w:tcBorders>
              <w:top w:val="nil"/>
              <w:left w:val="nil"/>
              <w:bottom w:val="single" w:sz="4" w:space="0" w:color="auto"/>
              <w:right w:val="single" w:sz="4" w:space="0" w:color="auto"/>
            </w:tcBorders>
            <w:shd w:val="clear" w:color="000000" w:fill="D9D9D9"/>
            <w:hideMark/>
          </w:tcPr>
          <w:p w14:paraId="70A464AF"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4.35E-05</w:t>
            </w:r>
          </w:p>
        </w:tc>
      </w:tr>
      <w:tr w:rsidR="00CC3784" w:rsidRPr="00CC3784" w14:paraId="5DADDC5F"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48D8B36"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Xe-135</w:t>
            </w:r>
          </w:p>
        </w:tc>
        <w:tc>
          <w:tcPr>
            <w:tcW w:w="1524" w:type="dxa"/>
            <w:tcBorders>
              <w:top w:val="nil"/>
              <w:left w:val="nil"/>
              <w:bottom w:val="single" w:sz="4" w:space="0" w:color="auto"/>
              <w:right w:val="single" w:sz="4" w:space="0" w:color="auto"/>
            </w:tcBorders>
            <w:shd w:val="clear" w:color="000000" w:fill="D9D9D9"/>
            <w:hideMark/>
          </w:tcPr>
          <w:p w14:paraId="352272DB"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5.29E-08</w:t>
            </w:r>
          </w:p>
        </w:tc>
        <w:tc>
          <w:tcPr>
            <w:tcW w:w="1196" w:type="dxa"/>
            <w:tcBorders>
              <w:top w:val="nil"/>
              <w:left w:val="nil"/>
              <w:bottom w:val="single" w:sz="4" w:space="0" w:color="auto"/>
              <w:right w:val="single" w:sz="4" w:space="0" w:color="auto"/>
            </w:tcBorders>
            <w:hideMark/>
          </w:tcPr>
          <w:p w14:paraId="059D060B"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Nb-95</w:t>
            </w:r>
          </w:p>
        </w:tc>
        <w:tc>
          <w:tcPr>
            <w:tcW w:w="1640" w:type="dxa"/>
            <w:tcBorders>
              <w:top w:val="nil"/>
              <w:left w:val="nil"/>
              <w:bottom w:val="single" w:sz="4" w:space="0" w:color="auto"/>
              <w:right w:val="single" w:sz="4" w:space="0" w:color="auto"/>
            </w:tcBorders>
            <w:shd w:val="clear" w:color="000000" w:fill="D9D9D9"/>
            <w:hideMark/>
          </w:tcPr>
          <w:p w14:paraId="73FD763C"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2.02E-05</w:t>
            </w:r>
          </w:p>
        </w:tc>
      </w:tr>
      <w:tr w:rsidR="00CC3784" w:rsidRPr="00CC3784" w14:paraId="136CC352"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71EC1D06"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I-129</w:t>
            </w:r>
          </w:p>
        </w:tc>
        <w:tc>
          <w:tcPr>
            <w:tcW w:w="1524" w:type="dxa"/>
            <w:tcBorders>
              <w:top w:val="nil"/>
              <w:left w:val="nil"/>
              <w:bottom w:val="single" w:sz="4" w:space="0" w:color="auto"/>
              <w:right w:val="single" w:sz="4" w:space="0" w:color="auto"/>
            </w:tcBorders>
            <w:shd w:val="clear" w:color="000000" w:fill="D9D9D9"/>
            <w:hideMark/>
          </w:tcPr>
          <w:p w14:paraId="0A225A55"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1.74E-05</w:t>
            </w:r>
          </w:p>
        </w:tc>
        <w:tc>
          <w:tcPr>
            <w:tcW w:w="1196" w:type="dxa"/>
            <w:tcBorders>
              <w:top w:val="nil"/>
              <w:left w:val="nil"/>
              <w:bottom w:val="single" w:sz="4" w:space="0" w:color="auto"/>
              <w:right w:val="single" w:sz="4" w:space="0" w:color="auto"/>
            </w:tcBorders>
            <w:hideMark/>
          </w:tcPr>
          <w:p w14:paraId="62F018C3"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889" w:author="Claude" w:date="2026-10-20T00:00:00Z">
              <w:r>
                <w:rPr>
                  <w:rFonts w:ascii="Aptos Display" w:eastAsia="Times New Roman" w:hAnsi="Aptos Display" w:cs="Times New Roman"/>
                  <w:color w:val="000000"/>
                </w:rPr>
                <w:delText xml:space="preserve">Sm-140</w:delText>
              </w:r>
            </w:del>
            <w:ins w:id="90890" w:author="Claude" w:date="2026-10-20T00:00:00Z">
              <w:r>
                <w:rPr>
                  <w:rFonts w:ascii="Aptos Display" w:eastAsia="Times New Roman" w:hAnsi="Aptos Display" w:cs="Times New Roman"/>
                  <w:color w:val="000000"/>
                </w:rPr>
                <w:t>Ce-140</w:t>
              </w:r>
            </w:ins>
          </w:p>
        </w:tc>
        <w:tc>
          <w:tcPr>
            <w:tcW w:w="1640" w:type="dxa"/>
            <w:tcBorders>
              <w:top w:val="nil"/>
              <w:left w:val="nil"/>
              <w:bottom w:val="single" w:sz="4" w:space="0" w:color="auto"/>
              <w:right w:val="single" w:sz="4" w:space="0" w:color="auto"/>
            </w:tcBorders>
            <w:shd w:val="clear" w:color="000000" w:fill="D9D9D9"/>
            <w:hideMark/>
          </w:tcPr>
          <w:p w14:paraId="2FF2DF49"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1.41E-04</w:t>
            </w:r>
          </w:p>
        </w:tc>
      </w:tr>
      <w:tr w:rsidR="00CC3784" w:rsidRPr="00CC3784" w14:paraId="4AE69DB7"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4E8DE56C"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Tc-99</w:t>
            </w:r>
          </w:p>
        </w:tc>
        <w:tc>
          <w:tcPr>
            <w:tcW w:w="1524" w:type="dxa"/>
            <w:tcBorders>
              <w:top w:val="nil"/>
              <w:left w:val="nil"/>
              <w:bottom w:val="single" w:sz="4" w:space="0" w:color="auto"/>
              <w:right w:val="single" w:sz="4" w:space="0" w:color="auto"/>
            </w:tcBorders>
            <w:shd w:val="clear" w:color="000000" w:fill="D9D9D9"/>
            <w:hideMark/>
          </w:tcPr>
          <w:p w14:paraId="34A748C3"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1.36E-04</w:t>
            </w:r>
          </w:p>
        </w:tc>
        <w:tc>
          <w:tcPr>
            <w:tcW w:w="1196" w:type="dxa"/>
            <w:tcBorders>
              <w:top w:val="nil"/>
              <w:left w:val="nil"/>
              <w:bottom w:val="single" w:sz="4" w:space="0" w:color="auto"/>
              <w:right w:val="single" w:sz="4" w:space="0" w:color="auto"/>
            </w:tcBorders>
            <w:hideMark/>
          </w:tcPr>
          <w:p w14:paraId="109F233B"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891" w:author="Claude" w:date="2026-10-20T00:00:00Z">
              <w:r>
                <w:rPr>
                  <w:rFonts w:ascii="Aptos Display" w:eastAsia="Times New Roman" w:hAnsi="Aptos Display" w:cs="Times New Roman"/>
                  <w:color w:val="000000"/>
                </w:rPr>
                <w:delText xml:space="preserve">Sm-141</w:delText>
              </w:r>
            </w:del>
            <w:ins w:id="90892" w:author="Claude" w:date="2026-10-20T00:00:00Z">
              <w:r>
                <w:rPr>
                  <w:rFonts w:ascii="Aptos Display" w:eastAsia="Times New Roman" w:hAnsi="Aptos Display" w:cs="Times New Roman"/>
                  <w:color w:val="000000"/>
                </w:rPr>
                <w:t>Ce-141</w:t>
              </w:r>
            </w:ins>
          </w:p>
        </w:tc>
        <w:tc>
          <w:tcPr>
            <w:tcW w:w="1640" w:type="dxa"/>
            <w:tcBorders>
              <w:top w:val="nil"/>
              <w:left w:val="nil"/>
              <w:bottom w:val="single" w:sz="4" w:space="0" w:color="auto"/>
              <w:right w:val="single" w:sz="4" w:space="0" w:color="auto"/>
            </w:tcBorders>
            <w:shd w:val="clear" w:color="000000" w:fill="D9D9D9"/>
            <w:hideMark/>
          </w:tcPr>
          <w:p w14:paraId="44173F5D"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2.34E-05</w:t>
            </w:r>
          </w:p>
        </w:tc>
      </w:tr>
      <w:tr w:rsidR="00CC3784" w:rsidRPr="00CC3784" w14:paraId="48F142BF"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0C3D4189"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Ru-103</w:t>
            </w:r>
          </w:p>
        </w:tc>
        <w:tc>
          <w:tcPr>
            <w:tcW w:w="1524" w:type="dxa"/>
            <w:tcBorders>
              <w:top w:val="nil"/>
              <w:left w:val="nil"/>
              <w:bottom w:val="single" w:sz="4" w:space="0" w:color="auto"/>
              <w:right w:val="single" w:sz="4" w:space="0" w:color="auto"/>
            </w:tcBorders>
            <w:shd w:val="clear" w:color="000000" w:fill="D9D9D9"/>
            <w:hideMark/>
          </w:tcPr>
          <w:p w14:paraId="2507E642"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2.05E-05</w:t>
            </w:r>
          </w:p>
        </w:tc>
        <w:tc>
          <w:tcPr>
            <w:tcW w:w="1196" w:type="dxa"/>
            <w:tcBorders>
              <w:top w:val="nil"/>
              <w:left w:val="nil"/>
              <w:bottom w:val="single" w:sz="4" w:space="0" w:color="auto"/>
              <w:right w:val="single" w:sz="4" w:space="0" w:color="auto"/>
            </w:tcBorders>
            <w:hideMark/>
          </w:tcPr>
          <w:p w14:paraId="3B194260"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893" w:author="Claude" w:date="2026-10-20T00:00:00Z">
              <w:r>
                <w:rPr>
                  <w:rFonts w:ascii="Aptos Display" w:eastAsia="Times New Roman" w:hAnsi="Aptos Display" w:cs="Times New Roman"/>
                  <w:color w:val="000000"/>
                </w:rPr>
                <w:delText xml:space="preserve">Sm-142</w:delText>
              </w:r>
            </w:del>
            <w:ins w:id="90894" w:author="Claude" w:date="2026-10-20T00:00:00Z">
              <w:r>
                <w:rPr>
                  <w:rFonts w:ascii="Aptos Display" w:eastAsia="Times New Roman" w:hAnsi="Aptos Display" w:cs="Times New Roman"/>
                  <w:color w:val="000000"/>
                </w:rPr>
                <w:t>Ce-142</w:t>
              </w:r>
            </w:ins>
          </w:p>
        </w:tc>
        <w:tc>
          <w:tcPr>
            <w:tcW w:w="1640" w:type="dxa"/>
            <w:tcBorders>
              <w:top w:val="nil"/>
              <w:left w:val="nil"/>
              <w:bottom w:val="single" w:sz="4" w:space="0" w:color="auto"/>
              <w:right w:val="single" w:sz="4" w:space="0" w:color="auto"/>
            </w:tcBorders>
            <w:shd w:val="clear" w:color="000000" w:fill="D9D9D9"/>
            <w:hideMark/>
          </w:tcPr>
          <w:p w14:paraId="531432E4"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1.44E-04</w:t>
            </w:r>
          </w:p>
        </w:tc>
      </w:tr>
      <w:tr w:rsidR="00CC3784" w:rsidRPr="00CC3784" w14:paraId="7131C83D"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6A9A8522"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Ru-106</w:t>
            </w:r>
          </w:p>
        </w:tc>
        <w:tc>
          <w:tcPr>
            <w:tcW w:w="1524" w:type="dxa"/>
            <w:tcBorders>
              <w:top w:val="nil"/>
              <w:left w:val="nil"/>
              <w:bottom w:val="single" w:sz="4" w:space="0" w:color="auto"/>
              <w:right w:val="single" w:sz="4" w:space="0" w:color="auto"/>
            </w:tcBorders>
            <w:shd w:val="clear" w:color="000000" w:fill="D9D9D9"/>
            <w:hideMark/>
          </w:tcPr>
          <w:p w14:paraId="44F24AD5"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2.63E-05</w:t>
            </w:r>
          </w:p>
        </w:tc>
        <w:tc>
          <w:tcPr>
            <w:tcW w:w="1196" w:type="dxa"/>
            <w:tcBorders>
              <w:top w:val="nil"/>
              <w:left w:val="nil"/>
              <w:bottom w:val="single" w:sz="4" w:space="0" w:color="auto"/>
              <w:right w:val="single" w:sz="4" w:space="0" w:color="auto"/>
            </w:tcBorders>
            <w:hideMark/>
          </w:tcPr>
          <w:p w14:paraId="1E2DB349"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895" w:author="Claude" w:date="2026-10-20T00:00:00Z">
              <w:r>
                <w:rPr>
                  <w:rFonts w:ascii="Aptos Display" w:eastAsia="Times New Roman" w:hAnsi="Aptos Display" w:cs="Times New Roman"/>
                  <w:color w:val="000000"/>
                </w:rPr>
                <w:delText xml:space="preserve">Sm-144</w:delText>
              </w:r>
            </w:del>
            <w:ins w:id="90896" w:author="Claude" w:date="2026-10-20T00:00:00Z">
              <w:r>
                <w:rPr>
                  <w:rFonts w:ascii="Aptos Display" w:eastAsia="Times New Roman" w:hAnsi="Aptos Display" w:cs="Times New Roman"/>
                  <w:color w:val="000000"/>
                </w:rPr>
                <w:t>Ce-144</w:t>
              </w:r>
            </w:ins>
          </w:p>
        </w:tc>
        <w:tc>
          <w:tcPr>
            <w:tcW w:w="1640" w:type="dxa"/>
            <w:tcBorders>
              <w:top w:val="nil"/>
              <w:left w:val="nil"/>
              <w:bottom w:val="single" w:sz="4" w:space="0" w:color="auto"/>
              <w:right w:val="single" w:sz="4" w:space="0" w:color="auto"/>
            </w:tcBorders>
            <w:shd w:val="clear" w:color="000000" w:fill="D9D9D9"/>
            <w:hideMark/>
          </w:tcPr>
          <w:p w14:paraId="5A43AC31"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8.66E-05</w:t>
            </w:r>
          </w:p>
        </w:tc>
      </w:tr>
      <w:tr w:rsidR="00CC3784" w:rsidRPr="00CC3784" w14:paraId="36713DD3"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1DDBB057"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Rh-105</w:t>
            </w:r>
          </w:p>
        </w:tc>
        <w:tc>
          <w:tcPr>
            <w:tcW w:w="1524" w:type="dxa"/>
            <w:tcBorders>
              <w:top w:val="nil"/>
              <w:left w:val="nil"/>
              <w:bottom w:val="single" w:sz="4" w:space="0" w:color="auto"/>
              <w:right w:val="single" w:sz="4" w:space="0" w:color="auto"/>
            </w:tcBorders>
            <w:shd w:val="clear" w:color="000000" w:fill="D9D9D9"/>
            <w:hideMark/>
          </w:tcPr>
          <w:p w14:paraId="1008CDE7"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4.31E-07</w:t>
            </w:r>
          </w:p>
        </w:tc>
        <w:tc>
          <w:tcPr>
            <w:tcW w:w="1196" w:type="dxa"/>
            <w:tcBorders>
              <w:top w:val="nil"/>
              <w:left w:val="nil"/>
              <w:bottom w:val="single" w:sz="4" w:space="0" w:color="auto"/>
              <w:right w:val="single" w:sz="4" w:space="0" w:color="auto"/>
            </w:tcBorders>
            <w:hideMark/>
          </w:tcPr>
          <w:p w14:paraId="3CCFD7A8"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897" w:author="Claude" w:date="2026-10-20T00:00:00Z">
              <w:r>
                <w:rPr>
                  <w:rFonts w:ascii="Aptos Display" w:eastAsia="Times New Roman" w:hAnsi="Aptos Display" w:cs="Times New Roman"/>
                  <w:color w:val="000000"/>
                </w:rPr>
                <w:delText xml:space="preserve">Pm-141</w:delText>
              </w:r>
            </w:del>
            <w:ins w:id="90898" w:author="Claude" w:date="2026-10-20T00:00:00Z">
              <w:r>
                <w:rPr>
                  <w:rFonts w:ascii="Aptos Display" w:eastAsia="Times New Roman" w:hAnsi="Aptos Display" w:cs="Times New Roman"/>
                  <w:color w:val="000000"/>
                </w:rPr>
                <w:t>Pr-141</w:t>
              </w:r>
            </w:ins>
          </w:p>
        </w:tc>
        <w:tc>
          <w:tcPr>
            <w:tcW w:w="1640" w:type="dxa"/>
            <w:tcBorders>
              <w:top w:val="nil"/>
              <w:left w:val="nil"/>
              <w:bottom w:val="single" w:sz="4" w:space="0" w:color="auto"/>
              <w:right w:val="single" w:sz="4" w:space="0" w:color="auto"/>
            </w:tcBorders>
            <w:shd w:val="clear" w:color="000000" w:fill="D9D9D9"/>
            <w:hideMark/>
          </w:tcPr>
          <w:p w14:paraId="0C911F7A"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1.17E-04</w:t>
            </w:r>
          </w:p>
        </w:tc>
      </w:tr>
      <w:tr w:rsidR="00CC3784" w:rsidRPr="00CC3784" w14:paraId="3BCA61F4"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15D8B77"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U-235</w:t>
            </w:r>
          </w:p>
        </w:tc>
        <w:tc>
          <w:tcPr>
            <w:tcW w:w="1524" w:type="dxa"/>
            <w:tcBorders>
              <w:top w:val="nil"/>
              <w:left w:val="nil"/>
              <w:bottom w:val="single" w:sz="4" w:space="0" w:color="auto"/>
              <w:right w:val="single" w:sz="4" w:space="0" w:color="auto"/>
            </w:tcBorders>
            <w:shd w:val="clear" w:color="000000" w:fill="D9D9D9"/>
            <w:hideMark/>
          </w:tcPr>
          <w:p w14:paraId="6CBC1677"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2.24E-03</w:t>
            </w:r>
          </w:p>
        </w:tc>
        <w:tc>
          <w:tcPr>
            <w:tcW w:w="1196" w:type="dxa"/>
            <w:tcBorders>
              <w:top w:val="nil"/>
              <w:left w:val="nil"/>
              <w:bottom w:val="single" w:sz="4" w:space="0" w:color="auto"/>
              <w:right w:val="single" w:sz="4" w:space="0" w:color="auto"/>
            </w:tcBorders>
            <w:hideMark/>
          </w:tcPr>
          <w:p w14:paraId="06B6C2F4"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899" w:author="Claude" w:date="2026-10-20T00:00:00Z">
              <w:r>
                <w:rPr>
                  <w:rFonts w:ascii="Aptos Display" w:eastAsia="Times New Roman" w:hAnsi="Aptos Display" w:cs="Times New Roman"/>
                  <w:color w:val="000000"/>
                </w:rPr>
                <w:delText xml:space="preserve">Pm-143</w:delText>
              </w:r>
            </w:del>
            <w:ins w:id="90900" w:author="Claude" w:date="2026-10-20T00:00:00Z">
              <w:r>
                <w:rPr>
                  <w:rFonts w:ascii="Aptos Display" w:eastAsia="Times New Roman" w:hAnsi="Aptos Display" w:cs="Times New Roman"/>
                  <w:color w:val="000000"/>
                </w:rPr>
                <w:t>Pr-143</w:t>
              </w:r>
            </w:ins>
          </w:p>
        </w:tc>
        <w:tc>
          <w:tcPr>
            <w:tcW w:w="1640" w:type="dxa"/>
            <w:tcBorders>
              <w:top w:val="nil"/>
              <w:left w:val="nil"/>
              <w:bottom w:val="single" w:sz="4" w:space="0" w:color="auto"/>
              <w:right w:val="single" w:sz="4" w:space="0" w:color="auto"/>
            </w:tcBorders>
            <w:shd w:val="clear" w:color="000000" w:fill="D9D9D9"/>
            <w:hideMark/>
          </w:tcPr>
          <w:p w14:paraId="2C61B786"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1.07E-05</w:t>
            </w:r>
          </w:p>
        </w:tc>
      </w:tr>
      <w:tr w:rsidR="00CC3784" w:rsidRPr="00CC3784" w14:paraId="4A4AEB95"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5E1C920C"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U-237</w:t>
            </w:r>
          </w:p>
        </w:tc>
        <w:tc>
          <w:tcPr>
            <w:tcW w:w="1524" w:type="dxa"/>
            <w:tcBorders>
              <w:top w:val="nil"/>
              <w:left w:val="nil"/>
              <w:bottom w:val="single" w:sz="4" w:space="0" w:color="auto"/>
              <w:right w:val="single" w:sz="4" w:space="0" w:color="auto"/>
            </w:tcBorders>
            <w:shd w:val="clear" w:color="000000" w:fill="D9D9D9"/>
            <w:hideMark/>
          </w:tcPr>
          <w:p w14:paraId="091BD059"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2.85E-06</w:t>
            </w:r>
          </w:p>
        </w:tc>
        <w:tc>
          <w:tcPr>
            <w:tcW w:w="1196" w:type="dxa"/>
            <w:tcBorders>
              <w:top w:val="nil"/>
              <w:left w:val="nil"/>
              <w:bottom w:val="single" w:sz="4" w:space="0" w:color="auto"/>
              <w:right w:val="single" w:sz="4" w:space="0" w:color="auto"/>
            </w:tcBorders>
            <w:hideMark/>
          </w:tcPr>
          <w:p w14:paraId="0B148EB9"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Nd-143</w:t>
            </w:r>
          </w:p>
        </w:tc>
        <w:tc>
          <w:tcPr>
            <w:tcW w:w="1640" w:type="dxa"/>
            <w:tcBorders>
              <w:top w:val="nil"/>
              <w:left w:val="nil"/>
              <w:bottom w:val="single" w:sz="4" w:space="0" w:color="auto"/>
              <w:right w:val="single" w:sz="4" w:space="0" w:color="auto"/>
            </w:tcBorders>
            <w:shd w:val="clear" w:color="000000" w:fill="D9D9D9"/>
            <w:hideMark/>
          </w:tcPr>
          <w:p w14:paraId="2EB3FF03"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1.01E-04</w:t>
            </w:r>
          </w:p>
        </w:tc>
      </w:tr>
      <w:tr w:rsidR="00CC3784" w:rsidRPr="00CC3784" w14:paraId="4787B3D8"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73C96A2"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U-238</w:t>
            </w:r>
          </w:p>
        </w:tc>
        <w:tc>
          <w:tcPr>
            <w:tcW w:w="1524" w:type="dxa"/>
            <w:tcBorders>
              <w:top w:val="nil"/>
              <w:left w:val="nil"/>
              <w:bottom w:val="single" w:sz="4" w:space="0" w:color="auto"/>
              <w:right w:val="single" w:sz="4" w:space="0" w:color="auto"/>
            </w:tcBorders>
            <w:shd w:val="clear" w:color="000000" w:fill="D9D9D9"/>
            <w:hideMark/>
          </w:tcPr>
          <w:p w14:paraId="2A6BA716"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1.79E-02</w:t>
            </w:r>
          </w:p>
        </w:tc>
        <w:tc>
          <w:tcPr>
            <w:tcW w:w="1196" w:type="dxa"/>
            <w:tcBorders>
              <w:top w:val="nil"/>
              <w:left w:val="nil"/>
              <w:bottom w:val="single" w:sz="4" w:space="0" w:color="auto"/>
              <w:right w:val="single" w:sz="4" w:space="0" w:color="auto"/>
            </w:tcBorders>
            <w:hideMark/>
          </w:tcPr>
          <w:p w14:paraId="7EF5AF7C"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Nd-144</w:t>
            </w:r>
          </w:p>
        </w:tc>
        <w:tc>
          <w:tcPr>
            <w:tcW w:w="1640" w:type="dxa"/>
            <w:tcBorders>
              <w:top w:val="nil"/>
              <w:left w:val="nil"/>
              <w:bottom w:val="single" w:sz="4" w:space="0" w:color="auto"/>
              <w:right w:val="single" w:sz="4" w:space="0" w:color="auto"/>
            </w:tcBorders>
            <w:shd w:val="clear" w:color="000000" w:fill="D9D9D9"/>
            <w:hideMark/>
          </w:tcPr>
          <w:p w14:paraId="325A269A"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7.14E-05</w:t>
            </w:r>
          </w:p>
        </w:tc>
      </w:tr>
      <w:tr w:rsidR="00CC3784" w:rsidRPr="00CC3784" w14:paraId="7532B600"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C0B2D67"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Np-237</w:t>
            </w:r>
          </w:p>
        </w:tc>
        <w:tc>
          <w:tcPr>
            <w:tcW w:w="1524" w:type="dxa"/>
            <w:tcBorders>
              <w:top w:val="nil"/>
              <w:left w:val="nil"/>
              <w:bottom w:val="single" w:sz="4" w:space="0" w:color="auto"/>
              <w:right w:val="single" w:sz="4" w:space="0" w:color="auto"/>
            </w:tcBorders>
            <w:shd w:val="clear" w:color="000000" w:fill="D9D9D9"/>
            <w:hideMark/>
          </w:tcPr>
          <w:p w14:paraId="13D98A48"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3.08E-05</w:t>
            </w:r>
          </w:p>
        </w:tc>
        <w:tc>
          <w:tcPr>
            <w:tcW w:w="1196" w:type="dxa"/>
            <w:tcBorders>
              <w:top w:val="nil"/>
              <w:left w:val="nil"/>
              <w:bottom w:val="single" w:sz="4" w:space="0" w:color="auto"/>
              <w:right w:val="single" w:sz="4" w:space="0" w:color="auto"/>
            </w:tcBorders>
            <w:hideMark/>
          </w:tcPr>
          <w:p w14:paraId="1B9AB909"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Nd-145</w:t>
            </w:r>
          </w:p>
        </w:tc>
        <w:tc>
          <w:tcPr>
            <w:tcW w:w="1640" w:type="dxa"/>
            <w:tcBorders>
              <w:top w:val="nil"/>
              <w:left w:val="nil"/>
              <w:bottom w:val="single" w:sz="4" w:space="0" w:color="auto"/>
              <w:right w:val="single" w:sz="4" w:space="0" w:color="auto"/>
            </w:tcBorders>
            <w:shd w:val="clear" w:color="000000" w:fill="D9D9D9"/>
            <w:hideMark/>
          </w:tcPr>
          <w:p w14:paraId="19B94FAF"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8.48E-05</w:t>
            </w:r>
          </w:p>
        </w:tc>
      </w:tr>
      <w:tr w:rsidR="00CC3784" w:rsidRPr="00CC3784" w14:paraId="00F090E9"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57D1E81"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Np-239</w:t>
            </w:r>
          </w:p>
        </w:tc>
        <w:tc>
          <w:tcPr>
            <w:tcW w:w="1524" w:type="dxa"/>
            <w:tcBorders>
              <w:top w:val="nil"/>
              <w:left w:val="nil"/>
              <w:bottom w:val="single" w:sz="4" w:space="0" w:color="auto"/>
              <w:right w:val="single" w:sz="4" w:space="0" w:color="auto"/>
            </w:tcBorders>
            <w:shd w:val="clear" w:color="000000" w:fill="D9D9D9"/>
            <w:hideMark/>
          </w:tcPr>
          <w:p w14:paraId="1C08021F"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1.72E-05</w:t>
            </w:r>
          </w:p>
        </w:tc>
        <w:tc>
          <w:tcPr>
            <w:tcW w:w="1196" w:type="dxa"/>
            <w:tcBorders>
              <w:top w:val="nil"/>
              <w:left w:val="nil"/>
              <w:bottom w:val="single" w:sz="4" w:space="0" w:color="auto"/>
              <w:right w:val="single" w:sz="4" w:space="0" w:color="auto"/>
            </w:tcBorders>
            <w:hideMark/>
          </w:tcPr>
          <w:p w14:paraId="7A462F22"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Nd-146</w:t>
            </w:r>
          </w:p>
        </w:tc>
        <w:tc>
          <w:tcPr>
            <w:tcW w:w="1640" w:type="dxa"/>
            <w:tcBorders>
              <w:top w:val="nil"/>
              <w:left w:val="nil"/>
              <w:bottom w:val="single" w:sz="4" w:space="0" w:color="auto"/>
              <w:right w:val="single" w:sz="4" w:space="0" w:color="auto"/>
            </w:tcBorders>
            <w:shd w:val="clear" w:color="000000" w:fill="D9D9D9"/>
            <w:hideMark/>
          </w:tcPr>
          <w:p w14:paraId="718B1D51"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8.23E-05</w:t>
            </w:r>
          </w:p>
        </w:tc>
      </w:tr>
      <w:tr w:rsidR="00CC3784" w:rsidRPr="00CC3784" w14:paraId="336E1432"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27F3DE16"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Pu-238</w:t>
            </w:r>
          </w:p>
        </w:tc>
        <w:tc>
          <w:tcPr>
            <w:tcW w:w="1524" w:type="dxa"/>
            <w:tcBorders>
              <w:top w:val="nil"/>
              <w:left w:val="nil"/>
              <w:bottom w:val="single" w:sz="4" w:space="0" w:color="auto"/>
              <w:right w:val="single" w:sz="4" w:space="0" w:color="auto"/>
            </w:tcBorders>
            <w:shd w:val="clear" w:color="000000" w:fill="D9D9D9"/>
            <w:hideMark/>
          </w:tcPr>
          <w:p w14:paraId="519BC89C"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8.30E-06</w:t>
            </w:r>
          </w:p>
        </w:tc>
        <w:tc>
          <w:tcPr>
            <w:tcW w:w="1196" w:type="dxa"/>
            <w:tcBorders>
              <w:top w:val="nil"/>
              <w:left w:val="nil"/>
              <w:bottom w:val="single" w:sz="4" w:space="0" w:color="auto"/>
              <w:right w:val="single" w:sz="4" w:space="0" w:color="auto"/>
            </w:tcBorders>
            <w:hideMark/>
          </w:tcPr>
          <w:p w14:paraId="606BED1D"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Nd-147</w:t>
            </w:r>
          </w:p>
        </w:tc>
        <w:tc>
          <w:tcPr>
            <w:tcW w:w="1640" w:type="dxa"/>
            <w:tcBorders>
              <w:top w:val="nil"/>
              <w:left w:val="nil"/>
              <w:bottom w:val="single" w:sz="4" w:space="0" w:color="auto"/>
              <w:right w:val="single" w:sz="4" w:space="0" w:color="auto"/>
            </w:tcBorders>
            <w:shd w:val="clear" w:color="000000" w:fill="D9D9D9"/>
            <w:hideMark/>
          </w:tcPr>
          <w:p w14:paraId="27744B00"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3.37E-06</w:t>
            </w:r>
          </w:p>
        </w:tc>
      </w:tr>
      <w:tr w:rsidR="00CC3784" w:rsidRPr="00CC3784" w14:paraId="44E4A3D9"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210989CC"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Pu-239</w:t>
            </w:r>
          </w:p>
        </w:tc>
        <w:tc>
          <w:tcPr>
            <w:tcW w:w="1524" w:type="dxa"/>
            <w:tcBorders>
              <w:top w:val="nil"/>
              <w:left w:val="nil"/>
              <w:bottom w:val="single" w:sz="4" w:space="0" w:color="auto"/>
              <w:right w:val="single" w:sz="4" w:space="0" w:color="auto"/>
            </w:tcBorders>
            <w:shd w:val="clear" w:color="000000" w:fill="D9D9D9"/>
            <w:hideMark/>
          </w:tcPr>
          <w:p w14:paraId="05F82377"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2.59E-04</w:t>
            </w:r>
          </w:p>
        </w:tc>
        <w:tc>
          <w:tcPr>
            <w:tcW w:w="1196" w:type="dxa"/>
            <w:tcBorders>
              <w:top w:val="nil"/>
              <w:left w:val="nil"/>
              <w:bottom w:val="single" w:sz="4" w:space="0" w:color="auto"/>
              <w:right w:val="single" w:sz="4" w:space="0" w:color="auto"/>
            </w:tcBorders>
            <w:hideMark/>
          </w:tcPr>
          <w:p w14:paraId="1B75433B"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Nd-150</w:t>
            </w:r>
          </w:p>
        </w:tc>
        <w:tc>
          <w:tcPr>
            <w:tcW w:w="1640" w:type="dxa"/>
            <w:tcBorders>
              <w:top w:val="nil"/>
              <w:left w:val="nil"/>
              <w:bottom w:val="single" w:sz="4" w:space="0" w:color="auto"/>
              <w:right w:val="single" w:sz="4" w:space="0" w:color="auto"/>
            </w:tcBorders>
            <w:shd w:val="clear" w:color="000000" w:fill="D9D9D9"/>
            <w:hideMark/>
          </w:tcPr>
          <w:p w14:paraId="7CA0EE58"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1.84E-05</w:t>
            </w:r>
          </w:p>
        </w:tc>
      </w:tr>
      <w:tr w:rsidR="00CC3784" w:rsidRPr="00CC3784" w14:paraId="689801A3"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126E9BAB"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Pu-240</w:t>
            </w:r>
          </w:p>
        </w:tc>
        <w:tc>
          <w:tcPr>
            <w:tcW w:w="1524" w:type="dxa"/>
            <w:tcBorders>
              <w:top w:val="nil"/>
              <w:left w:val="nil"/>
              <w:bottom w:val="single" w:sz="4" w:space="0" w:color="auto"/>
              <w:right w:val="single" w:sz="4" w:space="0" w:color="auto"/>
            </w:tcBorders>
            <w:shd w:val="clear" w:color="000000" w:fill="D9D9D9"/>
            <w:hideMark/>
          </w:tcPr>
          <w:p w14:paraId="3856AED0"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7.86E-05</w:t>
            </w:r>
          </w:p>
        </w:tc>
        <w:tc>
          <w:tcPr>
            <w:tcW w:w="1196" w:type="dxa"/>
            <w:tcBorders>
              <w:top w:val="nil"/>
              <w:left w:val="nil"/>
              <w:bottom w:val="single" w:sz="4" w:space="0" w:color="auto"/>
              <w:right w:val="single" w:sz="4" w:space="0" w:color="auto"/>
            </w:tcBorders>
            <w:hideMark/>
          </w:tcPr>
          <w:p w14:paraId="707D242C"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901" w:author="Claude" w:date="2026-10-20T00:00:00Z">
              <w:r>
                <w:rPr>
                  <w:rFonts w:ascii="Aptos Display" w:eastAsia="Times New Roman" w:hAnsi="Aptos Display" w:cs="Times New Roman"/>
                  <w:color w:val="000000"/>
                </w:rPr>
                <w:delText xml:space="preserve">Gd-147</w:delText>
              </w:r>
            </w:del>
            <w:ins w:id="90902" w:author="Claude" w:date="2026-10-20T00:00:00Z">
              <w:r>
                <w:rPr>
                  <w:rFonts w:ascii="Aptos Display" w:eastAsia="Times New Roman" w:hAnsi="Aptos Display" w:cs="Times New Roman"/>
                  <w:color w:val="000000"/>
                </w:rPr>
                <w:t>Sm-147</w:t>
              </w:r>
            </w:ins>
          </w:p>
        </w:tc>
        <w:tc>
          <w:tcPr>
            <w:tcW w:w="1640" w:type="dxa"/>
            <w:tcBorders>
              <w:top w:val="nil"/>
              <w:left w:val="nil"/>
              <w:bottom w:val="single" w:sz="4" w:space="0" w:color="auto"/>
              <w:right w:val="single" w:sz="4" w:space="0" w:color="auto"/>
            </w:tcBorders>
            <w:shd w:val="clear" w:color="000000" w:fill="D9D9D9"/>
            <w:hideMark/>
          </w:tcPr>
          <w:p w14:paraId="0BE1982F"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3.14E-06</w:t>
            </w:r>
          </w:p>
        </w:tc>
      </w:tr>
      <w:tr w:rsidR="00CC3784" w:rsidRPr="00CC3784" w14:paraId="070F6FB2"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2A83BDC2"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Pu-241</w:t>
            </w:r>
          </w:p>
        </w:tc>
        <w:tc>
          <w:tcPr>
            <w:tcW w:w="1524" w:type="dxa"/>
            <w:tcBorders>
              <w:top w:val="nil"/>
              <w:left w:val="nil"/>
              <w:bottom w:val="single" w:sz="4" w:space="0" w:color="auto"/>
              <w:right w:val="single" w:sz="4" w:space="0" w:color="auto"/>
            </w:tcBorders>
            <w:shd w:val="clear" w:color="000000" w:fill="D9D9D9"/>
            <w:hideMark/>
          </w:tcPr>
          <w:p w14:paraId="1B137267"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7.81E-05</w:t>
            </w:r>
          </w:p>
        </w:tc>
        <w:tc>
          <w:tcPr>
            <w:tcW w:w="1196" w:type="dxa"/>
            <w:tcBorders>
              <w:top w:val="nil"/>
              <w:left w:val="nil"/>
              <w:bottom w:val="single" w:sz="4" w:space="0" w:color="auto"/>
              <w:right w:val="single" w:sz="4" w:space="0" w:color="auto"/>
            </w:tcBorders>
            <w:hideMark/>
          </w:tcPr>
          <w:p w14:paraId="5418925D"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903" w:author="Claude" w:date="2026-10-20T00:00:00Z">
              <w:r>
                <w:rPr>
                  <w:rFonts w:ascii="Aptos Display" w:eastAsia="Times New Roman" w:hAnsi="Aptos Display" w:cs="Times New Roman"/>
                  <w:color w:val="000000"/>
                </w:rPr>
                <w:delText xml:space="preserve">Gd-149</w:delText>
              </w:r>
            </w:del>
            <w:ins w:id="90904" w:author="Claude" w:date="2026-10-20T00:00:00Z">
              <w:r>
                <w:rPr>
                  <w:rFonts w:ascii="Aptos Display" w:eastAsia="Times New Roman" w:hAnsi="Aptos Display" w:cs="Times New Roman"/>
                  <w:color w:val="000000"/>
                </w:rPr>
                <w:t>Sm-149</w:t>
              </w:r>
            </w:ins>
          </w:p>
        </w:tc>
        <w:tc>
          <w:tcPr>
            <w:tcW w:w="1640" w:type="dxa"/>
            <w:tcBorders>
              <w:top w:val="nil"/>
              <w:left w:val="nil"/>
              <w:bottom w:val="single" w:sz="4" w:space="0" w:color="auto"/>
              <w:right w:val="single" w:sz="4" w:space="0" w:color="auto"/>
            </w:tcBorders>
            <w:shd w:val="clear" w:color="000000" w:fill="D9D9D9"/>
            <w:hideMark/>
          </w:tcPr>
          <w:p w14:paraId="4DB3D56C"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3.24E-07</w:t>
            </w:r>
          </w:p>
        </w:tc>
      </w:tr>
      <w:tr w:rsidR="00CC3784" w:rsidRPr="00CC3784" w14:paraId="5A66B694"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763CC2DF"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Pu-242</w:t>
            </w:r>
          </w:p>
        </w:tc>
        <w:tc>
          <w:tcPr>
            <w:tcW w:w="1524" w:type="dxa"/>
            <w:tcBorders>
              <w:top w:val="nil"/>
              <w:left w:val="nil"/>
              <w:bottom w:val="single" w:sz="4" w:space="0" w:color="auto"/>
              <w:right w:val="single" w:sz="4" w:space="0" w:color="auto"/>
            </w:tcBorders>
            <w:shd w:val="clear" w:color="000000" w:fill="D9D9D9"/>
            <w:hideMark/>
          </w:tcPr>
          <w:p w14:paraId="140CE298"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2.86E-05</w:t>
            </w:r>
          </w:p>
        </w:tc>
        <w:tc>
          <w:tcPr>
            <w:tcW w:w="1196" w:type="dxa"/>
            <w:tcBorders>
              <w:top w:val="nil"/>
              <w:left w:val="nil"/>
              <w:bottom w:val="single" w:sz="4" w:space="0" w:color="auto"/>
              <w:right w:val="single" w:sz="4" w:space="0" w:color="auto"/>
            </w:tcBorders>
            <w:hideMark/>
          </w:tcPr>
          <w:p w14:paraId="4D5DA52E"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905" w:author="Claude" w:date="2026-10-20T00:00:00Z">
              <w:r>
                <w:rPr>
                  <w:rFonts w:ascii="Aptos Display" w:eastAsia="Times New Roman" w:hAnsi="Aptos Display" w:cs="Times New Roman"/>
                  <w:color w:val="000000"/>
                </w:rPr>
                <w:delText xml:space="preserve">Gd-150</w:delText>
              </w:r>
            </w:del>
            <w:ins w:id="90906" w:author="Claude" w:date="2026-10-20T00:00:00Z">
              <w:r>
                <w:rPr>
                  <w:rFonts w:ascii="Aptos Display" w:eastAsia="Times New Roman" w:hAnsi="Aptos Display" w:cs="Times New Roman"/>
                  <w:color w:val="000000"/>
                </w:rPr>
                <w:t>Sm-150</w:t>
              </w:r>
            </w:ins>
          </w:p>
        </w:tc>
        <w:tc>
          <w:tcPr>
            <w:tcW w:w="1640" w:type="dxa"/>
            <w:tcBorders>
              <w:top w:val="nil"/>
              <w:left w:val="nil"/>
              <w:bottom w:val="single" w:sz="4" w:space="0" w:color="auto"/>
              <w:right w:val="single" w:sz="4" w:space="0" w:color="auto"/>
            </w:tcBorders>
            <w:shd w:val="clear" w:color="000000" w:fill="D9D9D9"/>
            <w:hideMark/>
          </w:tcPr>
          <w:p w14:paraId="1C96A5E3"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2.43E-05</w:t>
            </w:r>
          </w:p>
        </w:tc>
      </w:tr>
      <w:tr w:rsidR="00CC3784" w:rsidRPr="00CC3784" w14:paraId="6FF8E916"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1771FB0"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Am-241</w:t>
            </w:r>
          </w:p>
        </w:tc>
        <w:tc>
          <w:tcPr>
            <w:tcW w:w="1524" w:type="dxa"/>
            <w:tcBorders>
              <w:top w:val="nil"/>
              <w:left w:val="nil"/>
              <w:bottom w:val="single" w:sz="4" w:space="0" w:color="auto"/>
              <w:right w:val="single" w:sz="4" w:space="0" w:color="auto"/>
            </w:tcBorders>
            <w:shd w:val="clear" w:color="000000" w:fill="D9D9D9"/>
            <w:hideMark/>
          </w:tcPr>
          <w:p w14:paraId="42076733"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6.98E-07</w:t>
            </w:r>
          </w:p>
        </w:tc>
        <w:tc>
          <w:tcPr>
            <w:tcW w:w="1196" w:type="dxa"/>
            <w:tcBorders>
              <w:top w:val="nil"/>
              <w:left w:val="nil"/>
              <w:bottom w:val="single" w:sz="4" w:space="0" w:color="auto"/>
              <w:right w:val="single" w:sz="4" w:space="0" w:color="auto"/>
            </w:tcBorders>
            <w:hideMark/>
          </w:tcPr>
          <w:p w14:paraId="310ED536"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907" w:author="Claude" w:date="2026-10-20T00:00:00Z">
              <w:r>
                <w:rPr>
                  <w:rFonts w:ascii="Aptos Display" w:eastAsia="Times New Roman" w:hAnsi="Aptos Display" w:cs="Times New Roman"/>
                  <w:color w:val="000000"/>
                </w:rPr>
                <w:delText xml:space="preserve">Gd-151</w:delText>
              </w:r>
            </w:del>
            <w:ins w:id="90908" w:author="Claude" w:date="2026-10-20T00:00:00Z">
              <w:r>
                <w:rPr>
                  <w:rFonts w:ascii="Aptos Display" w:eastAsia="Times New Roman" w:hAnsi="Aptos Display" w:cs="Times New Roman"/>
                  <w:color w:val="000000"/>
                </w:rPr>
                <w:t>Sm-151</w:t>
              </w:r>
            </w:ins>
          </w:p>
        </w:tc>
        <w:tc>
          <w:tcPr>
            <w:tcW w:w="1640" w:type="dxa"/>
            <w:tcBorders>
              <w:top w:val="nil"/>
              <w:left w:val="nil"/>
              <w:bottom w:val="single" w:sz="4" w:space="0" w:color="auto"/>
              <w:right w:val="single" w:sz="4" w:space="0" w:color="auto"/>
            </w:tcBorders>
            <w:shd w:val="clear" w:color="000000" w:fill="D9D9D9"/>
            <w:hideMark/>
          </w:tcPr>
          <w:p w14:paraId="21164F9C"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1.87E-06</w:t>
            </w:r>
          </w:p>
        </w:tc>
      </w:tr>
      <w:tr w:rsidR="00CC3784" w:rsidRPr="00CC3784" w14:paraId="5B00F001"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3B12F3E4"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Am-243</w:t>
            </w:r>
          </w:p>
        </w:tc>
        <w:tc>
          <w:tcPr>
            <w:tcW w:w="1524" w:type="dxa"/>
            <w:tcBorders>
              <w:top w:val="nil"/>
              <w:left w:val="nil"/>
              <w:bottom w:val="single" w:sz="4" w:space="0" w:color="auto"/>
              <w:right w:val="single" w:sz="4" w:space="0" w:color="auto"/>
            </w:tcBorders>
            <w:shd w:val="clear" w:color="000000" w:fill="D9D9D9"/>
            <w:hideMark/>
          </w:tcPr>
          <w:p w14:paraId="61235841"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5.54E-06</w:t>
            </w:r>
          </w:p>
        </w:tc>
        <w:tc>
          <w:tcPr>
            <w:tcW w:w="1196" w:type="dxa"/>
            <w:tcBorders>
              <w:top w:val="nil"/>
              <w:left w:val="nil"/>
              <w:bottom w:val="single" w:sz="4" w:space="0" w:color="auto"/>
              <w:right w:val="single" w:sz="4" w:space="0" w:color="auto"/>
            </w:tcBorders>
            <w:hideMark/>
          </w:tcPr>
          <w:p w14:paraId="23FD9B11"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909" w:author="Claude" w:date="2026-10-20T00:00:00Z">
              <w:r>
                <w:rPr>
                  <w:rFonts w:ascii="Aptos Display" w:eastAsia="Times New Roman" w:hAnsi="Aptos Display" w:cs="Times New Roman"/>
                  <w:color w:val="000000"/>
                </w:rPr>
                <w:delText xml:space="preserve">Gd-152</w:delText>
              </w:r>
            </w:del>
            <w:ins w:id="90910" w:author="Claude" w:date="2026-10-20T00:00:00Z">
              <w:r>
                <w:rPr>
                  <w:rFonts w:ascii="Aptos Display" w:eastAsia="Times New Roman" w:hAnsi="Aptos Display" w:cs="Times New Roman"/>
                  <w:color w:val="000000"/>
                </w:rPr>
                <w:t>Sm-152</w:t>
              </w:r>
            </w:ins>
          </w:p>
        </w:tc>
        <w:tc>
          <w:tcPr>
            <w:tcW w:w="1640" w:type="dxa"/>
            <w:tcBorders>
              <w:top w:val="nil"/>
              <w:left w:val="nil"/>
              <w:bottom w:val="single" w:sz="4" w:space="0" w:color="auto"/>
              <w:right w:val="single" w:sz="4" w:space="0" w:color="auto"/>
            </w:tcBorders>
            <w:shd w:val="clear" w:color="000000" w:fill="D9D9D9"/>
            <w:hideMark/>
          </w:tcPr>
          <w:p w14:paraId="5332B2C4"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1.07E-05</w:t>
            </w:r>
          </w:p>
        </w:tc>
      </w:tr>
      <w:tr w:rsidR="00CC3784" w:rsidRPr="00CC3784" w14:paraId="4D7F7101"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4E04384B"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Sr-89</w:t>
            </w:r>
          </w:p>
        </w:tc>
        <w:tc>
          <w:tcPr>
            <w:tcW w:w="1524" w:type="dxa"/>
            <w:tcBorders>
              <w:top w:val="nil"/>
              <w:left w:val="nil"/>
              <w:bottom w:val="single" w:sz="4" w:space="0" w:color="auto"/>
              <w:right w:val="single" w:sz="4" w:space="0" w:color="auto"/>
            </w:tcBorders>
            <w:shd w:val="clear" w:color="000000" w:fill="D9D9D9"/>
            <w:hideMark/>
          </w:tcPr>
          <w:p w14:paraId="12F07E99"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2.33E-05</w:t>
            </w:r>
          </w:p>
        </w:tc>
        <w:tc>
          <w:tcPr>
            <w:tcW w:w="1196" w:type="dxa"/>
            <w:tcBorders>
              <w:top w:val="nil"/>
              <w:left w:val="nil"/>
              <w:bottom w:val="single" w:sz="4" w:space="0" w:color="auto"/>
              <w:right w:val="single" w:sz="4" w:space="0" w:color="auto"/>
            </w:tcBorders>
            <w:hideMark/>
          </w:tcPr>
          <w:p w14:paraId="2F3575E5"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911" w:author="Claude" w:date="2026-10-20T00:00:00Z">
              <w:r>
                <w:rPr>
                  <w:rFonts w:ascii="Aptos Display" w:eastAsia="Times New Roman" w:hAnsi="Aptos Display" w:cs="Times New Roman"/>
                  <w:color w:val="000000"/>
                </w:rPr>
                <w:delText xml:space="preserve">Dy-153</w:delText>
              </w:r>
            </w:del>
            <w:ins w:id="90912" w:author="Claude" w:date="2026-10-20T00:00:00Z">
              <w:r>
                <w:rPr>
                  <w:rFonts w:ascii="Aptos Display" w:eastAsia="Times New Roman" w:hAnsi="Aptos Display" w:cs="Times New Roman"/>
                  <w:color w:val="000000"/>
                </w:rPr>
                <w:t>Eu-153</w:t>
              </w:r>
            </w:ins>
          </w:p>
        </w:tc>
        <w:tc>
          <w:tcPr>
            <w:tcW w:w="1640" w:type="dxa"/>
            <w:tcBorders>
              <w:top w:val="nil"/>
              <w:left w:val="nil"/>
              <w:bottom w:val="single" w:sz="4" w:space="0" w:color="auto"/>
              <w:right w:val="single" w:sz="4" w:space="0" w:color="auto"/>
            </w:tcBorders>
            <w:shd w:val="clear" w:color="000000" w:fill="D9D9D9"/>
            <w:hideMark/>
          </w:tcPr>
          <w:p w14:paraId="30F8A284"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1.08E-05</w:t>
            </w:r>
          </w:p>
        </w:tc>
      </w:tr>
      <w:tr w:rsidR="00CC3784" w:rsidRPr="00CC3784" w14:paraId="30BF0169"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2D1EFF0B"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Sr-90</w:t>
            </w:r>
          </w:p>
        </w:tc>
        <w:tc>
          <w:tcPr>
            <w:tcW w:w="1524" w:type="dxa"/>
            <w:tcBorders>
              <w:top w:val="nil"/>
              <w:left w:val="nil"/>
              <w:bottom w:val="single" w:sz="4" w:space="0" w:color="auto"/>
              <w:right w:val="single" w:sz="4" w:space="0" w:color="auto"/>
            </w:tcBorders>
            <w:shd w:val="clear" w:color="000000" w:fill="D9D9D9"/>
            <w:hideMark/>
          </w:tcPr>
          <w:p w14:paraId="192B0E02"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1.23E-04</w:t>
            </w:r>
          </w:p>
        </w:tc>
        <w:tc>
          <w:tcPr>
            <w:tcW w:w="1196" w:type="dxa"/>
            <w:tcBorders>
              <w:top w:val="nil"/>
              <w:left w:val="nil"/>
              <w:bottom w:val="single" w:sz="4" w:space="0" w:color="auto"/>
              <w:right w:val="single" w:sz="4" w:space="0" w:color="auto"/>
            </w:tcBorders>
            <w:hideMark/>
          </w:tcPr>
          <w:p w14:paraId="23C5215E"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913" w:author="Claude" w:date="2026-10-20T00:00:00Z">
              <w:r>
                <w:rPr>
                  <w:rFonts w:ascii="Aptos Display" w:eastAsia="Times New Roman" w:hAnsi="Aptos Display" w:cs="Times New Roman"/>
                  <w:color w:val="000000"/>
                </w:rPr>
                <w:delText xml:space="preserve">Dy-154</w:delText>
              </w:r>
            </w:del>
            <w:ins w:id="90914" w:author="Claude" w:date="2026-10-20T00:00:00Z">
              <w:r>
                <w:rPr>
                  <w:rFonts w:ascii="Aptos Display" w:eastAsia="Times New Roman" w:hAnsi="Aptos Display" w:cs="Times New Roman"/>
                  <w:color w:val="000000"/>
                </w:rPr>
                <w:t>Eu-154</w:t>
              </w:r>
            </w:ins>
          </w:p>
        </w:tc>
        <w:tc>
          <w:tcPr>
            <w:tcW w:w="1640" w:type="dxa"/>
            <w:tcBorders>
              <w:top w:val="nil"/>
              <w:left w:val="nil"/>
              <w:bottom w:val="single" w:sz="4" w:space="0" w:color="auto"/>
              <w:right w:val="single" w:sz="4" w:space="0" w:color="auto"/>
            </w:tcBorders>
            <w:shd w:val="clear" w:color="000000" w:fill="D9D9D9"/>
            <w:hideMark/>
          </w:tcPr>
          <w:p w14:paraId="5C9DE74B"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1.94E-06</w:t>
            </w:r>
          </w:p>
        </w:tc>
      </w:tr>
      <w:tr w:rsidR="00CC3784" w:rsidRPr="00CC3784" w14:paraId="3914B137"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2AA5F8D4"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Ba-138</w:t>
            </w:r>
          </w:p>
        </w:tc>
        <w:tc>
          <w:tcPr>
            <w:tcW w:w="1524" w:type="dxa"/>
            <w:tcBorders>
              <w:top w:val="nil"/>
              <w:left w:val="nil"/>
              <w:bottom w:val="single" w:sz="4" w:space="0" w:color="auto"/>
              <w:right w:val="single" w:sz="4" w:space="0" w:color="auto"/>
            </w:tcBorders>
            <w:shd w:val="clear" w:color="000000" w:fill="D9D9D9"/>
            <w:hideMark/>
          </w:tcPr>
          <w:p w14:paraId="3C47B522"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1.68E-04</w:t>
            </w:r>
          </w:p>
        </w:tc>
        <w:tc>
          <w:tcPr>
            <w:tcW w:w="1196" w:type="dxa"/>
            <w:tcBorders>
              <w:top w:val="nil"/>
              <w:left w:val="nil"/>
              <w:bottom w:val="single" w:sz="4" w:space="0" w:color="auto"/>
              <w:right w:val="single" w:sz="4" w:space="0" w:color="auto"/>
            </w:tcBorders>
            <w:hideMark/>
          </w:tcPr>
          <w:p w14:paraId="25FCA435" w14:textId="77777777" w:rsidR="00CC3784" w:rsidRPr="00CC3784" w:rsidRDefault="00CC3784" w:rsidP="00CC3784">
            <w:pPr>
              <w:spacing w:after="0" w:line="240" w:lineRule="auto"/>
              <w:jc w:val="center"/>
              <w:rPr>
                <w:rFonts w:ascii="Aptos Display" w:eastAsia="Times New Roman" w:hAnsi="Aptos Display" w:cs="Times New Roman"/>
                <w:color w:val="000000"/>
              </w:rPr>
            </w:pPr>
            <w:del w:id="90915" w:author="Claude" w:date="2026-10-20T00:00:00Z">
              <w:r>
                <w:rPr>
                  <w:rFonts w:ascii="Aptos Display" w:eastAsia="Times New Roman" w:hAnsi="Aptos Display" w:cs="Times New Roman"/>
                  <w:color w:val="000000"/>
                </w:rPr>
                <w:delText xml:space="preserve">Dy-155</w:delText>
              </w:r>
            </w:del>
            <w:ins w:id="90916" w:author="Claude" w:date="2026-10-20T00:00:00Z">
              <w:r>
                <w:rPr>
                  <w:rFonts w:ascii="Aptos Display" w:eastAsia="Times New Roman" w:hAnsi="Aptos Display" w:cs="Times New Roman"/>
                  <w:color w:val="000000"/>
                </w:rPr>
                <w:t>Eu-155</w:t>
              </w:r>
            </w:ins>
          </w:p>
        </w:tc>
        <w:tc>
          <w:tcPr>
            <w:tcW w:w="1640" w:type="dxa"/>
            <w:tcBorders>
              <w:top w:val="nil"/>
              <w:left w:val="nil"/>
              <w:bottom w:val="single" w:sz="4" w:space="0" w:color="auto"/>
              <w:right w:val="single" w:sz="4" w:space="0" w:color="auto"/>
            </w:tcBorders>
            <w:shd w:val="clear" w:color="000000" w:fill="D9D9D9"/>
            <w:hideMark/>
          </w:tcPr>
          <w:p w14:paraId="68344A56"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5.76E-07</w:t>
            </w:r>
          </w:p>
        </w:tc>
      </w:tr>
      <w:tr w:rsidR="00CC3784" w:rsidRPr="00CC3784" w14:paraId="4037E6CE" w14:textId="77777777" w:rsidTr="00CC3784">
        <w:trPr>
          <w:trHeight w:val="280"/>
        </w:trPr>
        <w:tc>
          <w:tcPr>
            <w:tcW w:w="1196" w:type="dxa"/>
            <w:tcBorders>
              <w:top w:val="nil"/>
              <w:left w:val="single" w:sz="4" w:space="0" w:color="auto"/>
              <w:bottom w:val="single" w:sz="4" w:space="0" w:color="auto"/>
              <w:right w:val="single" w:sz="4" w:space="0" w:color="auto"/>
            </w:tcBorders>
            <w:hideMark/>
          </w:tcPr>
          <w:p w14:paraId="69DF5B00"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Ba-140</w:t>
            </w:r>
          </w:p>
        </w:tc>
        <w:tc>
          <w:tcPr>
            <w:tcW w:w="1524" w:type="dxa"/>
            <w:tcBorders>
              <w:top w:val="nil"/>
              <w:left w:val="nil"/>
              <w:bottom w:val="single" w:sz="4" w:space="0" w:color="auto"/>
              <w:right w:val="single" w:sz="4" w:space="0" w:color="auto"/>
            </w:tcBorders>
            <w:shd w:val="clear" w:color="000000" w:fill="D9D9D9"/>
            <w:hideMark/>
          </w:tcPr>
          <w:p w14:paraId="38B30EE7" w14:textId="77777777" w:rsidR="00CC3784" w:rsidRPr="00CC3784" w:rsidRDefault="00CC3784" w:rsidP="00CC3784">
            <w:pPr>
              <w:spacing w:after="0" w:line="240" w:lineRule="auto"/>
              <w:jc w:val="center"/>
              <w:rPr>
                <w:rFonts w:ascii="Aptos Display" w:eastAsia="Times New Roman" w:hAnsi="Aptos Display" w:cs="Times New Roman"/>
                <w:color w:val="000000"/>
              </w:rPr>
            </w:pPr>
            <w:r>
              <w:rPr>
                <w:rFonts w:ascii="Aptos Display" w:eastAsia="Times New Roman" w:hAnsi="Aptos Display" w:cs="Times New Roman"/>
                <w:color w:val="000000"/>
              </w:rPr>
              <w:t>1.10E-05</w:t>
            </w:r>
          </w:p>
        </w:tc>
        <w:tc>
          <w:tcPr>
            <w:tcW w:w="1196" w:type="dxa"/>
            <w:tcBorders>
              <w:top w:val="nil"/>
              <w:left w:val="nil"/>
              <w:bottom w:val="nil"/>
              <w:right w:val="nil"/>
            </w:tcBorders>
            <w:vAlign w:val="bottom"/>
            <w:hideMark/>
          </w:tcPr>
          <w:p w14:paraId="484F9014" w14:textId="77777777" w:rsidR="00CC3784" w:rsidRPr="00CC3784" w:rsidRDefault="00CC3784" w:rsidP="00CC3784">
            <w:pPr>
              <w:spacing w:after="0" w:line="240" w:lineRule="auto"/>
              <w:jc w:val="center"/>
              <w:rPr>
                <w:rFonts w:ascii="Aptos Display" w:eastAsia="Times New Roman" w:hAnsi="Aptos Display" w:cs="Times New Roman"/>
                <w:color w:val="000000"/>
              </w:rPr>
            </w:pPr>
          </w:p>
        </w:tc>
        <w:tc>
          <w:tcPr>
            <w:tcW w:w="1640" w:type="dxa"/>
            <w:tcBorders>
              <w:top w:val="nil"/>
              <w:left w:val="nil"/>
              <w:bottom w:val="nil"/>
              <w:right w:val="nil"/>
            </w:tcBorders>
            <w:vAlign w:val="bottom"/>
            <w:hideMark/>
          </w:tcPr>
          <w:p w14:paraId="2F573924" w14:textId="77777777" w:rsidR="00CC3784" w:rsidRPr="00CC3784" w:rsidRDefault="00CC3784" w:rsidP="00CC3784">
            <w:pPr>
              <w:spacing w:after="0" w:line="240" w:lineRule="auto"/>
              <w:jc w:val="center"/>
              <w:rPr>
                <w:rFonts w:ascii="Times New Roman" w:eastAsia="Times New Roman" w:hAnsi="Times New Roman" w:cs="Times New Roman"/>
                <w:sz w:val="20"/>
                <w:szCs w:val="20"/>
              </w:rPr>
            </w:pPr>
          </w:p>
        </w:tc>
      </w:tr>
    </w:tbl>
    <w:p w14:paraId="6F463774" w14:textId="570A86F0" w:rsidR="008928B8" w:rsidRPr="00EF3B14" w:rsidRDefault="008928B8" w:rsidP="00C97134">
      <w:pPr>
        <w:spacing w:line="360" w:lineRule="auto"/>
      </w:pPr>
    </w:p>
    <w:p>
      <w:pPr>
        <w:pStyle w:val="Ttulo3"/>
        <w:rPr>
          <w:ins w:id="90774" w:author="Claude" w:date="2026-10-20T00:00:00Z"/>
        </w:rPr>
      </w:pPr>
      <w:ins w:id="90775" w:author="Claude" w:date="2026-10-20T00:00:00Z">
        <w:r>
          <w:t>Tritio y alcance del inventario</w:t>
        </w:r>
      </w:ins>
    </w:p>
    <w:p>
      <w:pPr>
        <w:spacing w:line="360" w:lineRule="auto"/>
        <w:rPr>
          <w:ins w:id="90776" w:author="Claude" w:date="2026-10-20T00:00:00Z"/>
        </w:rPr>
      </w:pPr>
      <w:ins w:id="90777" w:author="Claude" w:date="2026-10-20T00:00:00Z"/>
      <w:ins w:id="92262" w:author="Claude" w:date="2026-10-20T00:00:00Z">
        <w:r>
          <w:t>El inventario de referencia procede de las concentraciones de equilibrio del material combustible</w:t>
        </w:r>
      </w:ins>
      <w:sdt>
        <w:sdtPr>
          <w:id w:val="200580339"/>
          <w:citation/>
        </w:sdtPr>
        <w:sdtContent>
          <w:ins w:id="92259" w:author="Claude" w:date="2026-10-20T00:00:00Z">
            <w:r>
              <w:fldChar w:fldCharType="begin"/>
            </w:r>
            <w:r>
              <w:instrText xml:space="preserve"> CITATION Kai \l 3082 </w:instrText>
            </w:r>
            <w:r>
              <w:fldChar w:fldCharType="separate"/>
            </w:r>
            <w:r>
              <w:rPr>
                <w:noProof/>
              </w:rPr>
              <w:t xml:space="preserve"> [29]</w:t>
            </w:r>
            <w:r>
              <w:fldChar w:fldCharType="end"/>
            </w:r>
          </w:ins>
        </w:sdtContent>
      </w:sdt>
      <w:ins w:id="92263" w:author="Claude" w:date="2026-10-20T00:00:00Z">
        <w:r>
          <w:t xml:space="preserve"> y, por tanto, solo contiene los nucleidos presentes en el combustible. El tritio, que domina la dosis en el accidente de ejemplo de Kairos Power, no está en él, porque se produce sobre todo en la sal por reacciones neutrónicas con el litio y el berilio del FLiBe, y se acumula mayoritariamente en el grafito de las esferas y del reflector</w:t>
        </w:r>
      </w:ins>
      <w:sdt>
        <w:sdtPr>
          <w:id w:val="1593750894"/>
          <w:citation/>
        </w:sdtPr>
        <w:sdtContent>
          <w:ins w:id="92260"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64" w:author="Claude" w:date="2026-10-20T00:00:00Z">
        <w:r>
          <w:t>. En el cálculo de ejemplo de Kairos, el inventario de tritio en el sistema primario tras 4,75 años de operación es de unos 6.400 Ci: 4.743 Ci en las esferas, 1.181 Ci en el reflector, 320 Ci en la vasija, 60 Ci en las tuberías, 55 Ci en el intercambiador intermedio y 9 Ci en la sal</w:t>
        </w:r>
      </w:ins>
      <w:sdt>
        <w:sdtPr>
          <w:id w:val="1376721959"/>
          <w:citation/>
        </w:sdtPr>
        <w:sdtContent>
          <w:ins w:id="92261"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65" w:author="Claude" w:date="2026-10-20T00:00:00Z">
        <w:r>
          <w:t>. Este inventario debe añadirse al término fuente, con liberación instantánea y sin atenuación, como en la metodología de referencia.</w:t>
        </w:r>
      </w:ins>
    </w:p>
    <w:p>
      <w:pPr>
        <w:spacing w:line="360" w:lineRule="auto"/>
        <w:rPr>
          <w:ins w:id="90778" w:author="Claude" w:date="2026-10-20T00:00:00Z"/>
        </w:rPr>
      </w:pPr>
      <w:ins w:id="90779" w:author="Claude" w:date="2026-10-20T00:00:00Z">
        <w:r>
          <w:t>Por otro lado, el juego de datos público de Kairos Power es un conjunto de verificación de física de reactores de 89 nucleidos y no incluye los isótopos de yodo de vida corta (I-131, I-133, I-135) ni varios gases nobles (Kr-85m, Kr-87, Kr-88, Xe-133m, Xe-135m), que en los accidentes con daño al combustible suelen dominar la dosis. Para el cálculo definitivo, el inventario debe completarse con un cálculo de agotamiento del combustible (por ejemplo, con ORIGEN) o justificarse su omisión.</w:t>
        </w:r>
      </w:ins>
    </w:p>
    <w:p w14:paraId="39E64823" w14:textId="77777777" w:rsidR="0009272C" w:rsidRPr="0009272C" w:rsidRDefault="0009272C" w:rsidP="0009272C">
      <w:pPr>
        <w:pStyle w:val="Ttulo2"/>
        <w:spacing w:line="360" w:lineRule="auto"/>
      </w:pPr>
      <w:bookmarkStart w:id="41" w:name="_Toc221055546"/>
      <w:r>
        <w:t xml:space="preserve">Conversión del inventario isotópico en equilibrio </w:t>
      </w:r>
      <w:del w:id="90161" w:author="Claude" w:date="2026-10-20T00:00:00Z">
        <w:r>
          <w:delText xml:space="preserve">a fuente término radiológica</w:delText>
        </w:r>
      </w:del>
      <w:ins w:id="90162" w:author="Claude" w:date="2026-10-20T00:00:00Z">
        <w:r>
          <w:t>a término fuente radiológico</w:t>
        </w:r>
      </w:ins>
      <w:bookmarkEnd w:id="41"/>
    </w:p>
    <w:p w14:paraId="4EF6B362" w14:textId="1F91E164" w:rsidR="0009272C" w:rsidRPr="0009272C" w:rsidRDefault="0009272C" w:rsidP="0009272C">
      <w:pPr>
        <w:spacing w:line="360" w:lineRule="auto"/>
      </w:pPr>
      <w:r>
        <w:t xml:space="preserve">Una vez determinadas las concentraciones isotópicas en equilibrio en el núcleo del reactor, se procede a la transformación de dichos resultados neutrónicos en un inventario radiológico cuantificable, adecuado para su utilización como </w:t>
      </w:r>
      <w:del w:id="90169" w:author="Claude" w:date="2026-10-20T00:00:00Z">
        <w:r>
          <w:delText xml:space="preserve">fuente término</w:delText>
        </w:r>
      </w:del>
      <w:ins w:id="90170" w:author="Claude" w:date="2026-10-20T00:00:00Z">
        <w:r>
          <w:t>término fuente</w:t>
        </w:r>
      </w:ins>
      <w:r>
        <w:t xml:space="preserve"> de partida en el análisis de consecuencias radiológicas mediante el código RADTRAD. Para ello, se calculan una serie de parámetros intermedios que permiten pasar de densidades numéricas a actividades absolutas, siguiendo el procedimiento que se describe a continuación.</w:t>
      </w:r>
    </w:p>
    <w:p w14:paraId="694C8473" w14:textId="77777777" w:rsidR="0009272C" w:rsidRPr="0009272C" w:rsidRDefault="0009272C">
      <w:pPr>
        <w:pStyle w:val="Prrafodelista"/>
        <w:numPr>
          <w:ilvl w:val="0"/>
          <w:numId w:val="33"/>
        </w:numPr>
        <w:spacing w:line="360" w:lineRule="auto"/>
        <w:rPr>
          <w:b/>
          <w:bCs/>
        </w:rPr>
      </w:pPr>
      <w:r>
        <w:rPr>
          <w:b/>
          <w:bCs/>
        </w:rPr>
        <w:t>Identificación del radionucleido</w:t>
      </w:r>
    </w:p>
    <w:p w14:paraId="3782256A" w14:textId="77777777" w:rsidR="0009272C" w:rsidRPr="0009272C" w:rsidRDefault="0009272C" w:rsidP="0009272C">
      <w:pPr>
        <w:spacing w:line="360" w:lineRule="auto"/>
      </w:pPr>
      <w:r>
        <w:t xml:space="preserve">Cada radionucleido se identifica de forma unívoca mediante su notación [ZZAAA], donde </w:t>
      </w:r>
      <w:r>
        <w:rPr>
          <w:i/>
          <w:iCs/>
        </w:rPr>
        <w:t>ZZ</w:t>
      </w:r>
      <w:r>
        <w:t xml:space="preserve"> corresponde al número atómico y </w:t>
      </w:r>
      <w:r>
        <w:rPr>
          <w:i/>
          <w:iCs/>
        </w:rPr>
        <w:t>AAA</w:t>
      </w:r>
      <w:r>
        <w:t xml:space="preserve"> al número másico. Esta notación es la empleada de forma estándar en códigos neutrónicos y radiológicos, garantizando la compatibilidad con herramientas de cálculo como ORIGEN, MCNP o RADTRAD.</w:t>
      </w:r>
    </w:p>
    <w:p w14:paraId="7EF5355C" w14:textId="6C6BDA10" w:rsidR="0009272C" w:rsidRPr="0009272C" w:rsidRDefault="0009272C" w:rsidP="0009272C">
      <w:pPr>
        <w:spacing w:line="360" w:lineRule="auto"/>
      </w:pPr>
      <w:r>
        <w:t>Asimismo, cada radionucleido se clasifica según su tipo de isótopo (gases nobles, halógenos, metales volátiles, tierras raras, actínidos, etc.), clasificación que resulta fundamental para la posterior asignación de factores de atenuación y fracciones de liberación en el análisis del accidente.</w:t>
      </w:r>
    </w:p>
    <w:p w14:paraId="200D16EA" w14:textId="77777777" w:rsidR="0009272C" w:rsidRPr="0009272C" w:rsidRDefault="0009272C">
      <w:pPr>
        <w:pStyle w:val="Prrafodelista"/>
        <w:numPr>
          <w:ilvl w:val="0"/>
          <w:numId w:val="33"/>
        </w:numPr>
        <w:spacing w:line="360" w:lineRule="auto"/>
        <w:rPr>
          <w:b/>
          <w:bCs/>
        </w:rPr>
      </w:pPr>
      <w:r>
        <w:rPr>
          <w:b/>
          <w:bCs/>
        </w:rPr>
        <w:t>Densidad numérica en equilibrio</w:t>
      </w:r>
    </w:p>
    <w:p w14:paraId="3134D8AA" w14:textId="77777777" w:rsidR="0009272C" w:rsidRPr="0009272C" w:rsidRDefault="0009272C" w:rsidP="0009272C">
      <w:pPr>
        <w:spacing w:line="360" w:lineRule="auto"/>
      </w:pPr>
      <w:r>
        <w:t>El cálculo neutrónico proporciona la densidad numérica de cada isótopo en equilibrio, expresada como:</w:t>
      </w:r>
    </w:p>
    <w:p w14:paraId="5368BA70" w14:textId="305F0B37" w:rsidR="0009272C" w:rsidRPr="0009272C" w:rsidRDefault="00000000" w:rsidP="0009272C">
      <w:pPr>
        <w:spacing w:line="360" w:lineRule="auto"/>
        <w:rPr>
          <w:lang w:val="en-US"/>
        </w:rPr>
      </w:pPr>
      <m:oMathPara>
        <m:oMath>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lang w:val="en-US"/>
            </w:rPr>
            <m:t>=</m:t>
          </m:r>
          <m:r>
            <m:rPr>
              <m:nor/>
            </m:rPr>
            <w:rPr>
              <w:lang w:val="en-US"/>
            </w:rPr>
            <m:t>Number Density  </m:t>
          </m:r>
          <m:r>
            <w:rPr>
              <w:rFonts w:ascii="Cambria Math" w:hAnsi="Cambria Math"/>
              <w:lang w:val="en-US"/>
            </w:rPr>
            <m:t>[</m:t>
          </m:r>
          <m:acc>
            <m:accPr>
              <m:chr m:val="ˊ"/>
              <m:ctrlPr>
                <w:rPr>
                  <w:rFonts w:ascii="Cambria Math" w:hAnsi="Cambria Math"/>
                </w:rPr>
              </m:ctrlPr>
            </m:accPr>
            <m:e>
              <m:r>
                <m:rPr>
                  <m:nor/>
                </m:rPr>
                <w:rPr>
                  <w:lang w:val="en-US"/>
                </w:rPr>
                <m:t>a</m:t>
              </m:r>
            </m:e>
          </m:acc>
          <m:r>
            <m:rPr>
              <m:nor/>
            </m:rPr>
            <w:rPr>
              <w:lang w:val="en-US"/>
            </w:rPr>
            <m:t>tomos</m:t>
          </m:r>
          <m:r>
            <m:rPr>
              <m:sty m:val="p"/>
            </m:rPr>
            <w:rPr>
              <w:rFonts w:ascii="Cambria Math" w:hAnsi="Cambria Math"/>
              <w:lang w:val="en-US"/>
            </w:rPr>
            <m:t>/</m:t>
          </m:r>
          <m:r>
            <w:rPr>
              <w:rFonts w:ascii="Cambria Math" w:hAnsi="Cambria Math"/>
              <w:lang w:val="en-US"/>
            </w:rPr>
            <m:t>(</m:t>
          </m:r>
          <m:r>
            <m:rPr>
              <m:nor/>
            </m:rPr>
            <w:rPr>
              <w:lang w:val="en-US"/>
            </w:rPr>
            <m:t>barn</m:t>
          </m:r>
          <m:r>
            <w:rPr>
              <w:rFonts w:ascii="Cambria Math" w:hAnsi="Cambria Math"/>
              <w:lang w:val="en-US"/>
            </w:rPr>
            <m:t>⋅</m:t>
          </m:r>
          <m:r>
            <m:rPr>
              <m:nor/>
            </m:rPr>
            <w:rPr>
              <w:lang w:val="en-US"/>
            </w:rPr>
            <m:t>cm</m:t>
          </m:r>
          <m:r>
            <w:rPr>
              <w:rFonts w:ascii="Cambria Math" w:hAnsi="Cambria Math"/>
              <w:lang w:val="en-US"/>
            </w:rPr>
            <m:t>)]</m:t>
          </m:r>
        </m:oMath>
      </m:oMathPara>
    </w:p>
    <w:p w14:paraId="73C53BDE" w14:textId="77777777" w:rsidR="0009272C" w:rsidRPr="0009272C" w:rsidRDefault="0009272C" w:rsidP="0009272C">
      <w:pPr>
        <w:spacing w:line="360" w:lineRule="auto"/>
      </w:pPr>
      <w:r>
        <w:t>Esta magnitud representa la concentración isotópica normalizada al barn, forma habitual de presentar resultados en cálculos neutrónicos.</w:t>
      </w:r>
    </w:p>
    <w:p w14:paraId="7096A40A" w14:textId="77777777" w:rsidR="0009272C" w:rsidRPr="0009272C" w:rsidRDefault="0009272C" w:rsidP="0009272C">
      <w:pPr>
        <w:spacing w:line="360" w:lineRule="auto"/>
      </w:pPr>
      <w:r>
        <w:t>Para obtener la densidad atómica real por unidad de volumen, se realiza la conversión:</w:t>
      </w:r>
    </w:p>
    <w:p w14:paraId="026BD3F3" w14:textId="26952D93" w:rsidR="0009272C" w:rsidRPr="0009272C" w:rsidRDefault="0009272C" w:rsidP="0009272C">
      <w:pPr>
        <w:spacing w:line="360" w:lineRule="auto"/>
      </w:pPr>
      <m:oMathPara>
        <m:oMath>
          <m:r>
            <w:rPr>
              <w:rFonts w:ascii="Cambria Math" w:hAnsi="Cambria Math"/>
            </w:rPr>
            <m:t>n=</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m:t>
                  </m:r>
                </m:sub>
              </m:sSub>
            </m:num>
            <m:den>
              <m:sSup>
                <m:sSupPr>
                  <m:ctrlPr>
                    <w:rPr>
                      <w:rFonts w:ascii="Cambria Math" w:hAnsi="Cambria Math"/>
                    </w:rPr>
                  </m:ctrlPr>
                </m:sSupPr>
                <m:e>
                  <m:r>
                    <w:rPr>
                      <w:rFonts w:ascii="Cambria Math" w:hAnsi="Cambria Math"/>
                    </w:rPr>
                    <m:t>10</m:t>
                  </m:r>
                </m:e>
                <m:sup>
                  <m:r>
                    <w:rPr>
                      <w:rFonts w:ascii="Cambria Math" w:hAnsi="Cambria Math"/>
                    </w:rPr>
                    <m:t>-24</m:t>
                  </m:r>
                </m:sup>
              </m:sSup>
            </m:den>
          </m:f>
          <m:r>
            <w:rPr>
              <w:rFonts w:ascii="Cambria Math" w:hAnsi="Cambria Math"/>
            </w:rPr>
            <m:t>[</m:t>
          </m:r>
          <m:sSup>
            <m:sSupPr>
              <m:ctrlPr>
                <w:rPr>
                  <w:rFonts w:ascii="Cambria Math" w:hAnsi="Cambria Math"/>
                </w:rPr>
              </m:ctrlPr>
            </m:sSupPr>
            <m:e>
              <m:acc>
                <m:accPr>
                  <m:chr m:val="ˊ"/>
                  <m:ctrlPr>
                    <w:rPr>
                      <w:rFonts w:ascii="Cambria Math" w:hAnsi="Cambria Math"/>
                    </w:rPr>
                  </m:ctrlPr>
                </m:accPr>
                <m:e>
                  <m:r>
                    <m:rPr>
                      <m:nor/>
                    </m:rPr>
                    <m:t>a</m:t>
                  </m:r>
                </m:e>
              </m:acc>
              <m:r>
                <m:rPr>
                  <m:nor/>
                </m:rPr>
                <m:t>tomos/cm</m:t>
              </m:r>
            </m:e>
            <m:sup>
              <m:r>
                <w:rPr>
                  <w:rFonts w:ascii="Cambria Math" w:hAnsi="Cambria Math"/>
                </w:rPr>
                <m:t>3</m:t>
              </m:r>
            </m:sup>
          </m:sSup>
          <m:r>
            <w:rPr>
              <w:rFonts w:ascii="Cambria Math" w:hAnsi="Cambria Math"/>
            </w:rPr>
            <m:t>]</m:t>
          </m:r>
          <m:r>
            <m:rPr>
              <m:sty m:val="p"/>
            </m:rPr>
            <w:br/>
          </m:r>
        </m:oMath>
      </m:oMathPara>
      <w:r>
        <w:t xml:space="preserve">donde </w:t>
      </w:r>
      <m:oMath>
        <m:r>
          <w:rPr>
            <w:rFonts w:ascii="Cambria Math" w:hAnsi="Cambria Math"/>
          </w:rPr>
          <m:t>1</m:t>
        </m:r>
        <m:r>
          <m:rPr>
            <m:nor/>
          </m:rPr>
          <m:t> barn</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-24</m:t>
            </m:r>
          </m:sup>
        </m:sSup>
        <m:r>
          <m:rPr>
            <m:nor/>
          </m:rPr>
          <m:t> </m:t>
        </m:r>
        <m:sSup>
          <m:sSupPr>
            <m:ctrlPr>
              <w:rPr>
                <w:rFonts w:ascii="Cambria Math" w:hAnsi="Cambria Math"/>
              </w:rPr>
            </m:ctrlPr>
          </m:sSupPr>
          <m:e>
            <m:r>
              <m:rPr>
                <m:nor/>
              </m:rPr>
              <m:t>cm</m:t>
            </m:r>
          </m:e>
          <m:sup>
            <m:r>
              <w:rPr>
                <w:rFonts w:ascii="Cambria Math" w:hAnsi="Cambria Math"/>
              </w:rPr>
              <m:t>2</m:t>
            </m:r>
          </m:sup>
        </m:sSup>
      </m:oMath>
      <w:r>
        <w:t>.</w:t>
      </w:r>
    </w:p>
    <w:p w14:paraId="7DAEC0B4" w14:textId="77777777" w:rsidR="0009272C" w:rsidRPr="006C6E21" w:rsidRDefault="0009272C">
      <w:pPr>
        <w:pStyle w:val="Prrafodelista"/>
        <w:numPr>
          <w:ilvl w:val="0"/>
          <w:numId w:val="33"/>
        </w:numPr>
        <w:spacing w:line="360" w:lineRule="auto"/>
        <w:rPr>
          <w:b/>
          <w:bCs/>
        </w:rPr>
      </w:pPr>
      <w:r>
        <w:rPr>
          <w:b/>
          <w:bCs/>
        </w:rPr>
        <w:t>Vida media y constante de desintegración</w:t>
      </w:r>
    </w:p>
    <w:p w14:paraId="3423B8C6" w14:textId="77777777" w:rsidR="0009272C" w:rsidRPr="0009272C" w:rsidRDefault="0009272C" w:rsidP="0009272C">
      <w:pPr>
        <w:spacing w:line="360" w:lineRule="auto"/>
      </w:pPr>
      <w:commentRangeStart w:id="92"/>
      <w:r>
        <w:t xml:space="preserve">Para cada radionucleido se recopila la vida media </w:t>
      </w:r>
      <w:del w:id="90119" w:author="Claude" w:date="2026-10-20T00:00:00Z">
        <w:r>
          <w:delText xml:space="preserve">a partir de distintas fuentes bibliográficas independientes, con el fin de verificar la coherencia de los datos</w:delText>
        </w:r>
      </w:del>
      <w:ins w:id="90120" w:author="Claude" w:date="2026-10-20T00:00:00Z"/>
      <w:ins w:id="92267" w:author="Claude" w:date="2026-10-20T00:00:00Z">
        <w:r>
          <w:t>a partir de bases de datos nucleares evaluadas (p. ej., NUBASE2020 o ENDF/B-VIII.0)</w:t>
        </w:r>
      </w:ins>
      <w:sdt>
        <w:sdtPr>
          <w:id w:val="289410129"/>
          <w:citation/>
        </w:sdtPr>
        <w:sdtContent>
          <w:ins w:id="92266" w:author="Claude" w:date="2026-10-20T00:00:00Z">
            <w:r>
              <w:fldChar w:fldCharType="begin"/>
            </w:r>
            <w:r>
              <w:instrText xml:space="preserve"> CITATION NUBASE \l 3082 </w:instrText>
            </w:r>
            <w:r>
              <w:fldChar w:fldCharType="separate"/>
            </w:r>
            <w:r>
              <w:rPr>
                <w:noProof/>
              </w:rPr>
              <w:t xml:space="preserve"> [30]</w:t>
            </w:r>
            <w:r>
              <w:fldChar w:fldCharType="end"/>
            </w:r>
          </w:ins>
        </w:sdtContent>
      </w:sdt>
      <w:r>
        <w:t xml:space="preserve">. La vida media se expresa finalmente en segundos para su uso directo en los cálculos radiológicos.</w:t>
      </w:r>
      <w:commentRangeEnd w:id="92"/>
      <w:r>
        <w:rPr>
          <w:rStyle w:val="Refdecomentario"/>
        </w:rPr>
        <w:commentReference w:id="92"/>
      </w:r>
    </w:p>
    <w:p w14:paraId="59744664" w14:textId="09FB6A18" w:rsidR="0009272C" w:rsidRPr="0009272C" w:rsidRDefault="0009272C" w:rsidP="0009272C">
      <w:pPr>
        <w:spacing w:line="360" w:lineRule="auto"/>
      </w:pPr>
      <w:r>
        <w:t xml:space="preserve">A partir de la vida media </w:t>
      </w:r>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oMath>
      <w:r>
        <w:t>, se calcula la constante de desintegración:</w:t>
      </w:r>
    </w:p>
    <w:p w14:paraId="5CBD4896" w14:textId="1E6C7E4A" w:rsidR="0009272C" w:rsidRPr="0009272C" w:rsidRDefault="0009272C" w:rsidP="0009272C">
      <w:pPr>
        <w:spacing w:line="360" w:lineRule="auto"/>
      </w:pPr>
      <m:oMathPara>
        <m:oMath>
          <m:r>
            <w:rPr>
              <w:rFonts w:ascii="Cambria Math" w:hAnsi="Cambria Math"/>
            </w:rPr>
            <m:t>λ=</m:t>
          </m:r>
          <m:f>
            <m:fPr>
              <m:ctrlPr>
                <w:rPr>
                  <w:rFonts w:ascii="Cambria Math" w:hAnsi="Cambria Math"/>
                </w:rPr>
              </m:ctrlPr>
            </m:fPr>
            <m:num>
              <m:r>
                <m:rPr>
                  <m:sty m:val="p"/>
                </m:rPr>
                <w:rPr>
                  <w:rFonts w:ascii="Cambria Math" w:hAnsi="Cambria Math"/>
                </w:rPr>
                <m:t>ln</m:t>
              </m:r>
              <m:r>
                <w:rPr>
                  <w:rFonts w:ascii="Cambria Math" w:hAnsi="Cambria Math"/>
                </w:rPr>
                <m:t>⁡(2)</m:t>
              </m:r>
            </m:num>
            <m:den>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den>
          </m:f>
        </m:oMath>
      </m:oMathPara>
    </w:p>
    <w:p w14:paraId="64968FA9" w14:textId="77777777" w:rsidR="0009272C" w:rsidRPr="0009272C" w:rsidRDefault="0009272C" w:rsidP="0009272C">
      <w:pPr>
        <w:spacing w:line="360" w:lineRule="auto"/>
      </w:pPr>
      <w:r>
        <w:t>donde:</w:t>
      </w:r>
    </w:p>
    <w:p w14:paraId="7F12392E" w14:textId="5F9B619E" w:rsidR="0009272C" w:rsidRPr="0009272C" w:rsidRDefault="0009272C" w:rsidP="0009272C">
      <w:pPr>
        <w:spacing w:line="360" w:lineRule="auto"/>
      </w:pPr>
      <m:oMath>
        <m:r>
          <w:rPr>
            <w:rFonts w:ascii="Cambria Math" w:hAnsi="Cambria Math"/>
          </w:rPr>
          <m:t>λ</m:t>
        </m:r>
      </m:oMath>
      <w:r>
        <w:t xml:space="preserve"> es la constante de desintegración [</w:t>
      </w:r>
      <m:oMath>
        <m:sSup>
          <m:sSupPr>
            <m:ctrlPr>
              <w:rPr>
                <w:rFonts w:ascii="Cambria Math" w:hAnsi="Cambria Math"/>
              </w:rPr>
            </m:ctrlPr>
          </m:sSupPr>
          <m:e>
            <m:r>
              <w:rPr>
                <w:rFonts w:ascii="Cambria Math" w:hAnsi="Cambria Math"/>
              </w:rPr>
              <m:t>s</m:t>
            </m:r>
          </m:e>
          <m:sup>
            <m:r>
              <w:rPr>
                <w:rFonts w:ascii="Cambria Math" w:hAnsi="Cambria Math"/>
              </w:rPr>
              <m:t>-1</m:t>
            </m:r>
          </m:sup>
        </m:sSup>
      </m:oMath>
      <w:r>
        <w:t>],</w:t>
      </w:r>
    </w:p>
    <w:p w14:paraId="7928A466" w14:textId="4BE54178" w:rsidR="0009272C" w:rsidRPr="0009272C" w:rsidRDefault="00000000" w:rsidP="0009272C">
      <w:pPr>
        <w:spacing w:line="360" w:lineRule="auto"/>
      </w:pPr>
      <m:oMath>
        <m:sSub>
          <m:sSubPr>
            <m:ctrlPr>
              <w:rPr>
                <w:rFonts w:ascii="Cambria Math" w:hAnsi="Cambria Math"/>
              </w:rPr>
            </m:ctrlPr>
          </m:sSubPr>
          <m:e>
            <m:r>
              <w:rPr>
                <w:rFonts w:ascii="Cambria Math" w:hAnsi="Cambria Math"/>
              </w:rPr>
              <m:t>T</m:t>
            </m:r>
          </m:e>
          <m:sub>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den>
            </m:f>
          </m:sub>
        </m:sSub>
      </m:oMath>
      <w:r>
        <w:t>es la vida media del radionucleido [s].</w:t>
      </w:r>
    </w:p>
    <w:p w14:paraId="2671F03E" w14:textId="5756223E" w:rsidR="0009272C" w:rsidRPr="0009272C" w:rsidRDefault="0009272C" w:rsidP="0009272C">
      <w:pPr>
        <w:spacing w:line="360" w:lineRule="auto"/>
      </w:pPr>
      <w:r>
        <w:t>Este parámetro gobierna la evolución temporal del inventario y constituye la magnitud empleada por los códigos de análisis de consecuencias.</w:t>
      </w:r>
    </w:p>
    <w:p w14:paraId="7C1A3351" w14:textId="77777777" w:rsidR="0009272C" w:rsidRPr="006C6E21" w:rsidRDefault="0009272C">
      <w:pPr>
        <w:pStyle w:val="Prrafodelista"/>
        <w:numPr>
          <w:ilvl w:val="0"/>
          <w:numId w:val="33"/>
        </w:numPr>
        <w:spacing w:line="360" w:lineRule="auto"/>
        <w:rPr>
          <w:b/>
          <w:bCs/>
        </w:rPr>
      </w:pPr>
      <w:r>
        <w:rPr>
          <w:b/>
          <w:bCs/>
        </w:rPr>
        <w:t>Número total de átomos</w:t>
      </w:r>
    </w:p>
    <w:p w14:paraId="142F9E7E" w14:textId="77777777" w:rsidR="0009272C" w:rsidRPr="0009272C" w:rsidRDefault="0009272C" w:rsidP="0009272C">
      <w:pPr>
        <w:spacing w:line="360" w:lineRule="auto"/>
      </w:pPr>
      <w:r>
        <w:t>Conocida la densidad atómica real y el volumen de combustible considerado, se obtiene el número total de átomos de cada radionucleido:</w:t>
      </w:r>
    </w:p>
    <w:p w14:paraId="01E00931" w14:textId="15615A8F" w:rsidR="0009272C" w:rsidRPr="0009272C" w:rsidRDefault="0009272C" w:rsidP="0009272C">
      <w:pPr>
        <w:spacing w:line="360" w:lineRule="auto"/>
      </w:pPr>
      <m:oMathPara>
        <m:oMath>
          <m:r>
            <w:rPr>
              <w:rFonts w:ascii="Cambria Math" w:hAnsi="Cambria Math"/>
            </w:rPr>
            <m:t>N=n⋅V</m:t>
          </m:r>
        </m:oMath>
      </m:oMathPara>
    </w:p>
    <w:p w14:paraId="0ACD3FDF" w14:textId="77777777" w:rsidR="0009272C" w:rsidRPr="0009272C" w:rsidRDefault="0009272C" w:rsidP="0009272C">
      <w:pPr>
        <w:spacing w:line="360" w:lineRule="auto"/>
      </w:pPr>
      <w:r>
        <w:t>donde:</w:t>
      </w:r>
    </w:p>
    <w:p w14:paraId="7F1801C9" w14:textId="4F645F7F" w:rsidR="0009272C" w:rsidRPr="0009272C" w:rsidRDefault="0009272C" w:rsidP="0009272C">
      <w:pPr>
        <w:spacing w:line="360" w:lineRule="auto"/>
      </w:pPr>
      <m:oMath>
        <m:r>
          <w:rPr>
            <w:rFonts w:ascii="Cambria Math" w:hAnsi="Cambria Math"/>
          </w:rPr>
          <m:t xml:space="preserve">N </m:t>
        </m:r>
      </m:oMath>
      <w:r>
        <w:t>es el número total de átomos,</w:t>
      </w:r>
    </w:p>
    <w:p w14:paraId="5709808F" w14:textId="6D93850E" w:rsidR="0009272C" w:rsidRPr="0009272C" w:rsidRDefault="0009272C" w:rsidP="0009272C">
      <w:pPr>
        <w:spacing w:line="360" w:lineRule="auto"/>
      </w:pPr>
      <m:oMath>
        <m:r>
          <w:rPr>
            <w:rFonts w:ascii="Cambria Math" w:hAnsi="Cambria Math"/>
          </w:rPr>
          <m:t xml:space="preserve">n </m:t>
        </m:r>
      </m:oMath>
      <w:r>
        <w:t>es la densidad atómica [átomos/</w:t>
      </w:r>
      <m:oMath>
        <m:sSup>
          <m:sSupPr>
            <m:ctrlPr>
              <w:rPr>
                <w:rFonts w:ascii="Cambria Math" w:hAnsi="Cambria Math"/>
              </w:rPr>
            </m:ctrlPr>
          </m:sSupPr>
          <m:e>
            <m:r>
              <w:rPr>
                <w:rFonts w:ascii="Cambria Math" w:hAnsi="Cambria Math"/>
              </w:rPr>
              <m:t>cm</m:t>
            </m:r>
          </m:e>
          <m:sup>
            <m:r>
              <w:rPr>
                <w:rFonts w:ascii="Cambria Math" w:hAnsi="Cambria Math"/>
              </w:rPr>
              <m:t>3</m:t>
            </m:r>
          </m:sup>
        </m:sSup>
      </m:oMath>
      <w:r>
        <w:t>],</w:t>
      </w:r>
    </w:p>
    <w:p w14:paraId="2295C4F1" w14:textId="6F0352FC" w:rsidR="0009272C" w:rsidRPr="0009272C" w:rsidRDefault="0009272C" w:rsidP="0009272C">
      <w:pPr>
        <w:spacing w:line="360" w:lineRule="auto"/>
      </w:pPr>
      <m:oMath>
        <m:r>
          <w:rPr>
            <w:rFonts w:ascii="Cambria Math" w:hAnsi="Cambria Math"/>
          </w:rPr>
          <m:t xml:space="preserve">V </m:t>
        </m:r>
      </m:oMath>
      <w:r>
        <w:t>es el volumen de referencia del combustible [</w:t>
      </w:r>
      <m:oMath>
        <m:sSup>
          <m:sSupPr>
            <m:ctrlPr>
              <w:rPr>
                <w:rFonts w:ascii="Cambria Math" w:hAnsi="Cambria Math"/>
              </w:rPr>
            </m:ctrlPr>
          </m:sSupPr>
          <m:e>
            <m:r>
              <w:rPr>
                <w:rFonts w:ascii="Cambria Math" w:hAnsi="Cambria Math"/>
              </w:rPr>
              <m:t>cm</m:t>
            </m:r>
          </m:e>
          <m:sup>
            <m:r>
              <w:rPr>
                <w:rFonts w:ascii="Cambria Math" w:hAnsi="Cambria Math"/>
              </w:rPr>
              <m:t>3</m:t>
            </m:r>
          </m:sup>
        </m:sSup>
      </m:oMath>
      <w:r>
        <w:t>].</w:t>
      </w:r>
    </w:p>
    <w:p w14:paraId="3530D4A2" w14:textId="3AEC46B5" w:rsidR="0009272C" w:rsidRPr="0009272C" w:rsidRDefault="0009272C" w:rsidP="0009272C">
      <w:pPr>
        <w:spacing w:line="360" w:lineRule="auto"/>
      </w:pPr>
      <w:commentRangeStart w:id="95"/>
      <w:r>
        <w:t>En el presente análisis se adopta un volumen representativo del combustible, coherente con la hipótesis de composición isotópica homogénea en todo el núcleo.</w:t>
      </w:r>
      <w:commentRangeEnd w:id="95"/>
      <w:r>
        <w:rPr>
          <w:rStyle w:val="Refdecomentario"/>
        </w:rPr>
        <w:commentReference w:id="95"/>
      </w:r>
    </w:p>
    <w:p w14:paraId="2D5A0AD7" w14:textId="77777777" w:rsidR="0009272C" w:rsidRPr="006C6E21" w:rsidRDefault="0009272C">
      <w:pPr>
        <w:pStyle w:val="Prrafodelista"/>
        <w:numPr>
          <w:ilvl w:val="0"/>
          <w:numId w:val="33"/>
        </w:numPr>
        <w:spacing w:line="360" w:lineRule="auto"/>
        <w:rPr>
          <w:b/>
          <w:bCs/>
        </w:rPr>
      </w:pPr>
      <w:r>
        <w:rPr>
          <w:b/>
          <w:bCs/>
        </w:rPr>
        <w:t>Cálculo de la actividad</w:t>
      </w:r>
    </w:p>
    <w:p w14:paraId="725EB896" w14:textId="77777777" w:rsidR="0009272C" w:rsidRPr="0009272C" w:rsidRDefault="0009272C" w:rsidP="0009272C">
      <w:pPr>
        <w:spacing w:line="360" w:lineRule="auto"/>
      </w:pPr>
      <w:r>
        <w:t>La actividad radiológica asociada a cada radionucleido se calcula como:</w:t>
      </w:r>
    </w:p>
    <w:p w14:paraId="3DA5251A" w14:textId="001B993A" w:rsidR="0009272C" w:rsidRPr="0009272C" w:rsidRDefault="0009272C" w:rsidP="0009272C">
      <w:pPr>
        <w:spacing w:line="360" w:lineRule="auto"/>
      </w:pPr>
      <m:oMathPara>
        <m:oMath>
          <m:r>
            <w:rPr>
              <w:rFonts w:ascii="Cambria Math" w:hAnsi="Cambria Math"/>
            </w:rPr>
            <m:t>A=λ⋅N</m:t>
          </m:r>
          <m:r>
            <m:rPr>
              <m:sty m:val="p"/>
            </m:rPr>
            <w:br/>
          </m:r>
        </m:oMath>
      </m:oMathPara>
      <w:r>
        <w:t>donde:</w:t>
      </w:r>
    </w:p>
    <w:p w14:paraId="038D3BE7" w14:textId="53D0ECFE" w:rsidR="0009272C" w:rsidRPr="0009272C" w:rsidRDefault="0009272C" w:rsidP="0009272C">
      <w:pPr>
        <w:spacing w:line="360" w:lineRule="auto"/>
      </w:pPr>
      <m:oMath>
        <m:r>
          <w:rPr>
            <w:rFonts w:ascii="Cambria Math" w:hAnsi="Cambria Math"/>
          </w:rPr>
          <m:t xml:space="preserve">A </m:t>
        </m:r>
      </m:oMath>
      <w:r>
        <w:t>es la actividad [Bq],</w:t>
      </w:r>
    </w:p>
    <w:p w14:paraId="5C3FBE25" w14:textId="77B828D4" w:rsidR="0009272C" w:rsidRPr="0009272C" w:rsidRDefault="0009272C" w:rsidP="0009272C">
      <w:pPr>
        <w:spacing w:line="360" w:lineRule="auto"/>
      </w:pPr>
      <m:oMath>
        <m:r>
          <w:rPr>
            <w:rFonts w:ascii="Cambria Math" w:hAnsi="Cambria Math"/>
          </w:rPr>
          <m:t xml:space="preserve">λ </m:t>
        </m:r>
      </m:oMath>
      <w:r>
        <w:t>es la constante de desintegración [</w:t>
      </w:r>
      <m:oMath>
        <m:sSup>
          <m:sSupPr>
            <m:ctrlPr>
              <w:rPr>
                <w:rFonts w:ascii="Cambria Math" w:hAnsi="Cambria Math"/>
              </w:rPr>
            </m:ctrlPr>
          </m:sSupPr>
          <m:e>
            <m:r>
              <w:rPr>
                <w:rFonts w:ascii="Cambria Math" w:hAnsi="Cambria Math"/>
              </w:rPr>
              <m:t>s</m:t>
            </m:r>
          </m:e>
          <m:sup>
            <m:r>
              <w:rPr>
                <w:rFonts w:ascii="Cambria Math" w:hAnsi="Cambria Math"/>
              </w:rPr>
              <m:t>-1</m:t>
            </m:r>
          </m:sup>
        </m:sSup>
      </m:oMath>
      <w:r>
        <w:t>],</w:t>
      </w:r>
    </w:p>
    <w:p w14:paraId="146E783F" w14:textId="12560BBC" w:rsidR="0009272C" w:rsidRPr="0009272C" w:rsidRDefault="0009272C" w:rsidP="0009272C">
      <w:pPr>
        <w:spacing w:line="360" w:lineRule="auto"/>
      </w:pPr>
      <m:oMath>
        <m:r>
          <w:rPr>
            <w:rFonts w:ascii="Cambria Math" w:hAnsi="Cambria Math"/>
          </w:rPr>
          <m:t xml:space="preserve">N </m:t>
        </m:r>
      </m:oMath>
      <w:r>
        <w:t>es el número total de átomos.</w:t>
      </w:r>
    </w:p>
    <w:p w14:paraId="6D07C474" w14:textId="46E54239" w:rsidR="0009272C" w:rsidRPr="0009272C" w:rsidRDefault="0009272C" w:rsidP="0009272C">
      <w:pPr>
        <w:spacing w:line="360" w:lineRule="auto"/>
      </w:pPr>
      <w:r>
        <w:t xml:space="preserve">Adicionalmente, la actividad se expresa también en curios para facilitar la comparación con documentación de licenciamiento y bibliografía nuclear clásica:</w:t>
      </w:r>
    </w:p>
    <w:p w14:paraId="03D99E27" w14:textId="77777777" w:rsidR="00C72F5A" w:rsidRPr="00C72F5A" w:rsidRDefault="00000000" w:rsidP="0009272C">
      <w:pPr>
        <w:spacing w:line="360" w:lineRule="auto"/>
      </w:pPr>
      <m:oMathPara>
        <m:oMath>
          <m:sSub>
            <m:sSubPr>
              <m:ctrlPr>
                <w:rPr>
                  <w:rFonts w:ascii="Cambria Math" w:hAnsi="Cambria Math"/>
                </w:rPr>
              </m:ctrlPr>
            </m:sSubPr>
            <m:e>
              <m:r>
                <w:rPr>
                  <w:rFonts w:ascii="Cambria Math" w:hAnsi="Cambria Math"/>
                </w:rPr>
                <m:t>A</m:t>
              </m:r>
            </m:e>
            <m:sub>
              <m:r>
                <m:rPr>
                  <m:nor/>
                </m:rPr>
                <m:t>Ci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m:t>Bq</m:t>
                  </m:r>
                </m:sub>
              </m:sSub>
            </m:num>
            <m:den>
              <m:r>
                <w:rPr>
                  <w:rFonts w:ascii="Cambria Math" w:hAnsi="Cambria Math"/>
                </w:rPr>
                <m:t>3.7×</m:t>
              </m:r>
              <m:sSup>
                <m:sSupPr>
                  <m:ctrlPr>
                    <w:rPr>
                      <w:rFonts w:ascii="Cambria Math" w:hAnsi="Cambria Math"/>
                    </w:rPr>
                  </m:ctrlPr>
                </m:sSupPr>
                <m:e>
                  <m:r>
                    <w:rPr>
                      <w:rFonts w:ascii="Cambria Math" w:hAnsi="Cambria Math"/>
                    </w:rPr>
                    <m:t>10</m:t>
                  </m:r>
                </m:e>
                <m:sup>
                  <m:r>
                    <w:rPr>
                      <w:rFonts w:ascii="Cambria Math" w:hAnsi="Cambria Math"/>
                    </w:rPr>
                    <m:t>10</m:t>
                  </m:r>
                </m:sup>
              </m:sSup>
            </m:den>
          </m:f>
        </m:oMath>
      </m:oMathPara>
    </w:p>
    <w:p w14:paraId="7D07CF39" w14:textId="67E1E8DE" w:rsidR="00C72F5A" w:rsidRPr="00C72F5A" w:rsidRDefault="00C72F5A" w:rsidP="00C72F5A">
      <w:pPr>
        <w:pStyle w:val="Ttulo2"/>
      </w:pPr>
      <w:bookmarkStart w:id="42" w:name="_Toc221055547"/>
      <w:del w:id="90163" w:author="Claude" w:date="2026-10-20T00:00:00Z">
        <w:r>
          <w:delText xml:space="preserve">Transporte de la fuente término</w:delText>
        </w:r>
      </w:del>
      <w:ins w:id="90164" w:author="Claude" w:date="2026-10-20T00:00:00Z">
        <w:r>
          <w:t>Transporte del término fuente</w:t>
        </w:r>
      </w:ins>
      <w:r>
        <w:t xml:space="preserve"> desde el núcleo hasta el exterior del edificio del reactor</w:t>
      </w:r>
      <w:bookmarkEnd w:id="42"/>
    </w:p>
    <w:p w14:paraId="2FA5B751" w14:textId="1F782876" w:rsidR="00C72F5A" w:rsidRPr="007222D3" w:rsidRDefault="00C72F5A" w:rsidP="00C72F5A">
      <w:pPr>
        <w:spacing w:line="360" w:lineRule="auto"/>
      </w:pPr>
      <w:r>
        <w:t xml:space="preserve">Una vez convertido el inventario isotópico en equilibrio en actividad total por radionucleido, el siguiente paso consiste en estimar qué fracción de dicha actividad puede atravesar las barreras físicas del sistema y alcanzar el exterior del edificio del reactor. Para ello se adopta un enfoque de </w:t>
      </w:r>
      <w:del w:id="90171" w:author="Claude" w:date="2026-10-20T00:00:00Z">
        <w:r>
          <w:delText xml:space="preserve">fuente término mecanicista simplificada</w:delText>
        </w:r>
      </w:del>
      <w:ins w:id="90172" w:author="Claude" w:date="2026-10-20T00:00:00Z">
        <w:r>
          <w:t>término fuente mecanicista simplificado</w:t>
        </w:r>
      </w:ins>
      <w:r>
        <w:t xml:space="preserve">, en el que el transporte se representa mediante factores de atenuación asociados a cada barrera, siguiendo la metodología empleada habitualmente en reactores con combustible TRISO/HTGR</w:t>
      </w:r>
      <w:sdt>
        <w:sdtPr>
          <w:id w:val="1498765277"/>
          <w:citation/>
        </w:sdtPr>
        <w:sdtContent>
          <w:r>
            <w:fldChar w:fldCharType="begin"/>
          </w:r>
          <w:r>
            <w:instrText xml:space="preserve"> CITATION Ida21 \l 3082 </w:instrText>
          </w:r>
          <w:r>
            <w:fldChar w:fldCharType="separate"/>
          </w:r>
          <w:r>
            <w:rPr>
              <w:noProof/>
            </w:rPr>
            <w:t xml:space="preserve"> [31]</w:t>
          </w:r>
          <w:r>
            <w:fldChar w:fldCharType="end"/>
          </w:r>
        </w:sdtContent>
      </w:sdt>
      <w:ins w:id="90123" w:author="Claude" w:date="2026-10-20T00:00:00Z"/>
      <w:ins w:id="92269" w:author="Claude" w:date="2026-10-20T00:00:00Z">
        <w:r>
          <w:t>. La propia metodología de Kairos Power proporciona además factores de atenuación específicos para el FLiBe</w:t>
        </w:r>
      </w:ins>
      <w:sdt>
        <w:sdtPr>
          <w:id w:val="1008136813"/>
          <w:citation/>
        </w:sdtPr>
        <w:sdtContent>
          <w:ins w:id="92268"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70" w:author="Claude" w:date="2026-10-20T00:00:00Z">
        <w:r>
          <w:t>.</w:t>
        </w:r>
      </w:ins>
    </w:p>
    <w:p w14:paraId="71D1274E" w14:textId="75B15CA6" w:rsidR="00C72F5A" w:rsidRPr="00C72F5A" w:rsidRDefault="00C72F5A" w:rsidP="007222D3">
      <w:pPr>
        <w:pStyle w:val="Ttulo3"/>
      </w:pPr>
      <w:bookmarkStart w:id="43" w:name="_Toc221055548"/>
      <w:r>
        <w:t>Factores de atenuación por barrera en condiciones accidentales</w:t>
      </w:r>
      <w:bookmarkEnd w:id="43"/>
    </w:p>
    <w:p w14:paraId="143ED5CF" w14:textId="0F7AD574" w:rsidR="007222D3" w:rsidRDefault="00C72F5A" w:rsidP="00C72F5A">
      <w:pPr>
        <w:spacing w:line="360" w:lineRule="auto"/>
      </w:pPr>
      <w:r>
        <w:t xml:space="preserve">En la </w:t>
      </w:r>
      <w:r>
        <w:fldChar w:fldCharType="begin"/>
      </w:r>
      <w:r>
        <w:instrText xml:space="preserve"> REF _Ref220941984 \h </w:instrText>
      </w:r>
      <w:r>
        <w:fldChar w:fldCharType="separate"/>
      </w:r>
      <w:r>
        <w:t xml:space="preserve">Figura 6</w:t>
      </w:r>
      <w:r>
        <w:rPr>
          <w:noProof/>
        </w:rPr>
        <w:t/>
      </w:r>
      <w:r>
        <w:fldChar w:fldCharType="end"/>
      </w:r>
      <w:r>
        <w:t xml:space="preserve"> se recogen los factores de atenuación (AF) propuestos para condiciones accidentales, diferenciados por clase de producto de fisión y por barrera (combustible /partícula intacta o no intacta, grafito, límite de presión del primario y edificio del reactor). </w:t>
      </w:r>
    </w:p>
    <w:p w14:paraId="6E332B7E" w14:textId="77777777" w:rsidR="007222D3" w:rsidRDefault="007222D3" w:rsidP="007222D3">
      <w:pPr>
        <w:keepNext/>
        <w:spacing w:line="360" w:lineRule="auto"/>
      </w:pPr>
      <w:r>
        <w:rPr>
          <w:noProof/>
        </w:rPr>
        <w:drawing>
          <wp:inline distT="0" distB="0" distL="0" distR="0" wp14:anchorId="57E032B6" wp14:editId="24317FCA">
            <wp:extent cx="6120130" cy="2407285"/>
            <wp:effectExtent l="0" t="0" r="0" b="0"/>
            <wp:docPr id="175442378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23780" name="Imagen 1" descr="Tabla&#10;&#10;El contenido generado por IA puede ser incorrecto."/>
                    <pic:cNvPicPr/>
                  </pic:nvPicPr>
                  <pic:blipFill>
                    <a:blip r:embed="rId18"/>
                    <a:stretch>
                      <a:fillRect/>
                    </a:stretch>
                  </pic:blipFill>
                  <pic:spPr>
                    <a:xfrm>
                      <a:off x="0" y="0"/>
                      <a:ext cx="6120130" cy="2407285"/>
                    </a:xfrm>
                    <a:prstGeom prst="rect">
                      <a:avLst/>
                    </a:prstGeom>
                  </pic:spPr>
                </pic:pic>
              </a:graphicData>
            </a:graphic>
          </wp:inline>
        </w:drawing>
      </w:r>
    </w:p>
    <w:p xmlns:ns18="urn:tmp" w14:paraId="7BAF60B9" w14:textId="48172D62" w:rsidR="00C72F5A" w:rsidRPr="00C72F5A" w:rsidRDefault="007222D3" w:rsidP="007222D3">
      <w:pPr>
        <w:pStyle w:val="Descripcin"/>
        <w:jc w:val="center"/>
      </w:pPr>
      <w:bookmarkStart w:id="44" w:name="_Ref220941984"/>
      <w:r>
        <w:t xml:space="preserve">Figura </w:t>
      </w:r>
      <w:fldSimple w:instr=" SEQ Figura \* ARABIC ">
        <w:r>
          <w:rPr>
            <w:noProof/>
          </w:rPr>
          <w:t>6</w:t>
        </w:r>
      </w:fldSimple>
      <w:bookmarkEnd w:id="44"/>
      <w:r>
        <w:t>: Factores de atenuación de liberación de radionucleidos durante accidentes</w:t>
      </w:r>
    </w:p>
    <w:p w14:paraId="121E9943" w14:textId="77777777" w:rsidR="00C72F5A" w:rsidRPr="007222D3" w:rsidRDefault="00C72F5A" w:rsidP="00C72F5A">
      <w:pPr>
        <w:spacing w:line="360" w:lineRule="auto"/>
      </w:pPr>
      <w:commentRangeStart w:id="94"/>
      <w:r>
        <w:t>A efectos del presente trabajo, se adoptan los valores de dicha tabla sin modificaciones para todas las barreras, con una única excepción:</w:t>
      </w:r>
      <w:commentRangeEnd w:id="94"/>
      <w:r>
        <w:rPr>
          <w:rStyle w:val="Refdecomentario"/>
        </w:rPr>
        <w:commentReference w:id="94"/>
      </w:r>
    </w:p>
    <w:p w14:paraId="3AEA6327" w14:textId="77777777" w:rsidR="00C72F5A" w:rsidRPr="007222D3" w:rsidRDefault="00C72F5A">
      <w:pPr>
        <w:numPr>
          <w:ilvl w:val="0"/>
          <w:numId w:val="34"/>
        </w:numPr>
        <w:spacing w:line="360" w:lineRule="auto"/>
      </w:pPr>
      <w:r>
        <w:t>El término “Helium Pressure Boundary” se asocia en el documento original al circuito primario de helio (HTGR). En el KP-FHR, el refrigerante primario es FLiBe, por lo que esta barrera se sustituye por un “FLiBe primary boundary / primary circuit” equivalente.</w:t>
      </w:r>
    </w:p>
    <w:p w14:paraId="4CEA9167" w14:textId="77777777" w:rsidR="00C72F5A" w:rsidRPr="007222D3" w:rsidRDefault="00C72F5A">
      <w:pPr>
        <w:numPr>
          <w:ilvl w:val="0"/>
          <w:numId w:val="34"/>
        </w:numPr>
        <w:spacing w:line="360" w:lineRule="auto"/>
      </w:pPr>
      <w:r>
        <w:t>Para mantener un enfoque conservador y coherente con el cambio de medio (gas → sal fundida), se asigna a esta barrera un factor de atenuación fijo:</w:t>
      </w:r>
    </w:p>
    <w:p w14:paraId="5DD90C22" w14:textId="02C5DD0C" w:rsidR="00C72F5A" w:rsidRPr="00C72F5A" w:rsidRDefault="00C72F5A" w:rsidP="00C72F5A">
      <w:pPr>
        <w:spacing w:line="360" w:lineRule="auto"/>
      </w:pPr>
      <m:oMathPara>
        <m:oMath>
          <m:r>
            <w:rPr>
              <w:rFonts w:ascii="Cambria Math" w:hAnsi="Cambria Math"/>
            </w:rPr>
            <m:t>A</m:t>
          </m:r>
          <m:sSub>
            <m:sSubPr>
              <m:ctrlPr>
                <w:rPr>
                  <w:rFonts w:ascii="Cambria Math" w:hAnsi="Cambria Math"/>
                </w:rPr>
              </m:ctrlPr>
            </m:sSubPr>
            <m:e>
              <m:r>
                <w:rPr>
                  <w:rFonts w:ascii="Cambria Math" w:hAnsi="Cambria Math"/>
                </w:rPr>
                <m:t>F</m:t>
              </m:r>
            </m:e>
            <m:sub>
              <m:r>
                <m:rPr>
                  <m:nor/>
                </m:rPr>
                <m:t>FLiBe</m:t>
              </m:r>
            </m:sub>
          </m:sSub>
          <m:r>
            <w:rPr>
              <w:rFonts w:ascii="Cambria Math" w:hAnsi="Cambria Math"/>
            </w:rPr>
            <m:t>=100</m:t>
          </m:r>
        </m:oMath>
      </m:oMathPara>
    </w:p>
    <w:p w14:paraId="28387774" w14:textId="7BBDC888" w:rsidR="00C72F5A" w:rsidRDefault="00C72F5A" w:rsidP="00C72F5A">
      <w:pPr>
        <w:spacing w:line="360" w:lineRule="auto"/>
      </w:pPr>
      <w:r>
        <w:t xml:space="preserve">Es decir, se considera que el transporte a través del circuito primario de FLiBe introduce una atenuación efectiva de 10² sobre la actividad que llega a dicha etapa (retención/retardo/depósitos globales), </w:t>
      </w:r>
      <w:r>
        <w:t xml:space="preserve">manteniendo el resto de las barreras según la tabla</w:t>
      </w:r>
      <w:ins w:id="90782" w:author="Claude" w:date="2026-10-20T00:00:00Z">
        <w:r>
          <w:t>. Como se justifica a continuación, este factor no se aplica a los gases nobles, para los que se adopta AF = 1</w:t>
        </w:r>
      </w:ins>
      <w:r>
        <w:t xml:space="preserve">.</w:t>
      </w:r>
    </w:p>
    <w:p>
      <w:pPr>
        <w:spacing w:line="360" w:lineRule="auto"/>
        <w:rPr>
          <w:ins w:id="90780" w:author="Claude" w:date="2026-10-20T00:00:00Z"/>
        </w:rPr>
      </w:pPr>
      <w:ins w:id="90781" w:author="Claude" w:date="2026-10-20T00:00:00Z"/>
      <w:ins w:id="92272" w:author="Claude" w:date="2026-10-20T00:00:00Z">
        <w:r>
          <w:t>Este valor se ha contrastado con los factores de atenuación acumulados que la propia metodología de Kairos Power obtiene para el FLiBe en su cálculo de ejemplo: una fracción liberada de 3,93·10⁻⁷ para los elementos que forman fluoruros solubles en la sal, de 5,87·10⁻¹⁷ para los metales nobles y de 4,48·10⁻²⁵ para los óxidos, y de 1,0 para los gases nobles y el tritio</w:t>
        </w:r>
      </w:ins>
      <w:sdt>
        <w:sdtPr>
          <w:id w:val="1145162900"/>
          <w:citation/>
        </w:sdtPr>
        <w:sdtContent>
          <w:ins w:id="92271"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73" w:author="Claude" w:date="2026-10-20T00:00:00Z">
        <w:r>
          <w:t>. Frente a esos valores, un factor único de 100 es muy conservador para las especies que la sal retiene, por lo que se mantiene para ellas. No lo es, en cambio, para los gases nobles: son químicamente inertes, apenas se disuelven en la sal y pasan al gas de cobertura, de modo que el FLiBe no los retiene. Por ello, para los gases nobles se adopta AF</w:t>
        </w:r>
      </w:ins>
      <w:ins w:id="92274" w:author="Claude" w:date="2026-10-20T00:00:00Z">
        <w:r>
          <w:rPr>
            <w:vertAlign w:val="subscript"/>
          </w:rPr>
          <w:t>FLiBe</w:t>
        </w:r>
        <w:r>
          <w:t xml:space="preserve"> = 1, de acuerdo con la metodología de referencia. Con esta corrección, la actividad de Xe-133 y Xe-135 que alcanza el exterior del edificio es 100 veces mayor que con el factor único, y los gases nobles pasan a representar en torno al 99 % de la actividad liberada (Anexo C).</w:t>
        </w:r>
      </w:ins>
    </w:p>
    <w:p w14:paraId="67ADAA69" w14:textId="5AEE2980" w:rsidR="0068391E" w:rsidRPr="0068391E" w:rsidRDefault="0068391E" w:rsidP="0068391E">
      <w:pPr>
        <w:spacing w:line="360" w:lineRule="auto"/>
      </w:pPr>
      <w:r>
        <w:t xml:space="preserve">Los factores de atenuación se proporcionan en la literatura para distintos niveles de confianza, típicamente al 50 % y al 95 %. En el presente trabajo se adopta el nivel del 95 %, al corresponder con un percentil alto de la distribución de incertidumbre y representar un comportamiento desfavorable de las barreras de retención. Esta elección introduce un sesgo conservador en la estimación de </w:t>
      </w:r>
      <w:del w:id="90173" w:author="Claude" w:date="2026-10-20T00:00:00Z">
        <w:r>
          <w:delText xml:space="preserve">la fuente término</w:delText>
        </w:r>
      </w:del>
      <w:ins w:id="90174" w:author="Claude" w:date="2026-10-20T00:00:00Z">
        <w:r>
          <w:t>el término fuente</w:t>
        </w:r>
      </w:ins>
      <w:r>
        <w:t xml:space="preserve">, al maximizar la fracción de actividad que puede alcanzar el exterior del edificio del reactor.</w:t>
      </w:r>
    </w:p>
    <w:p w14:paraId="008B68C6" w14:textId="48A02E73" w:rsidR="00C72F5A" w:rsidRPr="00C72F5A" w:rsidRDefault="00C72F5A" w:rsidP="007222D3">
      <w:pPr>
        <w:pStyle w:val="Ttulo2"/>
      </w:pPr>
      <w:bookmarkStart w:id="45" w:name="_Toc221055549"/>
      <w:r>
        <w:t xml:space="preserve">Cálculo del término fuente al exterior del edificio</w:t>
      </w:r>
      <w:bookmarkEnd w:id="45"/>
    </w:p>
    <w:p w14:paraId="7F3F1618" w14:textId="77777777" w:rsidR="00C72F5A" w:rsidRPr="00C72F5A" w:rsidRDefault="00C72F5A" w:rsidP="00C72F5A">
      <w:pPr>
        <w:spacing w:line="360" w:lineRule="auto"/>
      </w:pPr>
      <w:r>
        <w:t xml:space="preserve">Para cada radionucleido (o, de forma más práctica, para cada </w:t>
      </w:r>
      <w:r>
        <w:rPr>
          <w:b/>
          <w:bCs/>
        </w:rPr>
        <w:t>clase radiológica</w:t>
      </w:r>
      <w:r>
        <w:t>), se calcula la actividad liberable al exterior combinando:</w:t>
      </w:r>
    </w:p>
    <w:p w14:paraId="323F9054" w14:textId="6AAA9268" w:rsidR="00C72F5A" w:rsidRPr="00C72F5A" w:rsidRDefault="00C72F5A">
      <w:pPr>
        <w:numPr>
          <w:ilvl w:val="0"/>
          <w:numId w:val="35"/>
        </w:numPr>
        <w:spacing w:line="360" w:lineRule="auto"/>
      </w:pPr>
      <w:r>
        <w:rPr>
          <w:b/>
          <w:bCs/>
        </w:rPr>
        <w:t>A</w:t>
      </w:r>
      <w:r>
        <w:t>: actividad inicial en el núcleo (Bq).</w:t>
      </w:r>
    </w:p>
    <w:p w14:paraId="4B90C467" w14:textId="7191D5D9" w:rsidR="00C72F5A" w:rsidRPr="00C72F5A" w:rsidRDefault="00C72F5A">
      <w:pPr>
        <w:numPr>
          <w:ilvl w:val="0"/>
          <w:numId w:val="35"/>
        </w:numPr>
        <w:spacing w:line="360" w:lineRule="auto"/>
      </w:pPr>
      <w:r>
        <w:rPr>
          <w:b/>
          <w:bCs/>
        </w:rPr>
        <w:t>f</w:t>
      </w:r>
      <w:r>
        <w:t>: fracción de liberación inicial desde el combustible hacia el refrigerante/primario (dependerá de la hipótesis de accidente y de la clase de isótopo).</w:t>
      </w:r>
    </w:p>
    <w:p w14:paraId="0BCB6DC0" w14:textId="4E93C8C2" w:rsidR="00C72F5A" w:rsidRPr="00C72F5A" w:rsidRDefault="00C72F5A">
      <w:pPr>
        <w:numPr>
          <w:ilvl w:val="0"/>
          <w:numId w:val="35"/>
        </w:numPr>
        <w:spacing w:line="360" w:lineRule="auto"/>
      </w:pPr>
      <w:r>
        <w:rPr>
          <w:b/>
          <w:bCs/>
        </w:rPr>
        <w:t>AF_i</w:t>
      </w:r>
      <w:r>
        <w:t xml:space="preserve">: factores de atenuación por barrera (incluyendo el </w:t>
      </w:r>
      <m:oMath>
        <m:r>
          <w:rPr>
            <w:rFonts w:ascii="Cambria Math" w:hAnsi="Cambria Math"/>
          </w:rPr>
          <m:t>A</m:t>
        </m:r>
        <m:sSub>
          <m:sSubPr>
            <m:ctrlPr>
              <w:rPr>
                <w:rFonts w:ascii="Cambria Math" w:hAnsi="Cambria Math"/>
              </w:rPr>
            </m:ctrlPr>
          </m:sSubPr>
          <m:e>
            <m:r>
              <w:rPr>
                <w:rFonts w:ascii="Cambria Math" w:hAnsi="Cambria Math"/>
              </w:rPr>
              <m:t>F</m:t>
            </m:r>
          </m:e>
          <m:sub>
            <m:r>
              <m:rPr>
                <m:nor/>
              </m:rPr>
              <m:t>FLiBe</m:t>
            </m:r>
          </m:sub>
        </m:sSub>
      </m:oMath>
      <w:r>
        <w:t>adoptado).</w:t>
      </w:r>
    </w:p>
    <w:p w14:paraId="163E196C" w14:textId="77777777" w:rsidR="00C72F5A" w:rsidRPr="00C72F5A" w:rsidRDefault="00C72F5A" w:rsidP="00C72F5A">
      <w:pPr>
        <w:spacing w:line="360" w:lineRule="auto"/>
      </w:pPr>
      <w:r>
        <w:t>La expresión general empleada es:</w:t>
      </w:r>
    </w:p>
    <w:p w14:paraId="67620053" w14:textId="4422DFFF" w:rsidR="00C72F5A" w:rsidRPr="00C72F5A" w:rsidRDefault="00C72F5A" w:rsidP="00C72F5A">
      <w:pPr>
        <w:spacing w:line="360" w:lineRule="auto"/>
      </w:pPr>
      <m:oMathPara>
        <m:oMath>
          <m:r>
            <w:rPr>
              <w:rFonts w:ascii="Cambria Math" w:hAnsi="Cambria Math"/>
            </w:rPr>
            <m:t>S=A⋅f⋅</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1</m:t>
                  </m:r>
                </m:num>
                <m:den>
                  <m:r>
                    <w:rPr>
                      <w:rFonts w:ascii="Cambria Math" w:hAnsi="Cambria Math"/>
                    </w:rPr>
                    <m:t>A</m:t>
                  </m:r>
                  <m:sSub>
                    <m:sSubPr>
                      <m:ctrlPr>
                        <w:rPr>
                          <w:rFonts w:ascii="Cambria Math" w:hAnsi="Cambria Math"/>
                        </w:rPr>
                      </m:ctrlPr>
                    </m:sSubPr>
                    <m:e>
                      <m:r>
                        <w:rPr>
                          <w:rFonts w:ascii="Cambria Math" w:hAnsi="Cambria Math"/>
                        </w:rPr>
                        <m:t>F</m:t>
                      </m:r>
                    </m:e>
                    <m:sub>
                      <m:r>
                        <w:rPr>
                          <w:rFonts w:ascii="Cambria Math" w:hAnsi="Cambria Math"/>
                        </w:rPr>
                        <m:t>i</m:t>
                      </m:r>
                    </m:sub>
                  </m:sSub>
                </m:den>
              </m:f>
            </m:e>
          </m:nary>
        </m:oMath>
      </m:oMathPara>
    </w:p>
    <w:p w14:paraId="35B363EB" w14:textId="77777777" w:rsidR="00C72F5A" w:rsidRPr="00C72F5A" w:rsidRDefault="00C72F5A" w:rsidP="00C72F5A">
      <w:pPr>
        <w:spacing w:line="360" w:lineRule="auto"/>
      </w:pPr>
      <w:r>
        <w:t>donde:</w:t>
      </w:r>
    </w:p>
    <w:p w14:paraId="3E0CFA33" w14:textId="6744C946" w:rsidR="00C72F5A" w:rsidRPr="0068391E" w:rsidRDefault="0068391E">
      <w:pPr>
        <w:numPr>
          <w:ilvl w:val="0"/>
          <w:numId w:val="36"/>
        </w:numPr>
        <w:spacing w:line="360" w:lineRule="auto"/>
      </w:pPr>
      <m:oMath>
        <m:r>
          <w:rPr>
            <w:rFonts w:ascii="Cambria Math" w:hAnsi="Cambria Math"/>
          </w:rPr>
          <m:t xml:space="preserve">S </m:t>
        </m:r>
      </m:oMath>
      <w:r>
        <w:t>es el término fuente mecanicista (Bq) liberado al exterior del edificio,</w:t>
      </w:r>
    </w:p>
    <w:p w14:paraId="12E7497A" w14:textId="7FE5A267" w:rsidR="00C72F5A" w:rsidRPr="0068391E" w:rsidRDefault="0068391E">
      <w:pPr>
        <w:numPr>
          <w:ilvl w:val="0"/>
          <w:numId w:val="36"/>
        </w:numPr>
        <w:spacing w:line="360" w:lineRule="auto"/>
      </w:pPr>
      <m:oMath>
        <m:r>
          <w:rPr>
            <w:rFonts w:ascii="Cambria Math" w:hAnsi="Cambria Math"/>
          </w:rPr>
          <m:t xml:space="preserve">A </m:t>
        </m:r>
      </m:oMath>
      <w:r>
        <w:t>es la actividad inicial del radionucleido en el núcleo (Bq),</w:t>
      </w:r>
    </w:p>
    <w:p w14:paraId="4DFA83B8" w14:textId="343D7E87" w:rsidR="00C72F5A" w:rsidRPr="0068391E" w:rsidRDefault="0068391E">
      <w:pPr>
        <w:numPr>
          <w:ilvl w:val="0"/>
          <w:numId w:val="36"/>
        </w:numPr>
        <w:spacing w:line="360" w:lineRule="auto"/>
      </w:pPr>
      <m:oMath>
        <m:r>
          <w:rPr>
            <w:rFonts w:ascii="Cambria Math" w:hAnsi="Cambria Math"/>
          </w:rPr>
          <m:t xml:space="preserve">f </m:t>
        </m:r>
      </m:oMath>
      <w:r>
        <w:t>es la fracción de liberación inicial desde la fuente (combustible → primario),</w:t>
      </w:r>
    </w:p>
    <w:p w14:paraId="1E9BFEBD" w14:textId="486DD57C" w:rsidR="00C72F5A" w:rsidRPr="0068391E" w:rsidRDefault="0068391E">
      <w:pPr>
        <w:numPr>
          <w:ilvl w:val="0"/>
          <w:numId w:val="36"/>
        </w:numPr>
        <w:spacing w:line="360" w:lineRule="auto"/>
      </w:pPr>
      <m:oMath>
        <m:r>
          <w:rPr>
            <w:rFonts w:ascii="Cambria Math" w:hAnsi="Cambria Math"/>
          </w:rPr>
          <m:t>A</m:t>
        </m:r>
        <m:sSub>
          <m:sSubPr>
            <m:ctrlPr>
              <w:rPr>
                <w:rFonts w:ascii="Cambria Math" w:hAnsi="Cambria Math"/>
              </w:rPr>
            </m:ctrlPr>
          </m:sSubPr>
          <m:e>
            <m:r>
              <w:rPr>
                <w:rFonts w:ascii="Cambria Math" w:hAnsi="Cambria Math"/>
              </w:rPr>
              <m:t>F</m:t>
            </m:r>
          </m:e>
          <m:sub>
            <m:r>
              <w:rPr>
                <w:rFonts w:ascii="Cambria Math" w:hAnsi="Cambria Math"/>
              </w:rPr>
              <m:t xml:space="preserve">i </m:t>
            </m:r>
          </m:sub>
        </m:sSub>
      </m:oMath>
      <w:r>
        <w:t>es el factor de atenuación de la i-ésima barrera,</w:t>
      </w:r>
    </w:p>
    <w:p w14:paraId="61886AC8" w14:textId="00AA1AC9" w:rsidR="00C72F5A" w:rsidRPr="0068391E" w:rsidRDefault="0068391E">
      <w:pPr>
        <w:numPr>
          <w:ilvl w:val="0"/>
          <w:numId w:val="36"/>
        </w:numPr>
        <w:spacing w:line="360" w:lineRule="auto"/>
      </w:pPr>
      <m:oMath>
        <m:r>
          <w:rPr>
            <w:rFonts w:ascii="Cambria Math" w:hAnsi="Cambria Math"/>
          </w:rPr>
          <m:t>n</m:t>
        </m:r>
      </m:oMath>
      <w:r>
        <w:t xml:space="preserve"> es el número total de barreras consideradas.</w:t>
      </w:r>
    </w:p>
    <w:p w14:paraId="4975577E" w14:textId="77777777" w:rsidR="00C72F5A" w:rsidRPr="00C72F5A" w:rsidRDefault="00C72F5A" w:rsidP="00C72F5A">
      <w:pPr>
        <w:spacing w:line="360" w:lineRule="auto"/>
      </w:pPr>
      <w:r>
        <w:t>De forma equivalente, puede expresarse como:</w:t>
      </w:r>
    </w:p>
    <w:p w14:paraId="35AA58A3" w14:textId="29201832" w:rsidR="00C72F5A" w:rsidRPr="00C72F5A" w:rsidRDefault="00C72F5A" w:rsidP="00C72F5A">
      <w:pPr>
        <w:spacing w:line="360" w:lineRule="auto"/>
      </w:pPr>
      <m:oMathPara>
        <m:oMath>
          <m:r>
            <w:rPr>
              <w:rFonts w:ascii="Cambria Math" w:hAnsi="Cambria Math"/>
            </w:rPr>
            <m:t>S=A⋅F⋅(1-η)</m:t>
          </m:r>
        </m:oMath>
      </m:oMathPara>
    </w:p>
    <w:p w14:paraId="6F2A92A3" w14:textId="482EFE60" w:rsidR="00973277" w:rsidRDefault="00C72F5A" w:rsidP="0009272C">
      <w:pPr>
        <w:spacing w:line="360" w:lineRule="auto"/>
      </w:pPr>
      <w:r>
        <w:t xml:space="preserve">siendo </w:t>
      </w:r>
      <m:oMath>
        <m:r>
          <w:rPr>
            <w:rFonts w:ascii="Cambria Math" w:hAnsi="Cambria Math"/>
          </w:rPr>
          <m:t>F</m:t>
        </m:r>
      </m:oMath>
      <w:r>
        <w:t xml:space="preserve">la fracción liberada desde el combustible y </w:t>
      </w:r>
      <m:oMath>
        <m:r>
          <w:rPr>
            <w:rFonts w:ascii="Cambria Math" w:hAnsi="Cambria Math"/>
          </w:rPr>
          <m:t>η</m:t>
        </m:r>
      </m:oMath>
      <w:r>
        <w:t xml:space="preserve">una eficiencia global de mitigación agregada. No obstante, en este trabajo se adopta la formulación basada en el producto de factores de atenuación, ya que permite mantener la trazabilidad de cada barrera e introducir de forma directa la sustitución del término del helio por el correspondiente al circuito de FLiBe. </w:t>
      </w:r>
      <w:del w:id="90121" w:author="Claude" w:date="2026-10-20T00:00:00Z">
        <w:r>
          <w:delText xml:space="preserve">Los resultados se muestran presentes en el Anexo 1</w:delText>
        </w:r>
      </w:del>
      <w:ins w:id="90122" w:author="Claude" w:date="2026-10-20T00:00:00Z">
        <w:r>
          <w:t>Los resultados se recogen en el Anexo C</w:t>
        </w:r>
      </w:ins>
      <w:r>
        <w:t xml:space="preserve">. </w:t>
      </w:r>
    </w:p>
    <w:p w14:paraId="1B84DFD4" w14:textId="3F17664B" w:rsidR="00C97134" w:rsidRDefault="00C97134">
      <w:pPr>
        <w:jc w:val="left"/>
      </w:pPr>
      <w:r>
        <w:br w:type="page"/>
      </w:r>
    </w:p>
    <w:p w14:paraId="273FF678" w14:textId="4E06551B" w:rsidR="00B90F59" w:rsidRDefault="00B90F59" w:rsidP="00B90F59">
      <w:pPr>
        <w:pStyle w:val="Ttulo1"/>
      </w:pPr>
      <w:bookmarkStart w:id="72005" w:name="_RefCap_disp"/>
      <w:bookmarkStart w:id="46" w:name="_Toc221055550"/>
      <w:r>
        <w:t xml:space="preserve">DISPERSIÓN </w:t>
      </w:r>
      <w:del w:id="90013" w:author="Claude" w:date="2026-10-20T00:00:00Z">
        <w:r>
          <w:delText xml:space="preserve">ATMOSFERICA</w:delText>
        </w:r>
      </w:del>
      <w:ins w:id="90014" w:author="Claude" w:date="2026-10-20T00:00:00Z">
        <w:r>
          <w:t>ATMOSFÉRICA</w:t>
        </w:r>
      </w:ins>
      <w:bookmarkEnd w:id="46"/>
      <w:bookmarkEnd w:id="72005"/>
    </w:p>
    <w:p w14:paraId="28629D76" w14:textId="77777777" w:rsidR="00413B39" w:rsidRPr="003570AC" w:rsidRDefault="00413B39" w:rsidP="00413B39">
      <w:pPr>
        <w:spacing w:before="100" w:beforeAutospacing="1" w:after="100" w:afterAutospacing="1" w:line="360" w:lineRule="auto"/>
        <w:rPr>
          <w:rFonts w:eastAsia="Times New Roman" w:cs="Times New Roman"/>
        </w:rPr>
      </w:pPr>
      <w:r>
        <w:rPr>
          <w:rFonts w:eastAsia="Times New Roman" w:cs="Times New Roman"/>
        </w:rPr>
        <w:t xml:space="preserve">Una vez estimadas las concentraciones de los </w:t>
      </w:r>
      <w:del w:id="90179" w:author="Claude" w:date="2026-10-20T00:00:00Z">
        <w:r>
          <w:rPr>
            <w:rFonts w:eastAsia="Times New Roman" w:cs="Times New Roman"/>
          </w:rPr>
          <w:delText xml:space="preserve">radionúclidos</w:delText>
        </w:r>
      </w:del>
      <w:ins w:id="90180" w:author="Claude" w:date="2026-10-20T00:00:00Z">
        <w:r>
          <w:rPr>
            <w:rFonts w:eastAsia="Times New Roman" w:cs="Times New Roman"/>
          </w:rPr>
          <w:t>radionucleidos</w:t>
        </w:r>
      </w:ins>
      <w:r>
        <w:rPr>
          <w:rFonts w:eastAsia="Times New Roman" w:cs="Times New Roman"/>
        </w:rPr>
        <w:t xml:space="preserve"> liberados al medio ambiente, el siguiente paso consiste en la definición e implementación de los mecanismos de modelado para la estimación del transporte atmosférico y la dispersión de los efluentes gaseosos radiactivos. Este análisis se desarrollará conforme a normativas específicas y estándares técnicos reconocidos por la autoridad reguladora competente que se irán presentando según sean necesarios, con el fin de garantizar la validez y trazabilidad de los resultados.</w:t>
      </w:r>
    </w:p>
    <w:p w14:paraId="6A3F7AB3" w14:textId="77777777" w:rsidR="00413B39" w:rsidRDefault="00413B39" w:rsidP="00413B39">
      <w:pPr>
        <w:spacing w:before="100" w:beforeAutospacing="1" w:after="100" w:afterAutospacing="1" w:line="360" w:lineRule="auto"/>
        <w:rPr>
          <w:rFonts w:eastAsia="Times New Roman" w:cs="Times New Roman"/>
        </w:rPr>
      </w:pPr>
      <w:r>
        <w:rPr>
          <w:rFonts w:eastAsia="Times New Roman" w:cs="Times New Roman"/>
        </w:rPr>
        <w:t>Para tal fin, se empleará un software de simulación debidamente validado y aceptado por la comisión reguladora, cuya selección y características serán detalladas en los apartados posteriores.</w:t>
      </w:r>
    </w:p>
    <w:p w14:paraId="20532622" w14:textId="77777777" w:rsidR="00413B39" w:rsidRDefault="00413B39" w:rsidP="00413B39">
      <w:pPr>
        <w:pStyle w:val="Ttulo2"/>
      </w:pPr>
      <w:bookmarkStart w:id="47" w:name="_Toc201916624"/>
      <w:bookmarkStart w:id="48" w:name="_Toc221055551"/>
      <w:del w:id="90015" w:author="Claude" w:date="2026-10-20T00:00:00Z">
        <w:r>
          <w:delText xml:space="preserve">CONCEPTOS TEÓRICOS</w:delText>
        </w:r>
      </w:del>
      <w:ins w:id="90016" w:author="Claude" w:date="2026-10-20T00:00:00Z">
        <w:r>
          <w:t>Conceptos teóricos</w:t>
        </w:r>
      </w:ins>
      <w:bookmarkEnd w:id="47"/>
      <w:bookmarkEnd w:id="48"/>
    </w:p>
    <w:p w14:paraId="30EA988E" w14:textId="77777777" w:rsidR="00413B39" w:rsidRDefault="00413B39" w:rsidP="00413B39">
      <w:pPr>
        <w:spacing w:line="360" w:lineRule="auto"/>
      </w:pPr>
      <w:r>
        <w:t>La dispersión atmosférica se refiere al proceso físico mediante el cual los contaminantes gaseosos, una vez emitidos a la atmósfera desde una fuente (puntual, lineal o superficial), se propagan en el entorno como consecuencia de los efectos combinados del viento, la turbulencia atmosférica y otros fenómenos meteorológicos. Este fenómeno es fundamental para predecir la distribución espacial y temporal de la concentración de un contaminante en el aire.</w:t>
      </w:r>
    </w:p>
    <w:p w14:paraId="32EB4DE3" w14:textId="11198F34" w:rsidR="00413B39" w:rsidRDefault="00413B39" w:rsidP="00413B39">
      <w:pPr>
        <w:spacing w:line="360" w:lineRule="auto"/>
      </w:pPr>
      <w:r>
        <w:rPr>
          <w:rFonts w:hint="eastAsia"/>
        </w:rPr>
        <w:t xml:space="preserve">En este contexto, el parámetro χ/Q (chi sobre Q) es una magnitud que permite relacionar la concentración en el aire de un contaminante (χ, en Bq/m³ o g/m³) con la tasa de emisión de la fuente (Q, en Bq/s o g/s). Es un coeficiente adimensional en el sentido</w:t>
      </w:r>
      <w:r>
        <w:t xml:space="preserve"> físico estricto, pero con unidades derivadas (s/m³), y representa la eficiencia con la que una sustancia emitida desde una fuente se diluye en el ambiente antes de alcanzar un punto receptor.</w:t>
      </w:r>
      <w:sdt>
        <w:sdtPr>
          <w:id w:val="-754979845"/>
          <w:citation/>
        </w:sdtPr>
        <w:sdtContent>
          <w:r>
            <w:fldChar w:fldCharType="begin"/>
          </w:r>
          <w:r>
            <w:instrText xml:space="preserve"> CITATION USN82 \l 3082 </w:instrText>
          </w:r>
          <w:r>
            <w:fldChar w:fldCharType="separate"/>
          </w:r>
          <w:r>
            <w:rPr>
              <w:noProof/>
            </w:rPr>
            <w:t xml:space="preserve"> [34]</w:t>
          </w:r>
          <w:r>
            <w:fldChar w:fldCharType="end"/>
          </w:r>
        </w:sdtContent>
      </w:sdt>
    </w:p>
    <w:p w14:paraId="0817D030" w14:textId="77777777" w:rsidR="00413B39" w:rsidRDefault="00000000" w:rsidP="00413B39">
      <m:oMathPara>
        <m:oMath>
          <m:f>
            <m:fPr>
              <m:ctrlPr>
                <w:rPr>
                  <w:rFonts w:ascii="Cambria Math" w:hAnsi="Cambria Math"/>
                </w:rPr>
              </m:ctrlPr>
            </m:fPr>
            <m:num>
              <m:r>
                <m:rPr>
                  <m:sty m:val="p"/>
                </m:rPr>
                <w:rPr>
                  <w:rFonts w:ascii="Cambria Math" w:hAnsi="Cambria Math" w:hint="eastAsia"/>
                </w:rPr>
                <m:t>χ</m:t>
              </m:r>
              <m:ctrlPr>
                <w:rPr>
                  <w:rFonts w:ascii="Cambria Math" w:hAnsi="Cambria Math" w:hint="eastAsia"/>
                </w:rPr>
              </m:ctrlPr>
            </m:num>
            <m:den>
              <m:r>
                <m:rPr>
                  <m:sty m:val="p"/>
                </m:rPr>
                <w:rPr>
                  <w:rFonts w:ascii="Cambria Math"/>
                </w:rPr>
                <m:t>Q</m:t>
              </m:r>
            </m:den>
          </m:f>
          <m:r>
            <w:rPr>
              <w:rFonts w:ascii="Cambria Math"/>
            </w:rPr>
            <m:t>=</m:t>
          </m:r>
          <m:f>
            <m:fPr>
              <m:ctrlPr>
                <w:rPr>
                  <w:rFonts w:ascii="Cambria Math" w:hAnsi="Cambria Math"/>
                  <w:i/>
                </w:rPr>
              </m:ctrlPr>
            </m:fPr>
            <m:num>
              <m:r>
                <w:rPr>
                  <w:rFonts w:ascii="Cambria Math"/>
                </w:rPr>
                <m:t>Concentraci</m:t>
              </m:r>
              <m:r>
                <w:rPr>
                  <w:rFonts w:ascii="Cambria Math"/>
                </w:rPr>
                <m:t>ó</m:t>
              </m:r>
              <m:r>
                <w:rPr>
                  <w:rFonts w:ascii="Cambria Math"/>
                </w:rPr>
                <m:t>n en el receptor</m:t>
              </m:r>
            </m:num>
            <m:den>
              <m:r>
                <w:rPr>
                  <w:rFonts w:ascii="Cambria Math"/>
                </w:rPr>
                <m:t>Tasa de emisi</m:t>
              </m:r>
              <m:r>
                <w:rPr>
                  <w:rFonts w:ascii="Cambria Math"/>
                </w:rPr>
                <m:t>ó</m:t>
              </m:r>
              <m:r>
                <w:rPr>
                  <w:rFonts w:ascii="Cambria Math"/>
                </w:rPr>
                <m:t>n de la fuente</m:t>
              </m:r>
            </m:den>
          </m:f>
        </m:oMath>
      </m:oMathPara>
    </w:p>
    <w:p w14:paraId="149A894C" w14:textId="77777777" w:rsidR="00413B39" w:rsidRPr="00FF7A28" w:rsidRDefault="00413B39" w:rsidP="00413B39">
      <w:pPr>
        <w:spacing w:line="360" w:lineRule="auto"/>
      </w:pPr>
      <w:r>
        <w:rPr>
          <w:rFonts w:hint="eastAsia"/>
        </w:rPr>
        <w:t xml:space="preserve">El valor de χ/Q depende de múltiples factores: la distancia de la fuente al receptor, la dirección y velocidad del viento predominante, la estabilidad atmosférica, la altura de la fuente de emisión y la topografía del terreno, entre otros. Para su cálculo,</w:t>
      </w:r>
      <w:r>
        <w:t xml:space="preserve"> se recurre a modelos matemáticos de dispersión que resuelven ecuaciones simplificadas del transporte turbulento en la atmósfera, generalmente bajo el marco de aproximaciones gaussianas.</w:t>
      </w:r>
    </w:p>
    <w:p w14:paraId="0791E382" w14:textId="77777777" w:rsidR="00413B39" w:rsidRDefault="00413B39" w:rsidP="00413B39">
      <w:pPr>
        <w:pStyle w:val="Ttulo2"/>
      </w:pPr>
      <w:bookmarkStart w:id="49" w:name="_Toc201916625"/>
      <w:bookmarkStart w:id="50" w:name="_Toc221055552"/>
      <w:del w:id="90017" w:author="Claude" w:date="2026-10-20T00:00:00Z">
        <w:r>
          <w:delText xml:space="preserve">ELECCIÓN DE SOFTWARE</w:delText>
        </w:r>
      </w:del>
      <w:ins w:id="90018" w:author="Claude" w:date="2026-10-20T00:00:00Z">
        <w:r>
          <w:t>Elección del código de dispersión</w:t>
        </w:r>
      </w:ins>
      <w:bookmarkEnd w:id="49"/>
      <w:bookmarkEnd w:id="50"/>
    </w:p>
    <w:p w14:paraId="02D19CDD" w14:textId="77777777" w:rsidR="00413B39" w:rsidRDefault="00413B39" w:rsidP="00413B39">
      <w:pPr>
        <w:spacing w:before="240" w:line="360" w:lineRule="auto"/>
      </w:pPr>
      <w:r>
        <w:t xml:space="preserve">Existen dos herramientas computacionales comúnmente empleadas para la estimación del transporte atmosférico y la dispersión de efluentes radiactivos, conforme a las metodologías utilizadas en la mayoría de las centrales nucleares convencionales: PAVAN y ARCON96. La principal diferencia entre ambos radica en la escala de aplicación. PAVAN está diseñado para modelar la dispersión a largas distancias, típicamente desde el emplazamiento hasta el límite de la zona de exclusión, considerando condiciones meteorológicas promedio. Por el contrario, ARCON96 se utiliza para evaluar la dispersión en distancias cortas, en entornos próximos a las estructuras de la planta, donde los efectos de obstrucción, recirculación y turbulencia inducida por edificios son más relevantes. </w:t>
      </w:r>
      <w:del w:id="90128" w:author="Claude" w:date="2026-10-20T00:00:00Z">
        <w:r>
          <w:delText xml:space="preserve">La tabla recoge</w:delText>
        </w:r>
      </w:del>
      <w:ins w:id="90129" w:author="Claude" w:date="2026-10-20T00:00:00Z">
        <w:r>
          <w:t xml:space="preserve">La </w:t>
        </w:r>
        <w:r>
          <w:fldChar w:fldCharType="begin"/>
        </w:r>
        <w:r>
          <w:instrText xml:space="preserve"> REF _RefTab_arcon_pavan \h </w:instrText>
        </w:r>
        <w:r>
          <w:fldChar w:fldCharType="separate"/>
        </w:r>
        <w:r>
          <w:t>Tabla 14</w:t>
        </w:r>
        <w:r>
          <w:fldChar w:fldCharType="end"/>
        </w:r>
        <w:r>
          <w:t xml:space="preserve"> recoge</w:t>
        </w:r>
      </w:ins>
      <w:r>
        <w:t xml:space="preserve"> algunas de las diferencias principales en cuanto a la aplicación.</w:t>
      </w:r>
    </w:p>
    <w:p xmlns:ns19="urn:tmp" w14:paraId="3E7B8B53" w14:textId="2A710BEF" w:rsidR="00413B39" w:rsidRDefault="00413B39" w:rsidP="00413B39">
      <w:pPr>
        <w:pStyle w:val="Descripcin"/>
        <w:keepNext/>
        <w:jc w:val="center"/>
      </w:pPr>
      <w:bookmarkStart w:id="71004" w:name="_RefTab_arcon_pavan"/>
      <w:r>
        <w:t xml:space="preserve">Tabla </w:t>
      </w:r>
      <w:fldSimple w:instr=" SEQ Tabla \* ARABIC ">
        <w:r>
          <w:rPr>
            <w:noProof/>
          </w:rPr>
          <w:t>14</w:t>
        </w:r>
      </w:fldSimple>
      <w:bookmarkEnd w:id="71004"/>
      <w:r>
        <w:t>: Diferencias de aplicación entre ARCON96 y PAVAN</w:t>
      </w:r>
    </w:p>
    <w:tbl>
      <w:tblPr>
        <w:tblW w:w="9629" w:type="dxa"/>
        <w:tblCellMar>
          <w:left w:w="70" w:type="dxa"/>
          <w:right w:w="70" w:type="dxa"/>
        </w:tblCellMar>
        <w:tblLook w:val="04A0" w:firstRow="1" w:lastRow="0" w:firstColumn="1" w:lastColumn="0" w:noHBand="0" w:noVBand="1"/>
      </w:tblPr>
      <w:tblGrid>
        <w:gridCol w:w="2542"/>
        <w:gridCol w:w="3260"/>
        <w:gridCol w:w="3827"/>
      </w:tblGrid>
      <w:tr w:rsidR="00413B39" w:rsidRPr="001B259D" w14:paraId="22C8B21F" w14:textId="77777777" w:rsidTr="00713643">
        <w:trPr>
          <w:trHeight w:val="300"/>
        </w:trPr>
        <w:tc>
          <w:tcPr>
            <w:tcW w:w="2542" w:type="dxa"/>
            <w:tcBorders>
              <w:top w:val="single" w:sz="8" w:space="0" w:color="auto"/>
              <w:left w:val="single" w:sz="8" w:space="0" w:color="auto"/>
              <w:bottom w:val="single" w:sz="8" w:space="0" w:color="auto"/>
              <w:right w:val="single" w:sz="4" w:space="0" w:color="auto"/>
            </w:tcBorders>
            <w:vAlign w:val="center"/>
            <w:hideMark/>
          </w:tcPr>
          <w:p w14:paraId="249CBC1C"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Característica</w:t>
            </w:r>
          </w:p>
        </w:tc>
        <w:tc>
          <w:tcPr>
            <w:tcW w:w="3260" w:type="dxa"/>
            <w:tcBorders>
              <w:top w:val="single" w:sz="8" w:space="0" w:color="auto"/>
              <w:left w:val="nil"/>
              <w:bottom w:val="single" w:sz="8" w:space="0" w:color="auto"/>
              <w:right w:val="single" w:sz="4" w:space="0" w:color="auto"/>
            </w:tcBorders>
            <w:vAlign w:val="center"/>
            <w:hideMark/>
          </w:tcPr>
          <w:p w14:paraId="2BE93732" w14:textId="01A53E0D" w:rsidR="00413B39" w:rsidRPr="00A727EC" w:rsidRDefault="00413B39" w:rsidP="00713643">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ARCON96</w:t>
            </w:r>
            <w:sdt>
              <w:sdtPr>
                <w:rPr>
                  <w:rFonts w:ascii="Aptos Narrow" w:eastAsia="Times New Roman" w:hAnsi="Aptos Narrow" w:cs="Times New Roman"/>
                  <w:b/>
                  <w:bCs/>
                  <w:color w:val="000000"/>
                </w:rPr>
                <w:id w:val="147254132"/>
                <w:citation/>
              </w:sdtPr>
              <w:sdtContent>
                <w:r>
                  <w:rPr>
                    <w:rFonts w:ascii="Aptos Narrow" w:eastAsia="Times New Roman" w:hAnsi="Aptos Narrow" w:cs="Times New Roman"/>
                    <w:b/>
                    <w:bCs/>
                    <w:color w:val="000000"/>
                  </w:rPr>
                  <w:fldChar w:fldCharType="begin"/>
                </w:r>
                <w:r>
                  <w:rPr>
                    <w:rFonts w:ascii="Aptos Narrow" w:eastAsia="Times New Roman" w:hAnsi="Aptos Narrow" w:cs="Times New Roman"/>
                    <w:b/>
                    <w:bCs/>
                    <w:color w:val="000000"/>
                  </w:rPr>
                  <w:instrText xml:space="preserve"> CITATION USN22 \l 3082 </w:instrText>
                </w:r>
                <w:r>
                  <w:rPr>
                    <w:rFonts w:ascii="Aptos Narrow" w:eastAsia="Times New Roman" w:hAnsi="Aptos Narrow" w:cs="Times New Roman"/>
                    <w:b/>
                    <w:bCs/>
                    <w:color w:val="000000"/>
                  </w:rPr>
                  <w:fldChar w:fldCharType="separate"/>
                </w:r>
                <w:r>
                  <w:rPr>
                    <w:rFonts w:ascii="Aptos Narrow" w:eastAsia="Times New Roman" w:hAnsi="Aptos Narrow" w:cs="Times New Roman"/>
                    <w:b/>
                    <w:bCs/>
                    <w:noProof/>
                    <w:color w:val="000000"/>
                  </w:rPr>
                  <w:t xml:space="preserve"> [33]</w:t>
                </w:r>
                <w:r>
                  <w:rPr>
                    <w:rFonts w:ascii="Aptos Narrow" w:eastAsia="Times New Roman" w:hAnsi="Aptos Narrow" w:cs="Times New Roman"/>
                    <w:noProof/>
                    <w:color w:val="000000"/>
                  </w:rPr>
                  <w:t>[11]</w:t>
                </w:r>
                <w:r>
                  <w:rPr>
                    <w:rFonts w:ascii="Aptos Narrow" w:eastAsia="Times New Roman" w:hAnsi="Aptos Narrow" w:cs="Times New Roman"/>
                    <w:b/>
                    <w:bCs/>
                    <w:color w:val="000000"/>
                  </w:rPr>
                  <w:fldChar w:fldCharType="end"/>
                </w:r>
              </w:sdtContent>
            </w:sdt>
          </w:p>
        </w:tc>
        <w:tc>
          <w:tcPr>
            <w:tcW w:w="3827" w:type="dxa"/>
            <w:tcBorders>
              <w:top w:val="single" w:sz="8" w:space="0" w:color="auto"/>
              <w:left w:val="nil"/>
              <w:bottom w:val="single" w:sz="8" w:space="0" w:color="auto"/>
              <w:right w:val="single" w:sz="8" w:space="0" w:color="auto"/>
            </w:tcBorders>
            <w:vAlign w:val="center"/>
            <w:hideMark/>
          </w:tcPr>
          <w:p w14:paraId="2CF73568" w14:textId="6F301110" w:rsidR="00413B39" w:rsidRPr="00A727EC" w:rsidRDefault="00413B39" w:rsidP="00713643">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PAVAN</w:t>
            </w:r>
            <w:sdt>
              <w:sdtPr>
                <w:id w:val="1020248170"/>
                <w:citation/>
              </w:sdtPr>
              <w:sdtContent>
                <w:ins w:id="92180" w:author="Claude" w:date="2026-10-20T00:00:00Z">
                  <w:r>
                    <w:fldChar w:fldCharType="begin"/>
                  </w:r>
                  <w:r>
                    <w:instrText xml:space="preserve"> CITATION PAVAN \l 3082 </w:instrText>
                  </w:r>
                  <w:r>
                    <w:fldChar w:fldCharType="separate"/>
                  </w:r>
                  <w:r>
                    <w:rPr>
                      <w:noProof/>
                    </w:rPr>
                    <w:t xml:space="preserve"> [38]</w:t>
                  </w:r>
                  <w:r>
                    <w:fldChar w:fldCharType="end"/>
                  </w:r>
                </w:ins>
              </w:sdtContent>
            </w:sdt>
          </w:p>
        </w:tc>
      </w:tr>
      <w:tr w:rsidR="00413B39" w:rsidRPr="001B259D" w14:paraId="152D4CE4" w14:textId="77777777" w:rsidTr="00713643">
        <w:trPr>
          <w:trHeight w:val="1152"/>
        </w:trPr>
        <w:tc>
          <w:tcPr>
            <w:tcW w:w="2542" w:type="dxa"/>
            <w:tcBorders>
              <w:top w:val="nil"/>
              <w:left w:val="single" w:sz="8" w:space="0" w:color="auto"/>
              <w:bottom w:val="single" w:sz="4" w:space="0" w:color="auto"/>
              <w:right w:val="single" w:sz="4" w:space="0" w:color="auto"/>
            </w:tcBorders>
            <w:vAlign w:val="center"/>
            <w:hideMark/>
          </w:tcPr>
          <w:p w14:paraId="086612DA"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Propósito p</w:t>
            </w:r>
            <w:commentRangeStart w:id="51"/>
            <w:r>
              <w:rPr>
                <w:rFonts w:ascii="Aptos Narrow" w:eastAsia="Times New Roman" w:hAnsi="Aptos Narrow" w:cs="Times New Roman"/>
                <w:b/>
                <w:bCs/>
                <w:color w:val="000000"/>
              </w:rPr>
              <w:t>rinc</w:t>
            </w:r>
            <w:commentRangeEnd w:id="51"/>
            <w:r>
              <w:rPr>
                <w:rStyle w:val="Refdecomentario"/>
                <w:rFonts w:ascii="Aptos Narrow" w:eastAsia="Times New Roman" w:hAnsi="Aptos Narrow" w:cs="Times New Roman"/>
                <w:b/>
                <w:bCs/>
                <w:color w:val="000000"/>
                <w:sz w:val="22"/>
                <w:szCs w:val="22"/>
              </w:rPr>
              <w:commentReference w:id="51"/>
            </w:r>
            <w:r>
              <w:rPr>
                <w:rFonts w:ascii="Aptos Narrow" w:eastAsia="Times New Roman" w:hAnsi="Aptos Narrow" w:cs="Times New Roman"/>
                <w:b/>
                <w:bCs/>
                <w:color w:val="000000"/>
              </w:rPr>
              <w:t>ipal</w:t>
            </w:r>
          </w:p>
        </w:tc>
        <w:tc>
          <w:tcPr>
            <w:tcW w:w="3260" w:type="dxa"/>
            <w:tcBorders>
              <w:top w:val="nil"/>
              <w:left w:val="nil"/>
              <w:bottom w:val="single" w:sz="4" w:space="0" w:color="auto"/>
              <w:right w:val="single" w:sz="4" w:space="0" w:color="auto"/>
            </w:tcBorders>
            <w:vAlign w:val="center"/>
            <w:hideMark/>
          </w:tcPr>
          <w:p w14:paraId="4EEDE287"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Evaluar la habitabilidad de la sala de control durante accidentes.</w:t>
            </w:r>
          </w:p>
        </w:tc>
        <w:tc>
          <w:tcPr>
            <w:tcW w:w="3827" w:type="dxa"/>
            <w:tcBorders>
              <w:top w:val="nil"/>
              <w:left w:val="nil"/>
              <w:bottom w:val="single" w:sz="4" w:space="0" w:color="auto"/>
              <w:right w:val="single" w:sz="8" w:space="0" w:color="auto"/>
            </w:tcBorders>
            <w:vAlign w:val="center"/>
            <w:hideMark/>
          </w:tcPr>
          <w:p w14:paraId="17182AC4"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Evaluar la exposición en el área de exclusión (EAB) y la zona de baja población (LPZ) en accidentes de diseño.</w:t>
            </w:r>
          </w:p>
        </w:tc>
      </w:tr>
      <w:tr w:rsidR="00413B39" w:rsidRPr="001B259D" w14:paraId="32D0F461" w14:textId="77777777" w:rsidTr="00713643">
        <w:trPr>
          <w:trHeight w:val="864"/>
        </w:trPr>
        <w:tc>
          <w:tcPr>
            <w:tcW w:w="2542" w:type="dxa"/>
            <w:tcBorders>
              <w:top w:val="nil"/>
              <w:left w:val="single" w:sz="8" w:space="0" w:color="auto"/>
              <w:bottom w:val="single" w:sz="4" w:space="0" w:color="auto"/>
              <w:right w:val="single" w:sz="4" w:space="0" w:color="auto"/>
            </w:tcBorders>
            <w:vAlign w:val="center"/>
            <w:hideMark/>
          </w:tcPr>
          <w:p w14:paraId="05EB7656"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Tipo de liberación</w:t>
            </w:r>
          </w:p>
        </w:tc>
        <w:tc>
          <w:tcPr>
            <w:tcW w:w="3260" w:type="dxa"/>
            <w:tcBorders>
              <w:top w:val="nil"/>
              <w:left w:val="nil"/>
              <w:bottom w:val="single" w:sz="4" w:space="0" w:color="auto"/>
              <w:right w:val="single" w:sz="4" w:space="0" w:color="auto"/>
            </w:tcBorders>
            <w:vAlign w:val="center"/>
            <w:hideMark/>
          </w:tcPr>
          <w:p w14:paraId="35277ADD"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Corto plazo (accidentes de corta duración, típicamente 2 horas).</w:t>
            </w:r>
          </w:p>
        </w:tc>
        <w:tc>
          <w:tcPr>
            <w:tcW w:w="3827" w:type="dxa"/>
            <w:tcBorders>
              <w:top w:val="nil"/>
              <w:left w:val="nil"/>
              <w:bottom w:val="single" w:sz="4" w:space="0" w:color="auto"/>
              <w:right w:val="single" w:sz="8" w:space="0" w:color="auto"/>
            </w:tcBorders>
            <w:vAlign w:val="center"/>
            <w:hideMark/>
          </w:tcPr>
          <w:p w14:paraId="46A13DE9"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Largo plazo (accidentes de hasta 30 días).</w:t>
            </w:r>
          </w:p>
        </w:tc>
      </w:tr>
      <w:tr w:rsidR="00413B39" w:rsidRPr="001B259D" w14:paraId="1BC07AE2" w14:textId="77777777" w:rsidTr="00713643">
        <w:trPr>
          <w:trHeight w:val="1152"/>
        </w:trPr>
        <w:tc>
          <w:tcPr>
            <w:tcW w:w="2542" w:type="dxa"/>
            <w:tcBorders>
              <w:top w:val="nil"/>
              <w:left w:val="single" w:sz="8" w:space="0" w:color="auto"/>
              <w:bottom w:val="single" w:sz="4" w:space="0" w:color="auto"/>
              <w:right w:val="single" w:sz="4" w:space="0" w:color="auto"/>
            </w:tcBorders>
            <w:vAlign w:val="center"/>
            <w:hideMark/>
          </w:tcPr>
          <w:p w14:paraId="153BF3D3"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Modelo de dispersión</w:t>
            </w:r>
          </w:p>
        </w:tc>
        <w:tc>
          <w:tcPr>
            <w:tcW w:w="3260" w:type="dxa"/>
            <w:tcBorders>
              <w:top w:val="nil"/>
              <w:left w:val="nil"/>
              <w:bottom w:val="single" w:sz="4" w:space="0" w:color="auto"/>
              <w:right w:val="single" w:sz="4" w:space="0" w:color="auto"/>
            </w:tcBorders>
            <w:vAlign w:val="center"/>
            <w:hideMark/>
          </w:tcPr>
          <w:p w14:paraId="38059D2D"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Gaussiano modificado con efectos de estela de edificios y meandro del viento.</w:t>
            </w:r>
          </w:p>
        </w:tc>
        <w:tc>
          <w:tcPr>
            <w:tcW w:w="3827" w:type="dxa"/>
            <w:tcBorders>
              <w:top w:val="nil"/>
              <w:left w:val="nil"/>
              <w:bottom w:val="single" w:sz="4" w:space="0" w:color="auto"/>
              <w:right w:val="single" w:sz="8" w:space="0" w:color="auto"/>
            </w:tcBorders>
            <w:vAlign w:val="center"/>
            <w:hideMark/>
          </w:tcPr>
          <w:p w14:paraId="4A6B91AD"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Modelo gaussiano tradicional basado en frecuencias conjuntas de viento y estabilidad atmosférica.</w:t>
            </w:r>
          </w:p>
        </w:tc>
      </w:tr>
      <w:tr w:rsidR="00413B39" w:rsidRPr="001B259D" w14:paraId="014F54D0" w14:textId="77777777" w:rsidTr="00713643">
        <w:trPr>
          <w:trHeight w:val="576"/>
        </w:trPr>
        <w:tc>
          <w:tcPr>
            <w:tcW w:w="2542" w:type="dxa"/>
            <w:tcBorders>
              <w:top w:val="nil"/>
              <w:left w:val="single" w:sz="8" w:space="0" w:color="auto"/>
              <w:bottom w:val="single" w:sz="4" w:space="0" w:color="auto"/>
              <w:right w:val="single" w:sz="4" w:space="0" w:color="auto"/>
            </w:tcBorders>
            <w:vAlign w:val="center"/>
            <w:hideMark/>
          </w:tcPr>
          <w:p w14:paraId="4236EC32"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Entrada meteorológica</w:t>
            </w:r>
          </w:p>
        </w:tc>
        <w:tc>
          <w:tcPr>
            <w:tcW w:w="3260" w:type="dxa"/>
            <w:tcBorders>
              <w:top w:val="nil"/>
              <w:left w:val="nil"/>
              <w:bottom w:val="single" w:sz="4" w:space="0" w:color="auto"/>
              <w:right w:val="single" w:sz="4" w:space="0" w:color="auto"/>
            </w:tcBorders>
            <w:vAlign w:val="center"/>
            <w:hideMark/>
          </w:tcPr>
          <w:p w14:paraId="50100790"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Datos horarios de viento y estabilidad.</w:t>
            </w:r>
          </w:p>
        </w:tc>
        <w:tc>
          <w:tcPr>
            <w:tcW w:w="3827" w:type="dxa"/>
            <w:tcBorders>
              <w:top w:val="nil"/>
              <w:left w:val="nil"/>
              <w:bottom w:val="single" w:sz="4" w:space="0" w:color="auto"/>
              <w:right w:val="single" w:sz="8" w:space="0" w:color="auto"/>
            </w:tcBorders>
            <w:vAlign w:val="center"/>
            <w:hideMark/>
          </w:tcPr>
          <w:p w14:paraId="11FF1182"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Tablas de frecuencia conjunta (Joint Frequency Distribution, JFD).</w:t>
            </w:r>
          </w:p>
        </w:tc>
      </w:tr>
      <w:tr w:rsidR="00413B39" w:rsidRPr="001B259D" w14:paraId="706DFEEA" w14:textId="77777777" w:rsidTr="00713643">
        <w:trPr>
          <w:trHeight w:val="576"/>
        </w:trPr>
        <w:tc>
          <w:tcPr>
            <w:tcW w:w="2542" w:type="dxa"/>
            <w:tcBorders>
              <w:top w:val="nil"/>
              <w:left w:val="single" w:sz="8" w:space="0" w:color="auto"/>
              <w:bottom w:val="single" w:sz="4" w:space="0" w:color="auto"/>
              <w:right w:val="single" w:sz="4" w:space="0" w:color="auto"/>
            </w:tcBorders>
            <w:vAlign w:val="center"/>
            <w:hideMark/>
          </w:tcPr>
          <w:p w14:paraId="5B7565F6"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Ubicación del receptor</w:t>
            </w:r>
          </w:p>
        </w:tc>
        <w:tc>
          <w:tcPr>
            <w:tcW w:w="3260" w:type="dxa"/>
            <w:tcBorders>
              <w:top w:val="nil"/>
              <w:left w:val="nil"/>
              <w:bottom w:val="single" w:sz="4" w:space="0" w:color="auto"/>
              <w:right w:val="single" w:sz="4" w:space="0" w:color="auto"/>
            </w:tcBorders>
            <w:vAlign w:val="center"/>
            <w:hideMark/>
          </w:tcPr>
          <w:p w14:paraId="41D56343"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Sala de control (normalmente dentro del emplazamiento).</w:t>
            </w:r>
          </w:p>
        </w:tc>
        <w:tc>
          <w:tcPr>
            <w:tcW w:w="3827" w:type="dxa"/>
            <w:tcBorders>
              <w:top w:val="nil"/>
              <w:left w:val="nil"/>
              <w:bottom w:val="single" w:sz="4" w:space="0" w:color="auto"/>
              <w:right w:val="single" w:sz="8" w:space="0" w:color="auto"/>
            </w:tcBorders>
            <w:vAlign w:val="center"/>
            <w:hideMark/>
          </w:tcPr>
          <w:p w14:paraId="324DDEED"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Límites del sitio: EAB y LPZ.</w:t>
            </w:r>
          </w:p>
        </w:tc>
      </w:tr>
      <w:tr w:rsidR="00413B39" w:rsidRPr="001B259D" w14:paraId="55E921CD" w14:textId="77777777" w:rsidTr="00713643">
        <w:trPr>
          <w:trHeight w:val="576"/>
        </w:trPr>
        <w:tc>
          <w:tcPr>
            <w:tcW w:w="2542" w:type="dxa"/>
            <w:tcBorders>
              <w:top w:val="nil"/>
              <w:left w:val="single" w:sz="8" w:space="0" w:color="auto"/>
              <w:bottom w:val="single" w:sz="4" w:space="0" w:color="auto"/>
              <w:right w:val="single" w:sz="4" w:space="0" w:color="auto"/>
            </w:tcBorders>
            <w:vAlign w:val="center"/>
            <w:hideMark/>
          </w:tcPr>
          <w:p w14:paraId="46D94886"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Altura de liberación</w:t>
            </w:r>
          </w:p>
        </w:tc>
        <w:tc>
          <w:tcPr>
            <w:tcW w:w="3260" w:type="dxa"/>
            <w:tcBorders>
              <w:top w:val="nil"/>
              <w:left w:val="nil"/>
              <w:bottom w:val="single" w:sz="4" w:space="0" w:color="auto"/>
              <w:right w:val="single" w:sz="4" w:space="0" w:color="auto"/>
            </w:tcBorders>
            <w:vAlign w:val="center"/>
            <w:hideMark/>
          </w:tcPr>
          <w:p w14:paraId="18C01DB7"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Considera efectos de altura y estructuras cercanas.</w:t>
            </w:r>
          </w:p>
        </w:tc>
        <w:tc>
          <w:tcPr>
            <w:tcW w:w="3827" w:type="dxa"/>
            <w:tcBorders>
              <w:top w:val="nil"/>
              <w:left w:val="nil"/>
              <w:bottom w:val="single" w:sz="4" w:space="0" w:color="auto"/>
              <w:right w:val="single" w:sz="8" w:space="0" w:color="auto"/>
            </w:tcBorders>
            <w:vAlign w:val="center"/>
            <w:hideMark/>
          </w:tcPr>
          <w:p w14:paraId="1D40B193"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Generalmente alturas más elevadas (chimeneas).</w:t>
            </w:r>
          </w:p>
        </w:tc>
      </w:tr>
      <w:tr w:rsidR="00413B39" w:rsidRPr="001B259D" w14:paraId="7FC539EE" w14:textId="77777777" w:rsidTr="00713643">
        <w:trPr>
          <w:trHeight w:val="300"/>
        </w:trPr>
        <w:tc>
          <w:tcPr>
            <w:tcW w:w="2542" w:type="dxa"/>
            <w:tcBorders>
              <w:top w:val="nil"/>
              <w:left w:val="single" w:sz="8" w:space="0" w:color="auto"/>
              <w:bottom w:val="single" w:sz="8" w:space="0" w:color="auto"/>
              <w:right w:val="single" w:sz="4" w:space="0" w:color="auto"/>
            </w:tcBorders>
            <w:vAlign w:val="center"/>
            <w:hideMark/>
          </w:tcPr>
          <w:p w14:paraId="6BC2A7A9" w14:textId="77777777" w:rsidR="00413B39" w:rsidRPr="00A727EC" w:rsidRDefault="00413B39" w:rsidP="00713643">
            <w:pPr>
              <w:spacing w:after="0" w:line="240" w:lineRule="auto"/>
              <w:jc w:val="center"/>
              <w:rPr>
                <w:rFonts w:ascii="Aptos Narrow" w:eastAsia="Times New Roman" w:hAnsi="Aptos Narrow" w:cs="Times New Roman"/>
                <w:b/>
                <w:bCs/>
                <w:color w:val="000000"/>
              </w:rPr>
            </w:pPr>
            <w:r>
              <w:rPr>
                <w:rFonts w:ascii="Aptos Narrow" w:eastAsia="Times New Roman" w:hAnsi="Aptos Narrow" w:cs="Times New Roman"/>
                <w:b/>
                <w:bCs/>
                <w:color w:val="000000"/>
              </w:rPr>
              <w:t>Normativa asociada</w:t>
            </w:r>
          </w:p>
        </w:tc>
        <w:tc>
          <w:tcPr>
            <w:tcW w:w="3260" w:type="dxa"/>
            <w:tcBorders>
              <w:top w:val="nil"/>
              <w:left w:val="nil"/>
              <w:bottom w:val="single" w:sz="8" w:space="0" w:color="auto"/>
              <w:right w:val="single" w:sz="4" w:space="0" w:color="auto"/>
            </w:tcBorders>
            <w:vAlign w:val="center"/>
            <w:hideMark/>
          </w:tcPr>
          <w:p w14:paraId="25A6F7B5"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 xml:space="preserve">Regulatory Guide 1.194 </w:t>
            </w:r>
          </w:p>
        </w:tc>
        <w:tc>
          <w:tcPr>
            <w:tcW w:w="3827" w:type="dxa"/>
            <w:tcBorders>
              <w:top w:val="nil"/>
              <w:left w:val="nil"/>
              <w:bottom w:val="single" w:sz="8" w:space="0" w:color="auto"/>
              <w:right w:val="single" w:sz="8" w:space="0" w:color="auto"/>
            </w:tcBorders>
            <w:vAlign w:val="center"/>
            <w:hideMark/>
          </w:tcPr>
          <w:p w14:paraId="1179913B" w14:textId="77777777" w:rsidR="00413B39" w:rsidRPr="001B259D" w:rsidRDefault="00413B39" w:rsidP="00713643">
            <w:pPr>
              <w:spacing w:after="0" w:line="240" w:lineRule="auto"/>
              <w:jc w:val="center"/>
              <w:rPr>
                <w:rFonts w:ascii="Aptos Narrow" w:eastAsia="Times New Roman" w:hAnsi="Aptos Narrow" w:cs="Times New Roman"/>
                <w:color w:val="000000"/>
              </w:rPr>
            </w:pPr>
            <w:r>
              <w:rPr>
                <w:rFonts w:ascii="Aptos Narrow" w:eastAsia="Times New Roman" w:hAnsi="Aptos Narrow" w:cs="Times New Roman"/>
                <w:color w:val="000000"/>
              </w:rPr>
              <w:t xml:space="preserve">Regulatory Guide 1.145 </w:t>
            </w:r>
          </w:p>
        </w:tc>
      </w:tr>
    </w:tbl>
    <w:p w14:paraId="4C4C53D3" w14:textId="77777777" w:rsidR="00413B39" w:rsidRDefault="00413B39" w:rsidP="00413B39">
      <w:pPr>
        <w:spacing w:before="240" w:line="360" w:lineRule="auto"/>
      </w:pPr>
      <w:r>
        <w:t xml:space="preserve">La razón por la cual la distinción tradicional en el uso de PAVAN y ARCON96 puede volverse difusa en el caso de los reactores modulares pequeños radica fundamentalmente en la distancia a la que se sitúan el Límite de la Zona de Exclusión (EAB) y la Zona de Baja Población (LPZ). Tal como se muestra en la </w:t>
      </w:r>
      <w:del w:id="90126" w:author="Claude" w:date="2026-10-20T00:00:00Z">
        <w:r>
          <w:rPr>
            <w:color w:val="FF0000"/>
          </w:rPr>
          <w:delText xml:space="preserve">Tabla [X]</w:delText>
        </w:r>
      </w:del>
      <w:ins w:id="90127" w:author="Claude" w:date="2026-10-20T00:00:00Z">
        <w:r>
          <w:rPr>
            <w:color w:val="FF0000"/>
          </w:rPr>
          <w:fldChar w:fldCharType="begin"/>
        </w:r>
        <w:r>
          <w:rPr>
            <w:color w:val="FF0000"/>
          </w:rPr>
          <w:instrText xml:space="preserve"> REF _RefTab_arcon_pavan \h </w:instrText>
        </w:r>
        <w:r>
          <w:rPr>
            <w:color w:val="FF0000"/>
          </w:rPr>
          <w:fldChar w:fldCharType="separate"/>
        </w:r>
        <w:r>
          <w:rPr>
            <w:color w:val="FF0000"/>
          </w:rPr>
          <w:t>Tabla 14</w:t>
        </w:r>
        <w:r>
          <w:rPr>
            <w:color w:val="FF0000"/>
          </w:rPr>
          <w:fldChar w:fldCharType="end"/>
        </w:r>
      </w:ins>
      <w:r>
        <w:rPr>
          <w:color w:val="FF0000"/>
        </w:rPr>
        <w:t xml:space="preserve">, </w:t>
      </w:r>
      <w:r>
        <w:t>PAVAN ha sido históricamente empleado para el cálculo de factores de dispersión a grandes distancias, típicamente asociadas a los estudios de zonas de exclusión en centrales nucleares de gran escala. Sin embargo, en los SMR dichas distancias se reducen de forma significativa, ubicándose dentro del rango de aplicación original para el cual fue desarrollado ARCON96.</w:t>
      </w:r>
    </w:p>
    <w:p w14:paraId="2738A2F1" w14:textId="77777777" w:rsidR="00413B39" w:rsidRDefault="00413B39" w:rsidP="00413B39">
      <w:pPr>
        <w:spacing w:before="240" w:line="360" w:lineRule="auto"/>
      </w:pPr>
      <w:r>
        <w:t xml:space="preserve">Esta circunstancia ha sido reconocida explícitamente por la NRC en su </w:t>
      </w:r>
      <w:del w:id="92181" w:author="Claude" w:date="2026-10-20T00:00:00Z">
        <w:r>
          <w:delText xml:space="preserve">Guía Regulatoria 1.249</w:delText>
        </w:r>
      </w:del>
      <w:ins w:id="92182" w:author="Claude" w:date="2026-10-20T00:00:00Z">
        <w:r>
          <w:t>Guía Regulatoria 1.249 (RG 1.249)</w:t>
        </w:r>
      </w:ins>
      <w:r>
        <w:t xml:space="preserve">, donde se indica que:</w:t>
      </w:r>
    </w:p>
    <w:p w14:paraId="42CFB07F" w14:textId="628DA7D0" w:rsidR="00413B39" w:rsidRDefault="00413B39" w:rsidP="00413B39">
      <w:pPr>
        <w:spacing w:before="240" w:line="360" w:lineRule="auto"/>
      </w:pPr>
      <w:r>
        <w:t>“Las grandes centrales nucleares de agua ligera típicamente presentan distancias EAB y LPZ que oscilan entre 800 y 6.000 metros, mientras que se postula que los diseños esperados de reactores modulares pequeños y reactores avanzados incluirán distancias EAB y LPZ en el rango de 80 a 400 metros. La NRC ha determinado que el código informático ARCON, desarrollado para modelar distancias cortas en las proximidades de edificios —típicas de las evaluaciones de dosis en salas de control—, es aceptable para modela</w:t>
      </w:r>
      <w:r>
        <w:rPr>
          <w:rFonts w:hint="eastAsia"/>
        </w:rPr>
        <w:t xml:space="preserve">r valores de χ/Q en EAB y LPZ a distancias relativamente cortas.”</w:t>
      </w:r>
      <w:sdt>
        <w:sdtPr>
          <w:rPr>
            <w:rFonts w:hint="eastAsia"/>
          </w:rPr>
          <w:id w:val="929858854"/>
          <w:citation/>
        </w:sdtPr>
        <w:sdtContent>
          <w:r>
            <w:fldChar w:fldCharType="begin"/>
          </w:r>
          <w:r>
            <w:instrText xml:space="preserve"> CITATION USN22 \l 3082 </w:instrText>
          </w:r>
          <w:r>
            <w:fldChar w:fldCharType="separate"/>
          </w:r>
          <w:r>
            <w:rPr>
              <w:noProof/>
            </w:rPr>
            <w:t xml:space="preserve"> [33]</w:t>
          </w:r>
          <w:r>
            <w:fldChar w:fldCharType="end"/>
          </w:r>
        </w:sdtContent>
      </w:sdt>
    </w:p>
    <w:p w14:paraId="34B2D3C6" w14:textId="77777777" w:rsidR="00413B39" w:rsidRDefault="00413B39" w:rsidP="00413B39">
      <w:pPr>
        <w:spacing w:before="240" w:line="360" w:lineRule="auto"/>
      </w:pPr>
      <w:r>
        <w:t>Esta afirmación proporciona una justificación normativa sólida para la aplicación de ARCON96 en el cálculo de factores de dispersión en escenarios donde las distancias de interés se encuentran dentro de los límites para los que dicho modelo fue concebido, como es el caso del SMR objeto de este estudio.</w:t>
      </w:r>
    </w:p>
    <w:p w14:paraId="4B733263" w14:textId="77777777" w:rsidR="00413B39" w:rsidRDefault="00413B39" w:rsidP="00413B39">
      <w:pPr>
        <w:pStyle w:val="Ttulo2"/>
      </w:pPr>
      <w:bookmarkStart w:id="52" w:name="_Toc201916626"/>
      <w:bookmarkStart w:id="53" w:name="_Toc221055553"/>
      <w:r>
        <w:t>ARCON96</w:t>
      </w:r>
      <w:bookmarkEnd w:id="52"/>
      <w:bookmarkEnd w:id="53"/>
    </w:p>
    <w:p w14:paraId="1D60E98B" w14:textId="77777777" w:rsidR="00413B39" w:rsidRPr="00886598" w:rsidRDefault="00413B39" w:rsidP="00413B39">
      <w:pPr>
        <w:pStyle w:val="Ttulo3"/>
        <w:spacing w:line="360" w:lineRule="auto"/>
      </w:pPr>
      <w:bookmarkStart w:id="54" w:name="_Toc201916627"/>
      <w:bookmarkStart w:id="55" w:name="_Toc221055554"/>
      <w:del w:id="90019" w:author="Claude" w:date="2026-10-20T00:00:00Z">
        <w:r>
          <w:delText xml:space="preserve">ORIGEN DEL MODELO</w:delText>
        </w:r>
      </w:del>
      <w:ins w:id="90020" w:author="Claude" w:date="2026-10-20T00:00:00Z">
        <w:r>
          <w:t>Origen del modelo</w:t>
        </w:r>
      </w:ins>
      <w:bookmarkEnd w:id="54"/>
      <w:bookmarkEnd w:id="55"/>
    </w:p>
    <w:p w14:paraId="29EC2A5A" w14:textId="77777777" w:rsidR="00413B39" w:rsidRPr="00976EA4" w:rsidRDefault="00413B39" w:rsidP="00413B39">
      <w:pPr>
        <w:spacing w:before="240" w:line="360" w:lineRule="auto"/>
        <w:rPr>
          <w:color w:val="FF0000"/>
        </w:rPr>
      </w:pPr>
      <w:r>
        <w:rPr>
          <w:rFonts w:hint="eastAsia"/>
        </w:rPr>
        <w:t>ARCON96 fue desarrollado por la NRC</w:t>
      </w:r>
      <w:r>
        <w:t xml:space="preserve"> </w:t>
      </w:r>
      <w:r>
        <w:rPr>
          <w:rFonts w:hint="eastAsia"/>
        </w:rPr>
        <w:t xml:space="preserve">en la década de los 90 con el objetivo de mejorar la estimación de concentraciones relativas </w:t>
      </w:r>
      <w:r>
        <w:t>(</w:t>
      </w:r>
      <w:r>
        <w:rPr>
          <w:rFonts w:hint="eastAsia"/>
        </w:rPr>
        <w:t xml:space="preserve">χ/Q) en áreas cercanas a edificaciones, principalmente para estudios de habitabilidad de </w:t>
      </w:r>
      <w:r>
        <w:t xml:space="preserve">salas de control en situaciones accidentales. Su desarrollo respondió a las limitaciones observadas en los modelos gaussianos tradicionales, que no consideraban adecuadamente los efectos de los edificios en la dispersión atmosférica.  </w:t>
      </w:r>
      <w:del w:id="90124" w:author="Claude" w:date="2026-10-20T00:00:00Z">
        <w:r>
          <w:rPr>
            <w:color w:val="FF0000"/>
          </w:rPr>
          <w:delText xml:space="preserve">NUREG</w:delText>
        </w:r>
      </w:del>
      <w:ins w:id="90125" w:author="Claude" w:date="2026-10-20T00:00:00Z"/>
      <w:sdt>
        <w:sdtPr>
          <w:id w:val="391068213"/>
          <w:citation/>
        </w:sdtPr>
        <w:sdtContent>
          <w:ins w:id="92275" w:author="Claude" w:date="2026-10-20T00:00:00Z">
            <w:r>
              <w:fldChar w:fldCharType="begin"/>
            </w:r>
            <w:r>
              <w:instrText xml:space="preserve"> CITATION Ram97 \l 3082 </w:instrText>
            </w:r>
            <w:r>
              <w:fldChar w:fldCharType="separate"/>
            </w:r>
            <w:r>
              <w:rPr>
                <w:noProof/>
              </w:rPr>
              <w:t xml:space="preserve"> [32]</w:t>
            </w:r>
            <w:r>
              <w:fldChar w:fldCharType="end"/>
            </w:r>
          </w:ins>
        </w:sdtContent>
      </w:sdt>
    </w:p>
    <w:p w14:paraId="642182A7" w14:textId="77777777" w:rsidR="00413B39" w:rsidRDefault="00413B39" w:rsidP="00413B39">
      <w:pPr>
        <w:pStyle w:val="Ttulo3"/>
        <w:spacing w:line="360" w:lineRule="auto"/>
      </w:pPr>
      <w:bookmarkStart w:id="72112" w:name="_RefSec_sec_metreq"/>
      <w:bookmarkStart w:id="56" w:name="_Toc201916628"/>
      <w:bookmarkStart w:id="57" w:name="_Toc221055555"/>
      <w:del w:id="90021" w:author="Claude" w:date="2026-10-20T00:00:00Z">
        <w:r>
          <w:delText xml:space="preserve">PROCESAMIENTO DE DATOS METEOROLÓGICOS</w:delText>
        </w:r>
      </w:del>
      <w:ins w:id="90022" w:author="Claude" w:date="2026-10-20T00:00:00Z">
        <w:r>
          <w:t>Requisitos de los datos meteorológicos</w:t>
        </w:r>
      </w:ins>
      <w:bookmarkEnd w:id="56"/>
      <w:bookmarkEnd w:id="57"/>
      <w:r>
        <w:t xml:space="preserve"> </w:t>
      </w:r>
      <w:bookmarkEnd w:id="72112"/>
    </w:p>
    <w:p w14:paraId="749E3734" w14:textId="77777777" w:rsidR="00413B39" w:rsidRDefault="00413B39" w:rsidP="00413B39">
      <w:pPr>
        <w:spacing w:line="360" w:lineRule="auto"/>
      </w:pPr>
      <w:r>
        <w:t xml:space="preserve">Para la operación del modelo ARCON96 conforme a los criterios regulatorios, es imprescindible disponer de un conjunto de datos meteorológicos horarios, obtenidos localmente y tratados de acuerdo con las guías técnicas establecidas por la </w:t>
      </w:r>
      <w:r>
        <w:rPr>
          <w:rFonts w:hint="eastAsia"/>
        </w:rPr>
        <w:t xml:space="preserve">NRC. Estos datos son fundamentales para la estimación conservadora de los factores de dispersión χ/Q en entornos cercanos a estructuras.</w:t>
      </w:r>
      <w:r>
        <w:t xml:space="preserve"> El modelo requiere como mínimo las siguientes variables meteorológicas:</w:t>
      </w:r>
    </w:p>
    <w:p w14:paraId="74B8AD5D" w14:textId="77777777" w:rsidR="00413B39" w:rsidRDefault="00413B39">
      <w:pPr>
        <w:pStyle w:val="Prrafodelista"/>
        <w:numPr>
          <w:ilvl w:val="0"/>
          <w:numId w:val="7"/>
        </w:numPr>
        <w:spacing w:line="360" w:lineRule="auto"/>
      </w:pPr>
      <w:r>
        <w:t>Velocidad del viento (m/s), medida a diferentes alturas.</w:t>
      </w:r>
    </w:p>
    <w:p w14:paraId="6BDFC324" w14:textId="77777777" w:rsidR="00413B39" w:rsidRDefault="00413B39">
      <w:pPr>
        <w:pStyle w:val="Prrafodelista"/>
        <w:numPr>
          <w:ilvl w:val="0"/>
          <w:numId w:val="7"/>
        </w:numPr>
        <w:spacing w:line="360" w:lineRule="auto"/>
      </w:pPr>
      <w:r>
        <w:t>Dirección del viento (grados azimutales).</w:t>
      </w:r>
    </w:p>
    <w:p w14:paraId="024E2DC0" w14:textId="77777777" w:rsidR="00413B39" w:rsidRDefault="00413B39">
      <w:pPr>
        <w:pStyle w:val="Prrafodelista"/>
        <w:numPr>
          <w:ilvl w:val="0"/>
          <w:numId w:val="7"/>
        </w:numPr>
        <w:spacing w:line="360" w:lineRule="auto"/>
      </w:pPr>
      <w:r>
        <w:t>Temperatura del aire (°C), a dos niveles distintos.</w:t>
      </w:r>
    </w:p>
    <w:p w14:paraId="0C3DC0FF" w14:textId="77777777" w:rsidR="00413B39" w:rsidRDefault="00413B39">
      <w:pPr>
        <w:pStyle w:val="Prrafodelista"/>
        <w:numPr>
          <w:ilvl w:val="0"/>
          <w:numId w:val="7"/>
        </w:numPr>
        <w:spacing w:line="360" w:lineRule="auto"/>
      </w:pPr>
      <w:r>
        <w:t>Altura de los sensores sobre el terreno.</w:t>
      </w:r>
    </w:p>
    <w:p w14:paraId="3821AA7E" w14:textId="77777777" w:rsidR="00413B39" w:rsidRDefault="00413B39">
      <w:pPr>
        <w:pStyle w:val="Prrafodelista"/>
        <w:numPr>
          <w:ilvl w:val="0"/>
          <w:numId w:val="7"/>
        </w:numPr>
        <w:spacing w:line="360" w:lineRule="auto"/>
      </w:pPr>
      <w:r>
        <w:t>Resolución temporal: datos horarios, con al menos un año completo de registros válidos.</w:t>
      </w:r>
    </w:p>
    <w:p w14:paraId="7E96628D" w14:textId="77777777" w:rsidR="00413B39" w:rsidRDefault="00413B39" w:rsidP="00413B39">
      <w:pPr>
        <w:spacing w:line="360" w:lineRule="auto"/>
      </w:pPr>
      <w:r>
        <w:t>Aunque ARCON96 no emplea explícitamente la clasificación Pasquill-Gifford, requiere parámetros que permitan inferir la estabilidad atmosférica, como el gradiente térmico vertical, calculado a partir de mediciones de temperatura a dos alturas.</w:t>
      </w:r>
    </w:p>
    <w:p w14:paraId="6A4FB461" w14:textId="77777777" w:rsidR="00413B39" w:rsidRDefault="00413B39" w:rsidP="00413B39">
      <w:pPr>
        <w:spacing w:line="360" w:lineRule="auto"/>
      </w:pPr>
      <w:r>
        <w:t>Los datos deben provenir de una torre meteorológica localizada en el emplazamiento o en su proximidad inmediata, de modo que reflejen las condiciones representativas del entorno. Esta exigencia está establecida en la Regulatory Guide 1.23, la cual establece que:</w:t>
      </w:r>
    </w:p>
    <w:p w14:paraId="0EC7E281" w14:textId="77777777" w:rsidR="00413B39" w:rsidRDefault="00413B39" w:rsidP="00413B39">
      <w:pPr>
        <w:spacing w:line="360" w:lineRule="auto"/>
      </w:pPr>
      <w:r>
        <w:t>“Los programas de monitoreo meteorológico deben incluir mediciones de viento y temperatura a múltiples alturas para permitir la determinación de la estabilidad atmosférica, y los sensores deben instalarse de forma que aseguren una cobertura representativa y precisa del emplazamiento”</w:t>
      </w:r>
      <w:commentRangeStart w:id="58"/>
      <w:r>
        <w:t xml:space="preserve"> </w:t>
      </w:r>
      <w:del w:id="92176" w:author="Claude" w:date="2026-10-20T00:00:00Z">
        <w:r>
          <w:rPr>
            <w:highlight w:val="yellow"/>
          </w:rPr>
          <w:delText xml:space="preserve">[]</w:delText>
        </w:r>
      </w:del>
      <w:sdt>
        <w:sdtPr>
          <w:id w:val="1275192461"/>
          <w:citation/>
        </w:sdtPr>
        <w:sdtContent>
          <w:ins w:id="92177" w:author="Claude" w:date="2026-10-20T00:00:00Z">
            <w:r>
              <w:fldChar w:fldCharType="begin"/>
            </w:r>
            <w:r>
              <w:instrText xml:space="preserve"> CITATION RG123 \l 3082 </w:instrText>
            </w:r>
            <w:r>
              <w:fldChar w:fldCharType="separate"/>
            </w:r>
            <w:r>
              <w:rPr>
                <w:noProof/>
              </w:rPr>
              <w:t xml:space="preserve"> [39]</w:t>
            </w:r>
            <w:r>
              <w:fldChar w:fldCharType="end"/>
            </w:r>
          </w:ins>
        </w:sdtContent>
      </w:sdt>
      <w:r>
        <w:t xml:space="preserve">. </w:t>
      </w:r>
      <w:commentRangeEnd w:id="58"/>
      <w:r>
        <w:rPr>
          <w:rStyle w:val="Refdecomentario"/>
          <w:sz w:val="22"/>
          <w:szCs w:val="22"/>
        </w:rPr>
        <w:commentReference w:id="58"/>
      </w:r>
    </w:p>
    <w:p w14:paraId="25492C9B" w14:textId="77777777" w:rsidR="00413B39" w:rsidRDefault="00413B39" w:rsidP="00413B39">
      <w:pPr>
        <w:spacing w:line="360" w:lineRule="auto"/>
      </w:pPr>
      <w:r>
        <w:t xml:space="preserve">Además, la NUREG-0800, en su Capítulo 2, Sección 2.3.3, respalda este enfoque indicando que se deben medir velocidad y dirección del viento, así como temperatura del aire, al menos a dos niveles verticales </w:t>
      </w:r>
      <w:commentRangeStart w:id="59"/>
      <w:del w:id="92178" w:author="Claude" w:date="2026-10-20T00:00:00Z">
        <w:r>
          <w:rPr>
            <w:highlight w:val="yellow"/>
          </w:rPr>
          <w:delText xml:space="preserve">[]</w:delText>
        </w:r>
      </w:del>
      <w:sdt>
        <w:sdtPr>
          <w:id w:val="880333293"/>
          <w:citation/>
        </w:sdtPr>
        <w:sdtContent>
          <w:ins w:id="92179" w:author="Claude" w:date="2026-10-20T00:00:00Z">
            <w:r>
              <w:fldChar w:fldCharType="begin"/>
            </w:r>
            <w:r>
              <w:instrText xml:space="preserve"> CITATION NUREG0800 \l 3082 </w:instrText>
            </w:r>
            <w:r>
              <w:fldChar w:fldCharType="separate"/>
            </w:r>
            <w:r>
              <w:rPr>
                <w:noProof/>
              </w:rPr>
              <w:t xml:space="preserve"> [40]</w:t>
            </w:r>
            <w:r>
              <w:fldChar w:fldCharType="end"/>
            </w:r>
          </w:ins>
        </w:sdtContent>
      </w:sdt>
      <w:commentRangeEnd w:id="59"/>
      <w:r>
        <w:rPr>
          <w:rStyle w:val="Refdecomentario"/>
          <w:sz w:val="22"/>
          <w:szCs w:val="22"/>
        </w:rPr>
        <w:commentReference w:id="59"/>
      </w:r>
      <w:r>
        <w:t>. Típicamente, estas alturas corresponden a apr</w:t>
      </w:r>
      <w:r>
        <w:rPr>
          <w:rFonts w:hint="eastAsia"/>
        </w:rPr>
        <w:t>oximadamente 10 m y 60 m sobre el nivel del terreno. Esto permite calcular de forma fiable el gradiente vertical de temperatura (ΔT), indispensable para caracterizar la estabilidad atmosférica en modelos de dispersión como ARCON96.</w:t>
      </w:r>
    </w:p>
    <w:p w14:paraId="03410390" w14:textId="77777777" w:rsidR="00413B39" w:rsidRDefault="00413B39" w:rsidP="00413B39">
      <w:pPr>
        <w:spacing w:line="360" w:lineRule="auto"/>
      </w:pPr>
      <w:r>
        <w:t>El conjunto de datos debe estar libre de valores anómalos, contar con un índice de validez superior al 90 % anual, y ser sometido a un proceso de validación y conversión al formato requerido por el software antes de su uso en simulaciones.</w:t>
      </w:r>
    </w:p>
    <w:p w14:paraId="70326933" w14:textId="77777777" w:rsidR="00413B39" w:rsidRDefault="00413B39" w:rsidP="00413B39">
      <w:pPr>
        <w:pStyle w:val="Ttulo3"/>
      </w:pPr>
      <w:bookmarkStart w:id="60" w:name="_Toc201916629"/>
      <w:bookmarkStart w:id="61" w:name="_Toc221055556"/>
      <w:del w:id="90023" w:author="Claude" w:date="2026-10-20T00:00:00Z">
        <w:r>
          <w:delText xml:space="preserve">ASOCIACIÓN METEOROLOGÍA–GEOMETRÍA</w:delText>
        </w:r>
      </w:del>
      <w:ins w:id="90024" w:author="Claude" w:date="2026-10-20T00:00:00Z">
        <w:r>
          <w:t>Asociación meteorología–geometría</w:t>
        </w:r>
      </w:ins>
      <w:bookmarkEnd w:id="60"/>
      <w:bookmarkEnd w:id="61"/>
    </w:p>
    <w:p w14:paraId="58FACB14" w14:textId="77777777" w:rsidR="00413B39" w:rsidRDefault="00413B39" w:rsidP="00413B39">
      <w:pPr>
        <w:spacing w:before="240" w:line="360" w:lineRule="auto"/>
      </w:pPr>
      <w:r>
        <w:t>Para cada hora del conjunto de datos meteorológicos, el modelo identifica:</w:t>
      </w:r>
    </w:p>
    <w:p w14:paraId="284DB148" w14:textId="77777777" w:rsidR="00413B39" w:rsidRDefault="00413B39">
      <w:pPr>
        <w:pStyle w:val="Prrafodelista"/>
        <w:numPr>
          <w:ilvl w:val="0"/>
          <w:numId w:val="4"/>
        </w:numPr>
        <w:spacing w:before="240" w:line="360" w:lineRule="auto"/>
      </w:pPr>
      <w:r>
        <w:t>Dirección del viento predominante.</w:t>
      </w:r>
    </w:p>
    <w:p w14:paraId="4796EA07" w14:textId="77777777" w:rsidR="00413B39" w:rsidRDefault="00413B39">
      <w:pPr>
        <w:pStyle w:val="Prrafodelista"/>
        <w:numPr>
          <w:ilvl w:val="0"/>
          <w:numId w:val="4"/>
        </w:numPr>
        <w:spacing w:before="240" w:line="360" w:lineRule="auto"/>
      </w:pPr>
      <w:r>
        <w:t>Clase de estabilidad atmosférica.</w:t>
      </w:r>
    </w:p>
    <w:p w14:paraId="039CE457" w14:textId="77777777" w:rsidR="00413B39" w:rsidRDefault="00413B39">
      <w:pPr>
        <w:pStyle w:val="Prrafodelista"/>
        <w:numPr>
          <w:ilvl w:val="0"/>
          <w:numId w:val="4"/>
        </w:numPr>
        <w:spacing w:before="240" w:line="360" w:lineRule="auto"/>
      </w:pPr>
      <w:r>
        <w:t>Relación angular entre la fuente emisora y el receptor.</w:t>
      </w:r>
    </w:p>
    <w:p w14:paraId="34F09042" w14:textId="77777777" w:rsidR="00413B39" w:rsidRDefault="00413B39" w:rsidP="00413B39">
      <w:pPr>
        <w:spacing w:before="240" w:line="360" w:lineRule="auto"/>
      </w:pPr>
      <w:r>
        <w:t>Con esta información, se determina el tipo de interacción viento-edificio en función de la orientación relativa:</w:t>
      </w:r>
    </w:p>
    <w:p w14:paraId="0BDB05BA" w14:textId="77777777" w:rsidR="00413B39" w:rsidRDefault="00413B39">
      <w:pPr>
        <w:pStyle w:val="Prrafodelista"/>
        <w:numPr>
          <w:ilvl w:val="0"/>
          <w:numId w:val="5"/>
        </w:numPr>
        <w:spacing w:before="240" w:line="360" w:lineRule="auto"/>
      </w:pPr>
      <w:r>
        <w:t>Frontal, si el viento impacta directamente sobre el edificio.</w:t>
      </w:r>
    </w:p>
    <w:p w14:paraId="6C776A90" w14:textId="77777777" w:rsidR="00413B39" w:rsidRDefault="00413B39">
      <w:pPr>
        <w:pStyle w:val="Prrafodelista"/>
        <w:numPr>
          <w:ilvl w:val="0"/>
          <w:numId w:val="5"/>
        </w:numPr>
        <w:spacing w:before="240" w:line="360" w:lineRule="auto"/>
      </w:pPr>
      <w:r>
        <w:t>Paralela, si el flujo es canalizado entre estructuras.</w:t>
      </w:r>
    </w:p>
    <w:p w14:paraId="3C4006C8" w14:textId="77777777" w:rsidR="00413B39" w:rsidRDefault="00413B39">
      <w:pPr>
        <w:pStyle w:val="Prrafodelista"/>
        <w:numPr>
          <w:ilvl w:val="0"/>
          <w:numId w:val="5"/>
        </w:numPr>
        <w:spacing w:before="240" w:line="360" w:lineRule="auto"/>
      </w:pPr>
      <w:r>
        <w:t>Oblicua, si se presenta en ángulo intermedio.</w:t>
      </w:r>
    </w:p>
    <w:p w14:paraId="7F50F2DB" w14:textId="77777777" w:rsidR="00413B39" w:rsidRDefault="00413B39" w:rsidP="00413B39">
      <w:pPr>
        <w:spacing w:before="240" w:line="360" w:lineRule="auto"/>
      </w:pPr>
      <w:r>
        <w:t>Cada una de estas configuraciones influye de manera diferente en la generación de turbulencia, recirculación o canalización del flujo de aire, modificando la dispersión de los contaminantes. ARCON96 incorpora ajustes empíricos derivados de estudios en túne</w:t>
      </w:r>
      <w:r>
        <w:rPr>
          <w:rFonts w:hint="eastAsia"/>
        </w:rPr>
        <w:t xml:space="preserve">les de viento y validaciones experimentales para reflejar estos efectos en el cálculo del χ/Q.</w:t>
      </w:r>
    </w:p>
    <w:p w14:paraId="5F81B158" w14:textId="77777777" w:rsidR="00413B39" w:rsidRDefault="00413B39" w:rsidP="00413B39">
      <w:pPr>
        <w:pStyle w:val="Ttulo3"/>
      </w:pPr>
      <w:bookmarkStart w:id="62" w:name="_Toc201916630"/>
      <w:bookmarkStart w:id="63" w:name="_Toc221055557"/>
      <w:del w:id="90025" w:author="Claude" w:date="2026-10-20T00:00:00Z">
        <w:r>
          <w:delText xml:space="preserve">CÁLCULO HORARIO DE </w:delText>
        </w:r>
        <w:r>
          <w:rPr>
            <w:rFonts w:hint="eastAsia"/>
          </w:rPr>
          <w:delText xml:space="preserve">χ/Q</w:delText>
        </w:r>
      </w:del>
      <w:ins w:id="90026" w:author="Claude" w:date="2026-10-20T00:00:00Z">
        <w:r>
          <w:t>Cálculo horario de χ/Q</w:t>
        </w:r>
      </w:ins>
      <w:bookmarkEnd w:id="62"/>
      <w:bookmarkEnd w:id="63"/>
      <w:r>
        <w:rPr>
          <w:rFonts w:hint="eastAsia"/>
        </w:rPr>
        <w:t xml:space="preserve"> </w:t>
      </w:r>
    </w:p>
    <w:p w14:paraId="0D7D6B7E" w14:textId="77777777" w:rsidR="00413B39" w:rsidRDefault="00413B39" w:rsidP="00413B39">
      <w:pPr>
        <w:spacing w:before="240" w:line="360" w:lineRule="auto"/>
      </w:pPr>
      <w:r>
        <w:rPr>
          <w:rFonts w:hint="eastAsia"/>
        </w:rPr>
        <w:t xml:space="preserve">Para cada intervalo horario, se calcula un valor de χ/Q utilizando funciones empíricas parametrizadas que tienen en cuenta:</w:t>
      </w:r>
    </w:p>
    <w:p w14:paraId="1F91712E" w14:textId="77777777" w:rsidR="00413B39" w:rsidRDefault="00413B39">
      <w:pPr>
        <w:pStyle w:val="Prrafodelista"/>
        <w:numPr>
          <w:ilvl w:val="0"/>
          <w:numId w:val="6"/>
        </w:numPr>
        <w:spacing w:before="240" w:line="360" w:lineRule="auto"/>
      </w:pPr>
      <w:r>
        <w:t>La distancia entre fuente y receptor.</w:t>
      </w:r>
    </w:p>
    <w:p w14:paraId="29AFB23A" w14:textId="77777777" w:rsidR="00413B39" w:rsidRDefault="00413B39">
      <w:pPr>
        <w:pStyle w:val="Prrafodelista"/>
        <w:numPr>
          <w:ilvl w:val="0"/>
          <w:numId w:val="6"/>
        </w:numPr>
        <w:spacing w:before="240" w:line="360" w:lineRule="auto"/>
      </w:pPr>
      <w:r>
        <w:t>La dirección del viento respecto a la geometría del edificio.</w:t>
      </w:r>
    </w:p>
    <w:p w14:paraId="54551D9B" w14:textId="77777777" w:rsidR="00413B39" w:rsidRDefault="00413B39">
      <w:pPr>
        <w:pStyle w:val="Prrafodelista"/>
        <w:numPr>
          <w:ilvl w:val="0"/>
          <w:numId w:val="6"/>
        </w:numPr>
        <w:spacing w:before="240" w:line="360" w:lineRule="auto"/>
      </w:pPr>
      <w:r>
        <w:t>La clase de estabilidad atmosférica.</w:t>
      </w:r>
    </w:p>
    <w:p w14:paraId="605DA889" w14:textId="77777777" w:rsidR="00413B39" w:rsidRDefault="00413B39">
      <w:pPr>
        <w:pStyle w:val="Prrafodelista"/>
        <w:numPr>
          <w:ilvl w:val="0"/>
          <w:numId w:val="6"/>
        </w:numPr>
        <w:spacing w:before="240" w:line="360" w:lineRule="auto"/>
      </w:pPr>
      <w:r>
        <w:t>La altura y orientación de estructuras cercanas.</w:t>
      </w:r>
    </w:p>
    <w:p w14:paraId="041778D3" w14:textId="77777777" w:rsidR="00413B39" w:rsidRDefault="00413B39">
      <w:pPr>
        <w:pStyle w:val="Prrafodelista"/>
        <w:numPr>
          <w:ilvl w:val="0"/>
          <w:numId w:val="6"/>
        </w:numPr>
        <w:spacing w:before="240" w:line="360" w:lineRule="auto"/>
      </w:pPr>
      <w:r>
        <w:t>La velocidad del viento a nivel bajo.</w:t>
      </w:r>
    </w:p>
    <w:p w14:paraId="1382DD18" w14:textId="77777777" w:rsidR="00413B39" w:rsidRDefault="00413B39" w:rsidP="00413B39">
      <w:pPr>
        <w:spacing w:before="240" w:line="360" w:lineRule="auto"/>
      </w:pPr>
      <w:commentRangeStart w:id="100"/>
      <w:del w:id="90130" w:author="Claude" w:date="2026-10-20T00:00:00Z">
        <w:r>
          <w:rPr>
            <w:rFonts w:hint="eastAsia"/>
          </w:rPr>
          <w:delText xml:space="preserve">El modelo no emplea ecuaciones gaussianas, sino un enfoque estadístico conservador basado en la peor dispersión esperable en cada condición horaria</w:delText>
        </w:r>
      </w:del>
      <w:ins w:id="90131" w:author="Claude" w:date="2026-10-20T00:00:00Z"/>
      <w:ins w:id="92277" w:author="Claude" w:date="2026-10-20T00:00:00Z">
        <w:r>
          <w:rPr>
            <w:rFonts w:hint="eastAsia"/>
          </w:rPr>
          <w:t>El modelo es de tipo gaussiano de línea recta, con coeficientes de difusión modificados para incluir los efectos de estela de los edificios y del meandro del viento a bajas velocidades</w:t>
        </w:r>
      </w:ins>
      <w:sdt>
        <w:sdtPr>
          <w:id w:val="1350078569"/>
          <w:citation/>
        </w:sdtPr>
        <w:sdtContent>
          <w:ins w:id="92276" w:author="Claude" w:date="2026-10-20T00:00:00Z">
            <w:r>
              <w:fldChar w:fldCharType="begin"/>
            </w:r>
            <w:r>
              <w:instrText xml:space="preserve"> CITATION Ram97 \l 3082 </w:instrText>
            </w:r>
            <w:r>
              <w:fldChar w:fldCharType="separate"/>
            </w:r>
            <w:r>
              <w:rPr>
                <w:noProof/>
              </w:rPr>
              <w:t xml:space="preserve"> [32]</w:t>
            </w:r>
            <w:r>
              <w:fldChar w:fldCharType="end"/>
            </w:r>
          </w:ins>
        </w:sdtContent>
      </w:sdt>
      <w:r>
        <w:rPr>
          <w:rFonts w:hint="eastAsia"/>
        </w:rPr>
        <w:t xml:space="preserve">. La serie completa de valores χ/Q se analiza para obtener una distribución, </w:t>
      </w:r>
      <w:del w:id="90132" w:author="Claude" w:date="2026-10-20T00:00:00Z">
        <w:r>
          <w:rPr>
            <w:rFonts w:hint="eastAsia"/>
          </w:rPr>
          <w:delText xml:space="preserve">y de ella se selecciona el perce</w:delText>
        </w:r>
        <w:r>
          <w:delText xml:space="preserve">ntil 95 de los valores más altos como resultado conservador para el diseño</w:delText>
        </w:r>
      </w:del>
      <w:ins w:id="90133" w:author="Claude" w:date="2026-10-20T00:00:00Z"/>
      <w:ins w:id="92279" w:author="Claude" w:date="2026-10-20T00:00:00Z">
        <w:r>
          <w:rPr>
            <w:rFonts w:hint="eastAsia"/>
          </w:rPr>
          <w:t>y de ella se obtienen los valores de χ/Q correspondientes al percentil 95 para los distintos intervalos de promediado; en este trabajo se adopta además el criterio de la RG 1.145 de tomar el máximo entre el percentil 99,5 del peor sector y el percentil 95 global</w:t>
        </w:r>
      </w:ins>
      <w:sdt>
        <w:sdtPr>
          <w:id w:val="448151539"/>
          <w:citation/>
        </w:sdtPr>
        <w:sdtContent>
          <w:ins w:id="92278" w:author="Claude" w:date="2026-10-20T00:00:00Z">
            <w:r>
              <w:fldChar w:fldCharType="begin"/>
            </w:r>
            <w:r>
              <w:instrText xml:space="preserve"> CITATION USN82 \l 3082 </w:instrText>
            </w:r>
            <w:r>
              <w:fldChar w:fldCharType="separate"/>
            </w:r>
            <w:r>
              <w:rPr>
                <w:noProof/>
              </w:rPr>
              <w:t xml:space="preserve"> [34]</w:t>
            </w:r>
            <w:r>
              <w:fldChar w:fldCharType="end"/>
            </w:r>
          </w:ins>
        </w:sdtContent>
      </w:sdt>
      <w:ins w:id="92280" w:author="Claude" w:date="2026-10-20T00:00:00Z">
        <w:r>
          <w:rPr>
            <w:rFonts w:hint="eastAsia"/>
          </w:rPr>
          <w:t xml:space="preserve"> (véase el capítulo </w:t>
        </w:r>
      </w:ins>
      <w:ins w:id="92281" w:author="Claude" w:date="2026-10-20T00:00:00Z">
        <w:r>
          <w:rPr>
            <w:rFonts w:hint="eastAsia"/>
          </w:rPr>
          <w:fldChar w:fldCharType="begin"/>
        </w:r>
        <w:r>
          <w:rPr>
            <w:rFonts w:hint="eastAsia"/>
          </w:rPr>
          <w:instrText xml:space="preserve"> REF _RefCap_herr \r \h </w:instrText>
        </w:r>
        <w:r>
          <w:rPr>
            <w:rFonts w:hint="eastAsia"/>
          </w:rPr>
          <w:fldChar w:fldCharType="separate"/>
        </w:r>
        <w:r>
          <w:rPr>
            <w:rFonts w:hint="eastAsia"/>
          </w:rPr>
          <w:t>?</w:t>
        </w:r>
        <w:r>
          <w:rPr>
            <w:rFonts w:hint="eastAsia"/>
          </w:rPr>
          <w:fldChar w:fldCharType="end"/>
        </w:r>
        <w:r>
          <w:rPr>
            <w:rFonts w:hint="eastAsia"/>
          </w:rPr>
          <w:t>)</w:t>
        </w:r>
      </w:ins>
      <w:r>
        <w:t xml:space="preserve">.</w:t>
      </w:r>
      <w:commentRangeEnd w:id="100"/>
      <w:r>
        <w:rPr>
          <w:rStyle w:val="Refdecomentario"/>
        </w:rPr>
        <w:commentReference w:id="100"/>
      </w:r>
    </w:p>
    <w:p w14:paraId="1E689C2A" w14:textId="77777777" w:rsidR="00413B39" w:rsidRPr="00886598" w:rsidRDefault="00413B39" w:rsidP="00413B39">
      <w:pPr>
        <w:spacing w:before="240" w:line="360" w:lineRule="auto"/>
      </w:pPr>
      <w:r>
        <w:t>Este enfoque asegura que el valor obtenido represente una condición meteorológica desfavorable pero razonablemente esperable, adecuada para análisis de seguridad en condiciones accidentales de corto alcance</w:t>
      </w:r>
    </w:p>
    <w:p>
      <w:pPr>
        <w:pStyle w:val="Ttulo3"/>
        <w:rPr>
          <w:ins w:id="90563" w:author="Claude" w:date="2026-10-20T00:00:00Z"/>
        </w:rPr>
      </w:pPr>
      <w:ins w:id="90564" w:author="Claude" w:date="2026-10-20T00:00:00Z">
        <w:r>
          <w:t>Formulación del modelo de dispersión</w:t>
        </w:r>
      </w:ins>
    </w:p>
    <w:p>
      <w:pPr>
        <w:spacing w:line="360" w:lineRule="auto"/>
        <w:rPr>
          <w:ins w:id="90565" w:author="Claude" w:date="2026-10-20T00:00:00Z"/>
        </w:rPr>
      </w:pPr>
      <w:ins w:id="90566" w:author="Claude" w:date="2026-10-20T00:00:00Z">
        <w:r>
          <w:t>ARCON96 aplica, para cada hora del registro meteorológico, un modelo gaussiano de línea recta. Para una emisión a nivel del suelo y un receptor en el eje de la pluma, la concentración relativa es:</w:t>
        </w:r>
      </w:ins>
    </w:p>
    <w:p>
      <w:pPr>
        <w:spacing w:before="120" w:after="120"/>
        <w:jc w:val="center"/>
        <w:rPr>
          <w:ins w:id="90567" w:author="Claude" w:date="2026-10-20T00:00:00Z"/>
        </w:rPr>
      </w:pPr>
      <m:oMathPara>
        <m:oMath>
          <w:ins w:id="90568" w:author="Claude" w:date="2026-10-20T00:00:00Z">
            <m:r>
              <m:t xml:space="preserve">χ/Q = </m:t>
            </m:r>
            <m:f>
              <m:num>
                <m:r>
                  <m:t xml:space="preserve">1</m:t>
                </m:r>
              </m:num>
              <m:den>
                <m:r>
                  <m:t xml:space="preserve">π · </m:t>
                </m:r>
                <m:sSub>
                  <m:e>
                    <m:r>
                      <m:t xml:space="preserve">Σ</m:t>
                    </m:r>
                  </m:e>
                  <m:sub>
                    <m:r>
                      <m:rPr>
                        <m:sty m:val="p"/>
                      </m:rPr>
                      <m:t xml:space="preserve">y</m:t>
                    </m:r>
                  </m:sub>
                </m:sSub>
                <m:r>
                  <m:t xml:space="preserve"> · </m:t>
                </m:r>
                <m:sSub>
                  <m:e>
                    <m:r>
                      <m:t xml:space="preserve">Σ</m:t>
                    </m:r>
                  </m:e>
                  <m:sub>
                    <m:r>
                      <m:rPr>
                        <m:sty m:val="p"/>
                      </m:rPr>
                      <m:t xml:space="preserve">z</m:t>
                    </m:r>
                  </m:sub>
                </m:sSub>
                <m:r>
                  <m:t xml:space="preserve"> · U</m:t>
                </m:r>
              </m:den>
            </m:f>
          </w:ins>
        </m:oMath>
      </m:oMathPara>
    </w:p>
    <w:p>
      <w:pPr>
        <w:spacing w:line="360" w:lineRule="auto"/>
        <w:rPr>
          <w:ins w:id="90569" w:author="Claude" w:date="2026-10-20T00:00:00Z"/>
        </w:rPr>
      </w:pPr>
      <w:ins w:id="90570" w:author="Claude" w:date="2026-10-20T00:00:00Z">
        <w:r>
          <w:t>donde U es la velocidad del viento (m/s) y Σ</w:t>
        </w:r>
        <w:r>
          <w:rPr>
            <w:vertAlign w:val="subscript"/>
          </w:rPr>
          <w:t>y</w:t>
        </w:r>
        <w:r>
          <w:t xml:space="preserve"> y Σ</w:t>
        </w:r>
        <w:r>
          <w:rPr>
            <w:vertAlign w:val="subscript"/>
          </w:rPr>
          <w:t>z</w:t>
        </w:r>
      </w:ins>
      <w:ins w:id="92283" w:author="Claude" w:date="2026-10-20T00:00:00Z">
        <w:r>
          <w:t xml:space="preserve"> son los coeficientes de difusión horizontal y vertical (m). La aportación propia de ARCON96 frente a los modelos gaussianos clásicos está en estos coeficientes, que suman a los de Pasquill–Gifford dos términos empíricos</w:t>
        </w:r>
      </w:ins>
      <w:sdt>
        <w:sdtPr>
          <w:id w:val="824659793"/>
          <w:citation/>
        </w:sdtPr>
        <w:sdtContent>
          <w:ins w:id="92282" w:author="Claude" w:date="2026-10-20T00:00:00Z">
            <w:r>
              <w:fldChar w:fldCharType="begin"/>
            </w:r>
            <w:r>
              <w:instrText xml:space="preserve"> CITATION Ram97 \l 3082 </w:instrText>
            </w:r>
            <w:r>
              <w:fldChar w:fldCharType="separate"/>
            </w:r>
            <w:r>
              <w:rPr>
                <w:noProof/>
              </w:rPr>
              <w:t xml:space="preserve"> [32]</w:t>
            </w:r>
            <w:r>
              <w:fldChar w:fldCharType="end"/>
            </w:r>
          </w:ins>
        </w:sdtContent>
      </w:sdt>
      <w:ins w:id="92284" w:author="Claude" w:date="2026-10-20T00:00:00Z">
        <w:r>
          <w:t>:</w:t>
        </w:r>
      </w:ins>
    </w:p>
    <w:p>
      <w:pPr>
        <w:spacing w:before="120" w:after="120"/>
        <w:jc w:val="center"/>
        <w:rPr>
          <w:ins w:id="90571" w:author="Claude" w:date="2026-10-20T00:00:00Z"/>
        </w:rPr>
      </w:pPr>
      <m:oMathPara>
        <m:oMath>
          <w:ins w:id="90572" w:author="Claude" w:date="2026-10-20T00:00:00Z">
            <m:sSub>
              <m:e>
                <m:r>
                  <m:t xml:space="preserve">Σ</m:t>
                </m:r>
              </m:e>
              <m:sub>
                <m:r>
                  <m:rPr>
                    <m:sty m:val="p"/>
                  </m:rPr>
                  <m:t xml:space="preserve">y</m:t>
                </m:r>
              </m:sub>
            </m:sSub>
            <m:r>
              <m:t xml:space="preserve"> = </m:t>
            </m:r>
            <m:rad>
              <m:radPr>
                <m:degHide m:val="1"/>
              </m:radPr>
              <m:deg/>
              <m:e>
                <m:sSubSup>
                  <m:e>
                    <m:r>
                      <m:t xml:space="preserve">σ</m:t>
                    </m:r>
                  </m:e>
                  <m:sub>
                    <m:r>
                      <m:rPr>
                        <m:sty m:val="p"/>
                      </m:rPr>
                      <m:t xml:space="preserve">y</m:t>
                    </m:r>
                  </m:sub>
                  <m:sup>
                    <m:r>
                      <m:t xml:space="preserve">2</m:t>
                    </m:r>
                  </m:sup>
                </m:sSubSup>
                <m:r>
                  <m:t xml:space="preserve"> + Δ</m:t>
                </m:r>
                <m:sSubSup>
                  <m:e>
                    <m:r>
                      <m:t xml:space="preserve">σ</m:t>
                    </m:r>
                  </m:e>
                  <m:sub>
                    <m:r>
                      <m:rPr>
                        <m:sty m:val="p"/>
                      </m:rPr>
                      <m:t xml:space="preserve">y1</m:t>
                    </m:r>
                  </m:sub>
                  <m:sup>
                    <m:r>
                      <m:t xml:space="preserve">2</m:t>
                    </m:r>
                  </m:sup>
                </m:sSubSup>
                <m:r>
                  <m:t xml:space="preserve"> + Δ</m:t>
                </m:r>
                <m:sSubSup>
                  <m:e>
                    <m:r>
                      <m:t xml:space="preserve">σ</m:t>
                    </m:r>
                  </m:e>
                  <m:sub>
                    <m:r>
                      <m:rPr>
                        <m:sty m:val="p"/>
                      </m:rPr>
                      <m:t xml:space="preserve">y2</m:t>
                    </m:r>
                  </m:sub>
                  <m:sup>
                    <m:r>
                      <m:t xml:space="preserve">2</m:t>
                    </m:r>
                  </m:sup>
                </m:sSubSup>
              </m:e>
            </m:rad>
            <m:r>
              <m:t xml:space="preserve">,    </m:t>
            </m:r>
            <m:sSub>
              <m:e>
                <m:r>
                  <m:t xml:space="preserve">Σ</m:t>
                </m:r>
              </m:e>
              <m:sub>
                <m:r>
                  <m:rPr>
                    <m:sty m:val="p"/>
                  </m:rPr>
                  <m:t xml:space="preserve">z</m:t>
                </m:r>
              </m:sub>
            </m:sSub>
            <m:r>
              <m:t xml:space="preserve"> = </m:t>
            </m:r>
            <m:rad>
              <m:radPr>
                <m:degHide m:val="1"/>
              </m:radPr>
              <m:deg/>
              <m:e>
                <m:sSubSup>
                  <m:e>
                    <m:r>
                      <m:t xml:space="preserve">σ</m:t>
                    </m:r>
                  </m:e>
                  <m:sub>
                    <m:r>
                      <m:rPr>
                        <m:sty m:val="p"/>
                      </m:rPr>
                      <m:t xml:space="preserve">z</m:t>
                    </m:r>
                  </m:sub>
                  <m:sup>
                    <m:r>
                      <m:t xml:space="preserve">2</m:t>
                    </m:r>
                  </m:sup>
                </m:sSubSup>
                <m:r>
                  <m:t xml:space="preserve"> + Δ</m:t>
                </m:r>
                <m:sSubSup>
                  <m:e>
                    <m:r>
                      <m:t xml:space="preserve">σ</m:t>
                    </m:r>
                  </m:e>
                  <m:sub>
                    <m:r>
                      <m:rPr>
                        <m:sty m:val="p"/>
                      </m:rPr>
                      <m:t xml:space="preserve">z1</m:t>
                    </m:r>
                  </m:sub>
                  <m:sup>
                    <m:r>
                      <m:t xml:space="preserve">2</m:t>
                    </m:r>
                  </m:sup>
                </m:sSubSup>
                <m:r>
                  <m:t xml:space="preserve"> + Δ</m:t>
                </m:r>
                <m:sSubSup>
                  <m:e>
                    <m:r>
                      <m:t xml:space="preserve">σ</m:t>
                    </m:r>
                  </m:e>
                  <m:sub>
                    <m:r>
                      <m:rPr>
                        <m:sty m:val="p"/>
                      </m:rPr>
                      <m:t xml:space="preserve">z2</m:t>
                    </m:r>
                  </m:sub>
                  <m:sup>
                    <m:r>
                      <m:t xml:space="preserve">2</m:t>
                    </m:r>
                  </m:sup>
                </m:sSubSup>
              </m:e>
            </m:rad>
          </w:ins>
        </m:oMath>
      </m:oMathPara>
    </w:p>
    <w:p>
      <w:pPr>
        <w:spacing w:line="360" w:lineRule="auto"/>
        <w:rPr>
          <w:ins w:id="90573" w:author="Claude" w:date="2026-10-20T00:00:00Z"/>
        </w:rPr>
      </w:pPr>
      <w:ins w:id="90574" w:author="Claude" w:date="2026-10-20T00:00:00Z">
        <w:r>
          <w:t>σ</w:t>
        </w:r>
        <w:r>
          <w:rPr>
            <w:vertAlign w:val="subscript"/>
          </w:rPr>
          <w:t>y</w:t>
        </w:r>
        <w:r>
          <w:t xml:space="preserve"> y σ</w:t>
        </w:r>
        <w:r>
          <w:rPr>
            <w:vertAlign w:val="subscript"/>
          </w:rPr>
          <w:t>z</w:t>
        </w:r>
      </w:ins>
      <w:ins w:id="92286" w:author="Claude" w:date="2026-10-20T00:00:00Z">
        <w:r>
          <w:t xml:space="preserve"> son los coeficientes de Pasquill–Gifford</w:t>
        </w:r>
      </w:ins>
      <w:sdt>
        <w:sdtPr>
          <w:id w:val="1101411673"/>
          <w:citation/>
        </w:sdtPr>
        <w:sdtContent>
          <w:ins w:id="92285" w:author="Claude" w:date="2026-10-20T00:00:00Z">
            <w:r>
              <w:fldChar w:fldCharType="begin"/>
            </w:r>
            <w:r>
              <w:instrText xml:space="preserve"> CITATION GIFFORD \l 3082 </w:instrText>
            </w:r>
            <w:r>
              <w:fldChar w:fldCharType="separate"/>
            </w:r>
            <w:r>
              <w:rPr>
                <w:noProof/>
              </w:rPr>
              <w:t xml:space="preserve"> [41]</w:t>
            </w:r>
            <w:r>
              <w:fldChar w:fldCharType="end"/>
            </w:r>
          </w:ins>
        </w:sdtContent>
      </w:sdt>
      <w:ins w:id="92287" w:author="Claude" w:date="2026-10-20T00:00:00Z">
        <w:r>
          <w:t>, función de la clase de estabilidad y de la distancia; Δσ</w:t>
        </w:r>
      </w:ins>
      <w:ins w:id="92288" w:author="Claude" w:date="2026-10-20T00:00:00Z">
        <w:r>
          <w:rPr>
            <w:vertAlign w:val="subscript"/>
          </w:rPr>
          <w:t>1</w:t>
        </w:r>
        <w:r>
          <w:t xml:space="preserve"> representa el meandro de la pluma con vientos débiles, y Δσ</w:t>
        </w:r>
        <w:r>
          <w:rPr>
            <w:vertAlign w:val="subscript"/>
          </w:rPr>
          <w:t>2</w:t>
        </w:r>
      </w:ins>
      <w:ins w:id="92290" w:author="Claude" w:date="2026-10-20T00:00:00Z">
        <w:r>
          <w:t xml:space="preserve"> la turbulencia generada por la estela del edificio, que depende de su sección transversal y de la velocidad del viento. Las expresiones y constantes de ambas correcciones se ajustaron con ensayos de campo hasta distancias del orden de 1.200 m</w:t>
        </w:r>
      </w:ins>
      <w:sdt>
        <w:sdtPr>
          <w:id w:val="251050997"/>
          <w:citation/>
        </w:sdtPr>
        <w:sdtContent>
          <w:ins w:id="92289" w:author="Claude" w:date="2026-10-20T00:00:00Z">
            <w:r>
              <w:fldChar w:fldCharType="begin"/>
            </w:r>
            <w:r>
              <w:instrText xml:space="preserve"> CITATION Ram97 \l 3082 </w:instrText>
            </w:r>
            <w:r>
              <w:fldChar w:fldCharType="separate"/>
            </w:r>
            <w:r>
              <w:rPr>
                <w:noProof/>
              </w:rPr>
              <w:t xml:space="preserve"> [32]</w:t>
            </w:r>
            <w:r>
              <w:fldChar w:fldCharType="end"/>
            </w:r>
          </w:ins>
        </w:sdtContent>
      </w:sdt>
      <w:ins w:id="92291" w:author="Claude" w:date="2026-10-20T00:00:00Z">
        <w:r>
          <w:t xml:space="preserve">, lo que fija el rango de validez indicado en el capítulo </w:t>
        </w:r>
      </w:ins>
      <w:ins w:id="92292" w:author="Claude" w:date="2026-10-20T00:00:00Z">
        <w:r>
          <w:fldChar w:fldCharType="begin"/>
        </w:r>
        <w:r>
          <w:instrText xml:space="preserve"> REF _RefCap_marcocalc \r \h </w:instrText>
        </w:r>
        <w:r>
          <w:fldChar w:fldCharType="separate"/>
        </w:r>
        <w:r>
          <w:t>?</w:t>
        </w:r>
        <w:r>
          <w:fldChar w:fldCharType="end"/>
        </w:r>
        <w:r>
          <w:t>.</w:t>
        </w:r>
      </w:ins>
    </w:p>
    <w:p>
      <w:pPr>
        <w:spacing w:line="360" w:lineRule="auto"/>
        <w:rPr>
          <w:ins w:id="90575" w:author="Claude" w:date="2026-10-20T00:00:00Z"/>
        </w:rPr>
      </w:pPr>
      <w:ins w:id="90576" w:author="Claude" w:date="2026-10-20T00:00:00Z"/>
      <w:ins w:id="92294" w:author="Claude" w:date="2026-10-20T00:00:00Z">
        <w:r>
          <w:t>Cuando la dirección del viento de una hora queda fuera de la ventana de direcciones que puede llevar la emisión hacia el receptor, el χ/Q de esa hora es nulo. Con una ventana de 360° el resultado es independiente de la dirección; con ventanas de 45° centradas en cada una de las 16 direcciones se obtiene el χ/Q de cada sector</w:t>
        </w:r>
      </w:ins>
      <w:sdt>
        <w:sdtPr>
          <w:id w:val="515607084"/>
          <w:citation/>
        </w:sdtPr>
        <w:sdtContent>
          <w:ins w:id="92293"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95" w:author="Claude" w:date="2026-10-20T00:00:00Z">
        <w:r>
          <w:t>.</w:t>
        </w:r>
      </w:ins>
    </w:p>
    <w:p>
      <w:pPr>
        <w:pStyle w:val="Ttulo3"/>
        <w:rPr>
          <w:ins w:id="90577" w:author="Claude" w:date="2026-10-20T00:00:00Z"/>
        </w:rPr>
      </w:pPr>
      <w:ins w:id="90578" w:author="Claude" w:date="2026-10-20T00:00:00Z">
        <w:r>
          <w:t>Intervalos de promediado y percentiles de diseño</w:t>
        </w:r>
      </w:ins>
    </w:p>
    <w:p>
      <w:pPr>
        <w:spacing w:line="360" w:lineRule="auto"/>
        <w:rPr>
          <w:ins w:id="90579" w:author="Claude" w:date="2026-10-20T00:00:00Z"/>
        </w:rPr>
      </w:pPr>
      <w:ins w:id="90580" w:author="Claude" w:date="2026-10-20T00:00:00Z"/>
      <w:ins w:id="92297" w:author="Claude" w:date="2026-10-20T00:00:00Z">
        <w:r>
          <w:t>A partir de la serie horaria, ARCON96 calcula medias móviles de χ/Q desde el inicio de la emisión hasta 1, 2, 4, 8, 12, 24, 48, 96, 168, 360 y 720 horas, y para cada duración proporciona la función de distribución acumulada complementaria: el número de periodos que superan cada valor de χ/Q. Dividiendo por el número total de periodos se obtiene la probabilidad de superación, de la que se extraen los percentiles</w:t>
        </w:r>
      </w:ins>
      <w:sdt>
        <w:sdtPr>
          <w:id w:val="227668815"/>
          <w:citation/>
        </w:sdtPr>
        <w:sdtContent>
          <w:ins w:id="92296"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298" w:author="Claude" w:date="2026-10-20T00:00:00Z">
        <w:r>
          <w:t>.</w:t>
        </w:r>
      </w:ins>
    </w:p>
    <w:p>
      <w:pPr>
        <w:spacing w:line="360" w:lineRule="auto"/>
        <w:rPr>
          <w:ins w:id="90581" w:author="Claude" w:date="2026-10-20T00:00:00Z"/>
        </w:rPr>
      </w:pPr>
      <w:ins w:id="90582" w:author="Claude" w:date="2026-10-20T00:00:00Z"/>
      <w:ins w:id="92300" w:author="Claude" w:date="2026-10-20T00:00:00Z">
        <w:r>
          <w:t>Se emplean dos percentiles, de acuerdo con la RG 1.145</w:t>
        </w:r>
      </w:ins>
      <w:sdt>
        <w:sdtPr>
          <w:id w:val="1439775675"/>
          <w:citation/>
        </w:sdtPr>
        <w:sdtContent>
          <w:ins w:id="92299" w:author="Claude" w:date="2026-10-20T00:00:00Z">
            <w:r>
              <w:fldChar w:fldCharType="begin"/>
            </w:r>
            <w:r>
              <w:instrText xml:space="preserve"> CITATION USN82 \l 3082 </w:instrText>
            </w:r>
            <w:r>
              <w:fldChar w:fldCharType="separate"/>
            </w:r>
            <w:r>
              <w:rPr>
                <w:noProof/>
              </w:rPr>
              <w:t xml:space="preserve"> [34]</w:t>
            </w:r>
            <w:r>
              <w:fldChar w:fldCharType="end"/>
            </w:r>
          </w:ins>
        </w:sdtContent>
      </w:sdt>
      <w:ins w:id="92301" w:author="Claude" w:date="2026-10-20T00:00:00Z">
        <w:r>
          <w:t>: el percentil 95 independiente de la dirección (ventana de 360°), que ARCON96 calcula directamente, y el percentil 99,5 de cada sector, que se interpola en la distribución acumulada. El valor de diseño para cada distancia y duración es el mayor de los dos.</w:t>
        </w:r>
      </w:ins>
    </w:p>
    <w:p>
      <w:pPr>
        <w:spacing w:line="360" w:lineRule="auto"/>
        <w:rPr>
          <w:ins w:id="90583" w:author="Claude" w:date="2026-10-20T00:00:00Z"/>
        </w:rPr>
      </w:pPr>
      <w:ins w:id="90584" w:author="Claude" w:date="2026-10-20T00:00:00Z"/>
      <w:ins w:id="92304" w:author="Claude" w:date="2026-10-20T00:00:00Z">
        <w:r>
          <w:t>RADTRAD necesita el χ/Q de intervalos que no empiezan en el instante cero (por ejemplo, de 2 a 8 horas). Para obtenerlos a partir de las medias desde el origen se aplica la expresión del manual de ARCON96, usando el percentil correspondiente</w:t>
        </w:r>
      </w:ins>
      <w:sdt>
        <w:sdtPr>
          <w:id w:val="281531945"/>
          <w:citation/>
        </w:sdtPr>
        <w:sdtContent>
          <w:ins w:id="92302" w:author="Claude" w:date="2026-10-20T00:00:00Z">
            <w:r>
              <w:fldChar w:fldCharType="begin"/>
            </w:r>
            <w:r>
              <w:instrText xml:space="preserve"> CITATION Ram97 \l 3082 </w:instrText>
            </w:r>
            <w:r>
              <w:fldChar w:fldCharType="separate"/>
            </w:r>
            <w:r>
              <w:rPr>
                <w:noProof/>
              </w:rPr>
              <w:t xml:space="preserve"> [32]</w:t>
            </w:r>
            <w:r>
              <w:fldChar w:fldCharType="end"/>
            </w:r>
          </w:ins>
        </w:sdtContent>
      </w:sdt>
      <w:sdt>
        <w:sdtPr>
          <w:id w:val="1031186448"/>
          <w:citation/>
        </w:sdtPr>
        <w:sdtContent>
          <w:ins w:id="92303"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305" w:author="Claude" w:date="2026-10-20T00:00:00Z">
        <w:r>
          <w:t>:</w:t>
        </w:r>
      </w:ins>
    </w:p>
    <w:p>
      <w:pPr>
        <w:spacing w:before="120" w:after="120"/>
        <w:jc w:val="center"/>
        <w:rPr>
          <w:ins w:id="90585" w:author="Claude" w:date="2026-10-20T00:00:00Z"/>
        </w:rPr>
      </w:pPr>
      <m:oMathPara>
        <m:oMath>
          <w:ins w:id="90586" w:author="Claude" w:date="2026-10-20T00:00:00Z">
            <m:sSub>
              <m:e>
                <m:d>
                  <m:dPr>
                    <m:begChr m:val="("/>
                    <m:endChr m:val=")"/>
                  </m:dPr>
                  <m:e>
                    <m:r>
                      <m:t xml:space="preserve">χ/Q</m:t>
                    </m:r>
                  </m:e>
                </m:d>
              </m:e>
              <m:sub>
                <m:r>
                  <m:rPr>
                    <m:sty m:val="p"/>
                  </m:rPr>
                  <m:t xml:space="preserve">t₁→t₂</m:t>
                </m:r>
              </m:sub>
            </m:sSub>
            <m:r>
              <m:t xml:space="preserve"> = </m:t>
            </m:r>
            <m:f>
              <m:num>
                <m:r>
                  <m:t xml:space="preserve">t₂·</m:t>
                </m:r>
                <m:sSub>
                  <m:e>
                    <m:d>
                      <m:dPr>
                        <m:begChr m:val="("/>
                        <m:endChr m:val=")"/>
                      </m:dPr>
                      <m:e>
                        <m:r>
                          <m:t xml:space="preserve">χ/Q</m:t>
                        </m:r>
                      </m:e>
                    </m:d>
                  </m:e>
                  <m:sub>
                    <m:r>
                      <m:rPr>
                        <m:sty m:val="p"/>
                      </m:rPr>
                      <m:t xml:space="preserve">0→t₂</m:t>
                    </m:r>
                  </m:sub>
                </m:sSub>
                <m:r>
                  <m:t xml:space="preserve"> − t₁·</m:t>
                </m:r>
                <m:sSub>
                  <m:e>
                    <m:d>
                      <m:dPr>
                        <m:begChr m:val="("/>
                        <m:endChr m:val=")"/>
                      </m:dPr>
                      <m:e>
                        <m:r>
                          <m:t xml:space="preserve">χ/Q</m:t>
                        </m:r>
                      </m:e>
                    </m:d>
                  </m:e>
                  <m:sub>
                    <m:r>
                      <m:rPr>
                        <m:sty m:val="p"/>
                      </m:rPr>
                      <m:t xml:space="preserve">0→t₁</m:t>
                    </m:r>
                  </m:sub>
                </m:sSub>
              </m:num>
              <m:den>
                <m:r>
                  <m:t xml:space="preserve">t₂ − t₁</m:t>
                </m:r>
              </m:den>
            </m:f>
          </w:ins>
        </m:oMath>
      </m:oMathPara>
    </w:p>
    <w:p>
      <w:pPr>
        <w:spacing w:line="360" w:lineRule="auto"/>
        <w:rPr>
          <w:ins w:id="90587" w:author="Claude" w:date="2026-10-20T00:00:00Z"/>
        </w:rPr>
      </w:pPr>
      <w:ins w:id="90588" w:author="Claude" w:date="2026-10-20T00:00:00Z"/>
      <w:ins w:id="92308" w:author="Claude" w:date="2026-10-20T00:00:00Z">
        <w:r>
          <w:t>Para el intervalo de 0 a 2 horas se toma el máximo de los valores de 0–1 h y 0–2 h. Los intervalos normalizados con los que ARCON96 presenta sus resultados son 0–2 h, 2–8 h, 8–24 h, 1–4 días y 4–30 días</w:t>
        </w:r>
      </w:ins>
      <w:sdt>
        <w:sdtPr>
          <w:id w:val="1551011805"/>
          <w:citation/>
        </w:sdtPr>
        <w:sdtContent>
          <w:ins w:id="92306" w:author="Claude" w:date="2026-10-20T00:00:00Z">
            <w:r>
              <w:fldChar w:fldCharType="begin"/>
            </w:r>
            <w:r>
              <w:instrText xml:space="preserve"> CITATION Ram97 \l 3082 </w:instrText>
            </w:r>
            <w:r>
              <w:fldChar w:fldCharType="separate"/>
            </w:r>
            <w:r>
              <w:rPr>
                <w:noProof/>
              </w:rPr>
              <w:t xml:space="preserve"> [32]</w:t>
            </w:r>
            <w:r>
              <w:fldChar w:fldCharType="end"/>
            </w:r>
          </w:ins>
        </w:sdtContent>
      </w:sdt>
      <w:sdt>
        <w:sdtPr>
          <w:id w:val="711655695"/>
          <w:citation/>
        </w:sdtPr>
        <w:sdtContent>
          <w:ins w:id="92307" w:author="Claude" w:date="2026-10-20T00:00:00Z">
            <w:r>
              <w:fldChar w:fldCharType="begin"/>
            </w:r>
            <w:r>
              <w:instrText xml:space="preserve"> CITATION USN03 \l 3082 </w:instrText>
            </w:r>
            <w:r>
              <w:fldChar w:fldCharType="separate"/>
            </w:r>
            <w:r>
              <w:rPr>
                <w:noProof/>
              </w:rPr>
              <w:t xml:space="preserve"> [42]</w:t>
            </w:r>
            <w:r>
              <w:fldChar w:fldCharType="end"/>
            </w:r>
          </w:ins>
        </w:sdtContent>
      </w:sdt>
      <w:ins w:id="92309" w:author="Claude" w:date="2026-10-20T00:00:00Z">
        <w:r>
          <w:t>.</w:t>
        </w:r>
      </w:ins>
    </w:p>
    <w:p w14:paraId="2E3BC4CF" w14:textId="77777777" w:rsidR="00413B39" w:rsidRDefault="00413B39" w:rsidP="00413B39">
      <w:pPr>
        <w:pStyle w:val="Ttulo2"/>
      </w:pPr>
      <w:bookmarkStart w:id="64" w:name="_Toc201916631"/>
      <w:bookmarkStart w:id="65" w:name="_Toc221055558"/>
      <w:del w:id="90027" w:author="Claude" w:date="2026-10-20T00:00:00Z">
        <w:r>
          <w:delText xml:space="preserve">METODOLOGIA</w:delText>
        </w:r>
      </w:del>
      <w:ins w:id="90028" w:author="Claude" w:date="2026-10-20T00:00:00Z">
        <w:r>
          <w:t>Metodología</w:t>
        </w:r>
      </w:ins>
      <w:bookmarkEnd w:id="64"/>
      <w:bookmarkEnd w:id="65"/>
    </w:p>
    <w:p w14:paraId="45FA12F7" w14:textId="77777777" w:rsidR="00413B39" w:rsidRPr="00976EA4" w:rsidRDefault="00413B39" w:rsidP="00413B39">
      <w:pPr>
        <w:spacing w:line="360" w:lineRule="auto"/>
      </w:pPr>
      <w:r>
        <w:t>Una vez definidos los recursos a emplear, se procederá al desarrollo de la metodología específica. Para ello, se seleccionarán los datos meteorológicos de partida, los cuales serán procesados conforme a los requerimientos del modelo ARCON96, con el fin de generar los archivos de entrada en el formato exigido por el software. A continuación, se ejecutará el modelo y se llevará a cabo un análisis crítico de los archivos de salida obtenidos.</w:t>
      </w:r>
    </w:p>
    <w:p w14:paraId="25B65870" w14:textId="77777777" w:rsidR="00413B39" w:rsidRDefault="00413B39" w:rsidP="00413B39">
      <w:pPr>
        <w:pStyle w:val="Ttulo3"/>
        <w:spacing w:line="360" w:lineRule="auto"/>
      </w:pPr>
      <w:bookmarkStart w:id="66" w:name="_Toc201916632"/>
      <w:bookmarkStart w:id="67" w:name="_Toc221055559"/>
      <w:del w:id="90029" w:author="Claude" w:date="2026-10-20T00:00:00Z">
        <w:r>
          <w:delText xml:space="preserve">TRATAMIENTO DE DATOS METEOROLOGICOS</w:delText>
        </w:r>
      </w:del>
      <w:ins w:id="90030" w:author="Claude" w:date="2026-10-20T00:00:00Z">
        <w:r>
          <w:t>Tratamiento de los datos meteorológicos</w:t>
        </w:r>
      </w:ins>
      <w:bookmarkEnd w:id="66"/>
      <w:bookmarkEnd w:id="67"/>
    </w:p>
    <w:p w14:paraId="5F6B77D5" w14:textId="77777777" w:rsidR="00413B39" w:rsidRDefault="00413B39" w:rsidP="00413B39">
      <w:pPr>
        <w:spacing w:line="360" w:lineRule="auto"/>
      </w:pPr>
      <w:commentRangeStart w:id="99"/>
      <w:r>
        <w:rPr>
          <w:noProof/>
        </w:rPr>
        <w:drawing>
          <wp:anchor distT="0" distB="0" distL="114300" distR="114300" simplePos="0" relativeHeight="251681792" behindDoc="0" locked="0" layoutInCell="1" allowOverlap="1" wp14:anchorId="072826C2" wp14:editId="21C26EAC">
            <wp:simplePos x="0" y="0"/>
            <wp:positionH relativeFrom="margin">
              <wp:posOffset>3640734</wp:posOffset>
            </wp:positionH>
            <wp:positionV relativeFrom="paragraph">
              <wp:posOffset>258956</wp:posOffset>
            </wp:positionV>
            <wp:extent cx="2475230" cy="2334895"/>
            <wp:effectExtent l="0" t="0" r="1270" b="8255"/>
            <wp:wrapSquare wrapText="bothSides"/>
            <wp:docPr id="179649559"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9559" name="Imagen 1" descr="Mapa&#10;&#10;El contenido generado por IA puede ser incorrecto."/>
                    <pic:cNvPicPr/>
                  </pic:nvPicPr>
                  <pic:blipFill>
                    <a:blip r:embed="rId23"/>
                    <a:stretch>
                      <a:fillRect/>
                    </a:stretch>
                  </pic:blipFill>
                  <pic:spPr>
                    <a:xfrm>
                      <a:off x="0" y="0"/>
                      <a:ext cx="2475230" cy="23348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2816" behindDoc="0" locked="0" layoutInCell="1" allowOverlap="1" wp14:anchorId="47A5FB08" wp14:editId="459C306E">
                <wp:simplePos x="0" y="0"/>
                <wp:positionH relativeFrom="column">
                  <wp:posOffset>3608477</wp:posOffset>
                </wp:positionH>
                <wp:positionV relativeFrom="paragraph">
                  <wp:posOffset>3148</wp:posOffset>
                </wp:positionV>
                <wp:extent cx="2475230" cy="269240"/>
                <wp:effectExtent l="0" t="0" r="1270" b="0"/>
                <wp:wrapSquare wrapText="bothSides"/>
                <wp:docPr id="1117526741" name="Cuadro de texto 1"/>
                <wp:cNvGraphicFramePr/>
                <a:graphic xmlns:a="http://schemas.openxmlformats.org/drawingml/2006/main">
                  <a:graphicData uri="http://schemas.microsoft.com/office/word/2010/wordprocessingShape">
                    <wps:wsp>
                      <wps:cNvSpPr txBox="1"/>
                      <wps:spPr>
                        <a:xfrm>
                          <a:off x="0" y="0"/>
                          <a:ext cx="2475230" cy="269240"/>
                        </a:xfrm>
                        <a:prstGeom prst="rect">
                          <a:avLst/>
                        </a:prstGeom>
                        <a:solidFill>
                          <a:prstClr val="white"/>
                        </a:solidFill>
                        <a:ln>
                          <a:noFill/>
                        </a:ln>
                      </wps:spPr>
                      <wps:txbx>
                        <w:txbxContent>
                          <w:p xmlns:ns20="urn:tmp" w14:paraId="40DE18A7" w14:textId="77777777" w:rsidR="00413B39" w:rsidRPr="00FA2B12" w:rsidRDefault="00413B39" w:rsidP="00413B39">
                            <w:pPr>
                              <w:pStyle w:val="Descripcin"/>
                              <w:jc w:val="center"/>
                              <w:rPr>
                                <w:sz w:val="22"/>
                                <w:szCs w:val="22"/>
                              </w:rPr>
                            </w:pPr>
                            <w:r>
                              <w:t xml:space="preserve">Figura </w:t>
                            </w:r>
                            <w:fldSimple w:instr=" SEQ Figura \* ARABIC ">
                              <w:r>
                                <w:rPr>
                                  <w:noProof/>
                                </w:rPr>
                                <w:t>7</w:t>
                              </w:r>
                            </w:fldSimple>
                            <w:r>
                              <w:t>: Puerto de Bilbao</w:t>
                            </w:r>
                            <w:sdt>
                              <w:sdtPr>
                                <w:id w:val="-1068958619"/>
                                <w:citation/>
                              </w:sdtPr>
                              <w:sdtContent>
                                <w:r>
                                  <w:fldChar w:fldCharType="begin"/>
                                </w:r>
                                <w:r>
                                  <w:instrText xml:space="preserve"> CITATION DTU \l 3082 </w:instrText>
                                </w:r>
                                <w:r>
                                  <w:fldChar w:fldCharType="separate"/>
                                </w:r>
                                <w:r>
                                  <w:rPr>
                                    <w:noProof/>
                                  </w:rPr>
                                  <w:t xml:space="preserve"> [43]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A5FB08" id="_x0000_s1036" type="#_x0000_t202" style="position:absolute;left:0;text-align:left;margin-left:284.15pt;margin-top:.25pt;width:194.9pt;height:21.2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" stroked="f">
                <v:textbox inset="0,0,0,0">
                  <w:txbxContent>
                    <w:p w14:paraId="40DE18A7" w14:textId="77777777" w:rsidR="00413B39" w:rsidRPr="00FA2B12" w:rsidRDefault="00413B39" w:rsidP="00413B39">
                      <w:pPr>
                        <w:pStyle w:val="Descripcin"/>
                        <w:jc w:val="center"/>
                        <w:rPr>
                          <w:sz w:val="22"/>
                          <w:szCs w:val="22"/>
                        </w:rPr>
                      </w:pPr>
                      <w:r>
                        <w:t xml:space="preserve">Figura </w:t>
                      </w:r>
                      <w:fldSimple w:instr=" SEQ Figura \* ARABIC ">
                        <w:r>
                          <w:rPr>
                            <w:noProof/>
                          </w:rPr>
                          <w:t>1</w:t>
                        </w:r>
                      </w:fldSimple>
                      <w:r>
                        <w:t>: Puerto de Bilbao</w:t>
                      </w:r>
                      <w:sdt>
                        <w:sdtPr>
                          <w:id w:val="-1068958619"/>
                          <w:citation/>
                        </w:sdtPr>
                        <w:sdtContent>
                          <w:r>
                            <w:fldChar w:fldCharType="begin"/>
                          </w:r>
                          <w:r>
                            <w:instrText xml:space="preserve"> CITATION DTU \l 3082 </w:instrText>
                          </w:r>
                          <w:r>
                            <w:fldChar w:fldCharType="separate"/>
                          </w:r>
                          <w:r>
                            <w:rPr>
                              <w:noProof/>
                            </w:rPr>
                            <w:t xml:space="preserve"> [43]</w:t>
                          </w:r>
                          <w:r>
                            <w:fldChar w:fldCharType="end"/>
                          </w:r>
                        </w:sdtContent>
                      </w:sdt>
                    </w:p>
                  </w:txbxContent>
                </v:textbox>
                <w10:wrap type="square"/>
              </v:shape>
            </w:pict>
          </mc:Fallback>
        </mc:AlternateContent>
      </w:r>
      <w:r>
        <w:t xml:space="preserve">Se parte de un conjunto de datos meteorológicos recogidos durante un año, con una frecuencia temporal de 10 minutos, correspondientes a dos alturas: 10 m y 58 m sobre el nivel del terreno, tal como se detalla en la </w:t>
      </w:r>
      <w:del w:id="90136" w:author="Claude" w:date="2026-10-20T00:00:00Z">
        <w:r>
          <w:rPr>
            <w:highlight w:val="yellow"/>
          </w:rPr>
          <w:delText xml:space="preserve">Tabla 1</w:delText>
        </w:r>
      </w:del>
      <w:ins w:id="90137" w:author="Claude" w:date="2026-10-20T00:00:00Z">
        <w:r>
          <w:rPr>
            <w:highlight w:val="yellow"/>
          </w:rPr>
          <w:fldChar w:fldCharType="begin"/>
        </w:r>
        <w:r>
          <w:rPr>
            <w:highlight w:val="yellow"/>
          </w:rPr>
          <w:instrText xml:space="preserve"> REF _RefTab_meteo \h </w:instrText>
        </w:r>
        <w:r>
          <w:rPr>
            <w:highlight w:val="yellow"/>
          </w:rPr>
          <w:fldChar w:fldCharType="separate"/>
        </w:r>
        <w:r>
          <w:rPr>
            <w:highlight w:val="yellow"/>
          </w:rPr>
          <w:t>Tabla 17</w:t>
        </w:r>
        <w:r>
          <w:rPr>
            <w:highlight w:val="yellow"/>
          </w:rPr>
          <w:fldChar w:fldCharType="end"/>
        </w:r>
      </w:ins>
      <w:r>
        <w:t xml:space="preserve">. Estos datos, que cumplen con los requisitos establecidos en la normativa descrita en el </w:t>
      </w:r>
      <w:del w:id="90134" w:author="Claude" w:date="2026-10-20T00:00:00Z">
        <w:r>
          <w:rPr>
            <w:highlight w:val="yellow"/>
          </w:rPr>
          <w:delText xml:space="preserve">apartado 7.3</w:delText>
        </w:r>
      </w:del>
      <w:ins w:id="90135" w:author="Claude" w:date="2026-10-20T00:00:00Z">
        <w:r>
          <w:rPr>
            <w:highlight w:val="yellow"/>
          </w:rPr>
          <w:t xml:space="preserve">apartado </w:t>
        </w:r>
        <w:r>
          <w:rPr>
            <w:highlight w:val="yellow"/>
          </w:rPr>
          <w:fldChar w:fldCharType="begin"/>
        </w:r>
        <w:r>
          <w:rPr>
            <w:highlight w:val="yellow"/>
          </w:rPr>
          <w:instrText xml:space="preserve"> REF _RefSec_sec_metreq \r \h </w:instrText>
        </w:r>
        <w:r>
          <w:rPr>
            <w:highlight w:val="yellow"/>
          </w:rPr>
          <w:fldChar w:fldCharType="separate"/>
        </w:r>
        <w:r>
          <w:rPr>
            <w:highlight w:val="yellow"/>
          </w:rPr>
          <w:t>?</w:t>
        </w:r>
        <w:r>
          <w:rPr>
            <w:highlight w:val="yellow"/>
          </w:rPr>
          <w:fldChar w:fldCharType="end"/>
        </w:r>
      </w:ins>
      <w:r>
        <w:t>, proceden de una estación cuya localización exacta es desconocida, y no coinciden con los registros del puerto de Bilbao, cuya serie de datos, ajustada a los criterios normativos, no se encontraba disponible en el momento del análisis.</w:t>
      </w:r>
      <w:commentRangeEnd w:id="99"/>
      <w:r>
        <w:rPr>
          <w:rStyle w:val="Refdecomentario"/>
        </w:rPr>
        <w:commentReference w:id="99"/>
      </w:r>
    </w:p>
    <w:p w14:paraId="38E11A98" w14:textId="77777777" w:rsidR="00413B39" w:rsidRDefault="00413B39" w:rsidP="00413B39">
      <w:pPr>
        <w:spacing w:line="360" w:lineRule="auto"/>
      </w:pPr>
      <w:r>
        <w:t>Dada esta limitación, se requiere aplicar un tratamiento estadístico a los datos disponibles para aproximar su comportamiento al de las condiciones meteorológicas características del emplazamiento objetivo (Bilbao). El procedimiento propuesto consiste en calcular la rosa de los vientos, así como la velocidad media del viento y la temperatura media, y posteriormente realizar un ajuste de estos parámetros para que reflejen un perfil representativo del entorno del puerto de Bilbao conforme a la normativa vigente.</w:t>
      </w:r>
    </w:p>
    <w:p w14:paraId="2EC6087F" w14:textId="77777777" w:rsidR="00413B39" w:rsidRDefault="00413B39" w:rsidP="00413B39">
      <w:pPr>
        <w:spacing w:line="360" w:lineRule="auto"/>
      </w:pPr>
      <w:commentRangeStart w:id="98"/>
      <w:r>
        <w:rPr>
          <w:noProof/>
        </w:rPr>
        <mc:AlternateContent>
          <mc:Choice Requires="wps">
            <w:drawing>
              <wp:anchor distT="0" distB="0" distL="114300" distR="114300" simplePos="0" relativeHeight="251683840" behindDoc="0" locked="0" layoutInCell="1" allowOverlap="1" wp14:anchorId="13FAD397" wp14:editId="1894035A">
                <wp:simplePos x="0" y="0"/>
                <wp:positionH relativeFrom="column">
                  <wp:posOffset>66002</wp:posOffset>
                </wp:positionH>
                <wp:positionV relativeFrom="paragraph">
                  <wp:posOffset>379275</wp:posOffset>
                </wp:positionV>
                <wp:extent cx="2979420" cy="282575"/>
                <wp:effectExtent l="0" t="0" r="0" b="3175"/>
                <wp:wrapSquare wrapText="bothSides"/>
                <wp:docPr id="1144588833" name="Cuadro de texto 1"/>
                <wp:cNvGraphicFramePr/>
                <a:graphic xmlns:a="http://schemas.openxmlformats.org/drawingml/2006/main">
                  <a:graphicData uri="http://schemas.microsoft.com/office/word/2010/wordprocessingShape">
                    <wps:wsp>
                      <wps:cNvSpPr txBox="1"/>
                      <wps:spPr>
                        <a:xfrm>
                          <a:off x="0" y="0"/>
                          <a:ext cx="2979420" cy="282575"/>
                        </a:xfrm>
                        <a:prstGeom prst="rect">
                          <a:avLst/>
                        </a:prstGeom>
                        <a:solidFill>
                          <a:prstClr val="white"/>
                        </a:solidFill>
                        <a:ln>
                          <a:noFill/>
                        </a:ln>
                      </wps:spPr>
                      <wps:txbx>
                        <w:txbxContent>
                          <w:p xmlns:ns21="urn:tmp" w14:paraId="63B4967C" w14:textId="77777777" w:rsidR="00413B39" w:rsidRPr="00BA2E56" w:rsidRDefault="00413B39" w:rsidP="00413B39">
                            <w:pPr>
                              <w:pStyle w:val="Descripcin"/>
                              <w:jc w:val="center"/>
                              <w:rPr>
                                <w:sz w:val="22"/>
                                <w:szCs w:val="22"/>
                              </w:rPr>
                            </w:pPr>
                            <w:r>
                              <w:t xml:space="preserve">Figura </w:t>
                            </w:r>
                            <w:fldSimple w:instr=" SEQ Figura \* ARABIC ">
                              <w:r>
                                <w:rPr>
                                  <w:noProof/>
                                </w:rPr>
                                <w:t>8</w:t>
                              </w:r>
                            </w:fldSimple>
                            <w:r>
                              <w:t>: Rosa de los vientos de los datos de partida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FAD397" id="_x0000_s1037" type="#_x0000_t202" style="position:absolute;left:0;text-align:left;margin-left:5.2pt;margin-top:29.85pt;width:234.6pt;height:2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" stroked="f">
                <v:textbox inset="0,0,0,0">
                  <w:txbxContent>
                    <w:p w14:paraId="63B4967C" w14:textId="77777777" w:rsidR="00413B39" w:rsidRPr="00BA2E56" w:rsidRDefault="00413B39" w:rsidP="00413B39">
                      <w:pPr>
                        <w:pStyle w:val="Descripcin"/>
                        <w:jc w:val="center"/>
                        <w:rPr>
                          <w:sz w:val="22"/>
                          <w:szCs w:val="22"/>
                        </w:rPr>
                      </w:pPr>
                      <w:r>
                        <w:t xml:space="preserve">Figura </w:t>
                      </w:r>
                      <w:fldSimple w:instr=" SEQ Figura \* ARABIC ">
                        <w:r>
                          <w:rPr>
                            <w:noProof/>
                          </w:rPr>
                          <w:t>2</w:t>
                        </w:r>
                      </w:fldSimple>
                      <w:r>
                        <w:t>: Rosa de los vientos de los datos de partida</w:t>
                      </w:r>
                    </w:p>
                  </w:txbxContent>
                </v:textbox>
                <w10:wrap type="square"/>
              </v:shape>
            </w:pict>
          </mc:Fallback>
        </mc:AlternateContent>
      </w:r>
      <w:r>
        <w:t>Las imágenes 2 y 3 muestran las rosas de los vientos de las dos localizaciones a analizar:</w:t>
      </w:r>
      <w:commentRangeEnd w:id="98"/>
      <w:r>
        <w:rPr>
          <w:rStyle w:val="Refdecomentario"/>
        </w:rPr>
        <w:commentReference w:id="98"/>
      </w:r>
    </w:p>
    <w:p w14:paraId="7E40AA5A" w14:textId="77777777" w:rsidR="00413B39" w:rsidRDefault="00413B39" w:rsidP="00413B39">
      <w:pPr>
        <w:jc w:val="left"/>
      </w:pPr>
      <w:r>
        <w:rPr>
          <w:noProof/>
        </w:rPr>
        <mc:AlternateContent>
          <mc:Choice Requires="wps">
            <w:drawing>
              <wp:anchor distT="0" distB="0" distL="114300" distR="114300" simplePos="0" relativeHeight="251684864" behindDoc="0" locked="0" layoutInCell="1" allowOverlap="1" wp14:anchorId="01514FB8" wp14:editId="276BE5EA">
                <wp:simplePos x="0" y="0"/>
                <wp:positionH relativeFrom="column">
                  <wp:posOffset>3502660</wp:posOffset>
                </wp:positionH>
                <wp:positionV relativeFrom="paragraph">
                  <wp:posOffset>4445</wp:posOffset>
                </wp:positionV>
                <wp:extent cx="2420620" cy="276225"/>
                <wp:effectExtent l="0" t="0" r="0" b="9525"/>
                <wp:wrapSquare wrapText="bothSides"/>
                <wp:docPr id="632687868" name="Cuadro de texto 1"/>
                <wp:cNvGraphicFramePr/>
                <a:graphic xmlns:a="http://schemas.openxmlformats.org/drawingml/2006/main">
                  <a:graphicData uri="http://schemas.microsoft.com/office/word/2010/wordprocessingShape">
                    <wps:wsp>
                      <wps:cNvSpPr txBox="1"/>
                      <wps:spPr>
                        <a:xfrm>
                          <a:off x="0" y="0"/>
                          <a:ext cx="2420620" cy="276225"/>
                        </a:xfrm>
                        <a:prstGeom prst="rect">
                          <a:avLst/>
                        </a:prstGeom>
                        <a:solidFill>
                          <a:prstClr val="white"/>
                        </a:solidFill>
                        <a:ln>
                          <a:noFill/>
                        </a:ln>
                      </wps:spPr>
                      <wps:txbx>
                        <w:txbxContent>
                          <w:p xmlns:ns22="urn:tmp" w14:paraId="28E52A91" w14:textId="77777777" w:rsidR="00413B39" w:rsidRPr="001A5BF9" w:rsidRDefault="00413B39" w:rsidP="00413B39">
                            <w:pPr>
                              <w:pStyle w:val="Descripcin"/>
                              <w:rPr>
                                <w:sz w:val="22"/>
                                <w:szCs w:val="22"/>
                              </w:rPr>
                            </w:pPr>
                            <w:r>
                              <w:t xml:space="preserve">Figura </w:t>
                            </w:r>
                            <w:fldSimple w:instr=" SEQ Figura \* ARABIC ">
                              <w:r>
                                <w:rPr>
                                  <w:noProof/>
                                </w:rPr>
                                <w:t>9</w:t>
                              </w:r>
                            </w:fldSimple>
                            <w:r>
                              <w:t xml:space="preserve">: Rosa de los vientos en Bilbao </w:t>
                            </w:r>
                            <w:sdt>
                              <w:sdtPr>
                                <w:id w:val="1518114612"/>
                                <w:citation/>
                              </w:sdtPr>
                              <w:sdtContent>
                                <w:r>
                                  <w:fldChar w:fldCharType="begin"/>
                                </w:r>
                                <w:r>
                                  <w:instrText xml:space="preserve"> CITATION DTU \l 3082 </w:instrText>
                                </w:r>
                                <w:r>
                                  <w:fldChar w:fldCharType="separate"/>
                                </w:r>
                                <w:r>
                                  <w:rPr>
                                    <w:noProof/>
                                  </w:rPr>
                                  <w:t>[43]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514FB8" id="_x0000_s1038" type="#_x0000_t202" style="position:absolute;margin-left:275.8pt;margin-top:.35pt;width:190.6pt;height:21.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" stroked="f">
                <v:textbox inset="0,0,0,0">
                  <w:txbxContent>
                    <w:p w14:paraId="28E52A91" w14:textId="77777777" w:rsidR="00413B39" w:rsidRPr="001A5BF9" w:rsidRDefault="00413B39" w:rsidP="00413B39">
                      <w:pPr>
                        <w:pStyle w:val="Descripcin"/>
                        <w:rPr>
                          <w:sz w:val="22"/>
                          <w:szCs w:val="22"/>
                        </w:rPr>
                      </w:pPr>
                      <w:r>
                        <w:t xml:space="preserve">Figura </w:t>
                      </w:r>
                      <w:fldSimple w:instr=" SEQ Figura \* ARABIC ">
                        <w:r>
                          <w:rPr>
                            <w:noProof/>
                          </w:rPr>
                          <w:t>3</w:t>
                        </w:r>
                      </w:fldSimple>
                      <w:r>
                        <w:t xml:space="preserve">: Rosa de los vientos en Bilbao </w:t>
                      </w:r>
                      <w:sdt>
                        <w:sdtPr>
                          <w:id w:val="1518114612"/>
                          <w:citation/>
                        </w:sdtPr>
                        <w:sdtContent>
                          <w:r>
                            <w:fldChar w:fldCharType="begin"/>
                          </w:r>
                          <w:r>
                            <w:instrText xml:space="preserve"> CITATION DTU \l 3082 </w:instrText>
                          </w:r>
                          <w:r>
                            <w:fldChar w:fldCharType="separate"/>
                          </w:r>
                          <w:r>
                            <w:rPr>
                              <w:noProof/>
                            </w:rPr>
                            <w:t>[43]</w:t>
                          </w:r>
                          <w:r>
                            <w:fldChar w:fldCharType="end"/>
                          </w:r>
                        </w:sdtContent>
                      </w:sdt>
                    </w:p>
                  </w:txbxContent>
                </v:textbox>
                <w10:wrap type="square"/>
              </v:shape>
            </w:pict>
          </mc:Fallback>
        </mc:AlternateContent>
      </w:r>
      <w:r>
        <w:rPr>
          <w:noProof/>
        </w:rPr>
        <w:drawing>
          <wp:anchor distT="0" distB="0" distL="114300" distR="114300" simplePos="0" relativeHeight="251680768" behindDoc="0" locked="0" layoutInCell="1" allowOverlap="1" wp14:anchorId="716011F4" wp14:editId="0D9DC214">
            <wp:simplePos x="0" y="0"/>
            <wp:positionH relativeFrom="column">
              <wp:posOffset>3495497</wp:posOffset>
            </wp:positionH>
            <wp:positionV relativeFrom="paragraph">
              <wp:posOffset>313713</wp:posOffset>
            </wp:positionV>
            <wp:extent cx="2420620" cy="2444115"/>
            <wp:effectExtent l="0" t="0" r="0" b="0"/>
            <wp:wrapSquare wrapText="bothSides"/>
            <wp:docPr id="248574369" name="Imagen 13"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4369" name="Imagen 13" descr="Gráfico, Gráfico radial&#10;&#10;El contenido generado por IA puede ser incorrecto."/>
                    <pic:cNvPicPr>
                      <a:picLocks noChangeAspect="1" noChangeArrowheads="1"/>
                    </pic:cNvPicPr>
                  </pic:nvPicPr>
                  <pic:blipFill rotWithShape="1">
                    <a:blip r:embed="rId24">
                      <a:extLst>
                        <a:ext uri="{28A0092B-C50C-407E-A947-70E740481C1C}">
                          <a14:useLocalDpi xmlns:a14="http://schemas.microsoft.com/office/drawing/2010/main" val="0"/>
                        </a:ext>
                      </a:extLst>
                    </a:blip>
                    <a:srcRect l="19990" r="21930"/>
                    <a:stretch/>
                  </pic:blipFill>
                  <pic:spPr bwMode="auto">
                    <a:xfrm>
                      <a:off x="0" y="0"/>
                      <a:ext cx="2420620" cy="2444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9744" behindDoc="0" locked="0" layoutInCell="1" allowOverlap="1" wp14:anchorId="782B41DE" wp14:editId="3B1C8132">
            <wp:simplePos x="0" y="0"/>
            <wp:positionH relativeFrom="margin">
              <wp:posOffset>151304</wp:posOffset>
            </wp:positionH>
            <wp:positionV relativeFrom="paragraph">
              <wp:posOffset>280515</wp:posOffset>
            </wp:positionV>
            <wp:extent cx="2894330" cy="2488565"/>
            <wp:effectExtent l="0" t="0" r="1270" b="6985"/>
            <wp:wrapSquare wrapText="bothSides"/>
            <wp:docPr id="536111184" name="Imagen 11"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111184" name="Imagen 11" descr="Gráfico, Gráfico radial&#10;&#10;El contenido generado por IA puede ser incorrecto."/>
                    <pic:cNvPicPr>
                      <a:picLocks noChangeAspect="1" noChangeArrowheads="1"/>
                    </pic:cNvPicPr>
                  </pic:nvPicPr>
                  <pic:blipFill rotWithShape="1">
                    <a:blip r:embed="rId25">
                      <a:extLst>
                        <a:ext uri="{28A0092B-C50C-407E-A947-70E740481C1C}">
                          <a14:useLocalDpi xmlns:a14="http://schemas.microsoft.com/office/drawing/2010/main" val="0"/>
                        </a:ext>
                      </a:extLst>
                    </a:blip>
                    <a:srcRect l="10189" r="12394"/>
                    <a:stretch/>
                  </pic:blipFill>
                  <pic:spPr bwMode="auto">
                    <a:xfrm>
                      <a:off x="0" y="0"/>
                      <a:ext cx="2894330" cy="2488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11D44412" w14:textId="77777777" w:rsidR="00413B39" w:rsidRDefault="00413B39" w:rsidP="00413B39">
      <w:pPr>
        <w:sectPr w:rsidR="00413B39" w:rsidSect="00413B39">
          <w:headerReference w:type="default" r:id="rId26"/>
          <w:footerReference w:type="default" r:id="rId27"/>
          <w:pgSz w:w="11906" w:h="16838"/>
          <w:pgMar w:top="1418" w:right="1134" w:bottom="1418" w:left="1134" w:header="709" w:footer="709" w:gutter="0"/>
          <w:cols w:space="708"/>
          <w:docGrid w:linePitch="360"/>
        </w:sectPr>
      </w:pPr>
    </w:p>
    <w:p w14:paraId="1744264E" w14:textId="77777777" w:rsidR="00413B39" w:rsidRDefault="00413B39" w:rsidP="00413B39"/>
    <w:p w14:paraId="2C7E47EB" w14:textId="77777777" w:rsidR="00413B39" w:rsidRPr="00A1287B" w:rsidRDefault="00413B39" w:rsidP="00413B39">
      <w:r>
        <w:rPr>
          <w:noProof/>
        </w:rPr>
        <mc:AlternateContent>
          <mc:Choice Requires="wps">
            <w:drawing>
              <wp:anchor distT="0" distB="0" distL="114300" distR="114300" simplePos="0" relativeHeight="251686912" behindDoc="0" locked="0" layoutInCell="1" allowOverlap="1" wp14:anchorId="21159939" wp14:editId="54A3E47E">
                <wp:simplePos x="0" y="0"/>
                <wp:positionH relativeFrom="margin">
                  <wp:align>left</wp:align>
                </wp:positionH>
                <wp:positionV relativeFrom="paragraph">
                  <wp:posOffset>455930</wp:posOffset>
                </wp:positionV>
                <wp:extent cx="9298940" cy="245745"/>
                <wp:effectExtent l="0" t="0" r="0" b="1905"/>
                <wp:wrapSquare wrapText="bothSides"/>
                <wp:docPr id="1225990443" name="Cuadro de texto 1"/>
                <wp:cNvGraphicFramePr/>
                <a:graphic xmlns:a="http://schemas.openxmlformats.org/drawingml/2006/main">
                  <a:graphicData uri="http://schemas.microsoft.com/office/word/2010/wordprocessingShape">
                    <wps:wsp>
                      <wps:cNvSpPr txBox="1"/>
                      <wps:spPr>
                        <a:xfrm>
                          <a:off x="0" y="0"/>
                          <a:ext cx="9298940" cy="246185"/>
                        </a:xfrm>
                        <a:prstGeom prst="rect">
                          <a:avLst/>
                        </a:prstGeom>
                        <a:solidFill>
                          <a:prstClr val="white"/>
                        </a:solidFill>
                        <a:ln>
                          <a:noFill/>
                        </a:ln>
                      </wps:spPr>
                      <wps:txbx>
                        <w:txbxContent>
                          <w:p xmlns:ns23="urn:tmp" w14:paraId="35851215" w14:textId="77777777" w:rsidR="00413B39" w:rsidRPr="00EE0AFD" w:rsidRDefault="00413B39" w:rsidP="00413B39">
                            <w:pPr>
                              <w:pStyle w:val="Descripcin"/>
                              <w:jc w:val="center"/>
                              <w:rPr>
                                <w:sz w:val="22"/>
                                <w:szCs w:val="22"/>
                              </w:rPr>
                            </w:pPr>
                            <w:r>
                              <w:t xml:space="preserve">Figura </w:t>
                            </w:r>
                            <w:fldSimple w:instr=" SEQ Figura \* ARABIC ">
                              <w:r>
                                <w:rPr>
                                  <w:noProof/>
                                </w:rPr>
                                <w:t>10</w:t>
                              </w:r>
                            </w:fldSimple>
                            <w:r>
                              <w:t xml:space="preserve">: Muestra de la tabla de datos meteorológicos de partida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1159939" id="_x0000_s1039" type="#_x0000_t202" style="position:absolute;left:0;text-align:left;margin-left:0;margin-top:35.9pt;width:732.2pt;height:19.35pt;z-index:2516869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" stroked="f">
                <v:textbox inset="0,0,0,0">
                  <w:txbxContent>
                    <w:p w14:paraId="35851215" w14:textId="77777777" w:rsidR="00413B39" w:rsidRPr="00EE0AFD" w:rsidRDefault="00413B39" w:rsidP="00413B39">
                      <w:pPr>
                        <w:pStyle w:val="Descripcin"/>
                        <w:jc w:val="center"/>
                        <w:rPr>
                          <w:sz w:val="22"/>
                          <w:szCs w:val="22"/>
                        </w:rPr>
                      </w:pPr>
                      <w:r>
                        <w:t xml:space="preserve">Figura </w:t>
                      </w:r>
                      <w:fldSimple w:instr=" SEQ Figura \* ARABIC ">
                        <w:r>
                          <w:rPr>
                            <w:noProof/>
                          </w:rPr>
                          <w:t>4</w:t>
                        </w:r>
                      </w:fldSimple>
                      <w:r>
                        <w:t xml:space="preserve">: Muestra de la tabla de datos meteorológicos de partida</w:t>
                      </w:r>
                    </w:p>
                  </w:txbxContent>
                </v:textbox>
                <w10:wrap type="square" anchorx="margin"/>
              </v:shape>
            </w:pict>
          </mc:Fallback>
        </mc:AlternateContent>
      </w:r>
    </w:p>
    <w:p w14:paraId="0399C416" w14:textId="77777777" w:rsidR="00413B39" w:rsidRDefault="00413B39" w:rsidP="00413B39">
      <w:pPr>
        <w:jc w:val="left"/>
      </w:pPr>
      <w:r>
        <w:rPr>
          <w:noProof/>
        </w:rPr>
        <w:drawing>
          <wp:anchor distT="0" distB="0" distL="114300" distR="114300" simplePos="0" relativeHeight="251685888" behindDoc="0" locked="0" layoutInCell="1" allowOverlap="1" wp14:anchorId="2E8185E0" wp14:editId="39F99C85">
            <wp:simplePos x="0" y="0"/>
            <wp:positionH relativeFrom="margin">
              <wp:align>left</wp:align>
            </wp:positionH>
            <wp:positionV relativeFrom="paragraph">
              <wp:posOffset>585324</wp:posOffset>
            </wp:positionV>
            <wp:extent cx="9299484" cy="3678112"/>
            <wp:effectExtent l="0" t="0" r="0" b="0"/>
            <wp:wrapSquare wrapText="bothSides"/>
            <wp:docPr id="1576770674"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70674" name="Imagen 1" descr="Interfaz de usuario gráfica, Aplicación, Tabla, Excel&#10;&#10;El contenido generado por IA puede ser incorrecto."/>
                    <pic:cNvPicPr/>
                  </pic:nvPicPr>
                  <pic:blipFill>
                    <a:blip r:embed="rId28"/>
                    <a:stretch>
                      <a:fillRect/>
                    </a:stretch>
                  </pic:blipFill>
                  <pic:spPr>
                    <a:xfrm>
                      <a:off x="0" y="0"/>
                      <a:ext cx="9299484" cy="3678112"/>
                    </a:xfrm>
                    <a:prstGeom prst="rect">
                      <a:avLst/>
                    </a:prstGeom>
                  </pic:spPr>
                </pic:pic>
              </a:graphicData>
            </a:graphic>
            <wp14:sizeRelH relativeFrom="page">
              <wp14:pctWidth>0</wp14:pctWidth>
            </wp14:sizeRelH>
            <wp14:sizeRelV relativeFrom="page">
              <wp14:pctHeight>0</wp14:pctHeight>
            </wp14:sizeRelV>
          </wp:anchor>
        </w:drawing>
      </w:r>
      <w:r>
        <w:br w:type="page"/>
      </w:r>
    </w:p>
    <w:p w14:paraId="3D043EEF" w14:textId="77777777" w:rsidR="00413B39" w:rsidRDefault="00413B39" w:rsidP="00413B39">
      <w:pPr>
        <w:sectPr w:rsidR="00413B39" w:rsidSect="00413B39">
          <w:pgSz w:w="16838" w:h="11906" w:orient="landscape"/>
          <w:pgMar w:top="1134" w:right="1418" w:bottom="1134" w:left="1418" w:header="709" w:footer="709" w:gutter="0"/>
          <w:cols w:space="708"/>
          <w:docGrid w:linePitch="360"/>
        </w:sectPr>
      </w:pPr>
    </w:p>
    <w:p w14:paraId="66EF207A" w14:textId="77777777" w:rsidR="00413B39" w:rsidRDefault="00413B39" w:rsidP="00413B39">
      <w:pPr>
        <w:spacing w:line="360" w:lineRule="auto"/>
      </w:pPr>
      <w:r>
        <w:rPr>
          <w:noProof/>
        </w:rPr>
        <mc:AlternateContent>
          <mc:Choice Requires="wps">
            <w:drawing>
              <wp:anchor distT="0" distB="0" distL="114300" distR="114300" simplePos="0" relativeHeight="251693056" behindDoc="0" locked="0" layoutInCell="1" allowOverlap="1" wp14:anchorId="37F6725C" wp14:editId="048DF750">
                <wp:simplePos x="0" y="0"/>
                <wp:positionH relativeFrom="margin">
                  <wp:posOffset>352425</wp:posOffset>
                </wp:positionH>
                <wp:positionV relativeFrom="paragraph">
                  <wp:posOffset>147320</wp:posOffset>
                </wp:positionV>
                <wp:extent cx="2788920" cy="209550"/>
                <wp:effectExtent l="0" t="0" r="0" b="0"/>
                <wp:wrapSquare wrapText="bothSides"/>
                <wp:docPr id="23903192" name="Cuadro de texto 1"/>
                <wp:cNvGraphicFramePr/>
                <a:graphic xmlns:a="http://schemas.openxmlformats.org/drawingml/2006/main">
                  <a:graphicData uri="http://schemas.microsoft.com/office/word/2010/wordprocessingShape">
                    <wps:wsp>
                      <wps:cNvSpPr txBox="1"/>
                      <wps:spPr>
                        <a:xfrm>
                          <a:off x="0" y="0"/>
                          <a:ext cx="2788920" cy="209550"/>
                        </a:xfrm>
                        <a:prstGeom prst="rect">
                          <a:avLst/>
                        </a:prstGeom>
                        <a:solidFill>
                          <a:prstClr val="white"/>
                        </a:solidFill>
                        <a:ln>
                          <a:noFill/>
                        </a:ln>
                      </wps:spPr>
                      <wps:txbx>
                        <w:txbxContent>
                          <w:p xmlns:ns24="urn:tmp" w14:paraId="7EF2B044" w14:textId="77777777" w:rsidR="00413B39" w:rsidRPr="00686B55" w:rsidRDefault="00413B39" w:rsidP="00413B39">
                            <w:pPr>
                              <w:pStyle w:val="Descripcin"/>
                              <w:rPr>
                                <w:noProof/>
                                <w:sz w:val="22"/>
                                <w:szCs w:val="22"/>
                              </w:rPr>
                            </w:pPr>
                            <w:r>
                              <w:t xml:space="preserve">Figura </w:t>
                            </w:r>
                            <w:fldSimple w:instr=" SEQ Figura \* ARABIC ">
                              <w:r>
                                <w:rPr>
                                  <w:noProof/>
                                </w:rPr>
                                <w:t>11</w:t>
                              </w:r>
                            </w:fldSimple>
                            <w:r>
                              <w:t>: Rosa de los vientos a 58 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F6725C" id="_x0000_s1040" type="#_x0000_t202" style="position:absolute;left:0;text-align:left;margin-left:27.75pt;margin-top:11.6pt;width:219.6pt;height:16.5pt;z-index:2516930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" stroked="f">
                <v:textbox inset="0,0,0,0">
                  <w:txbxContent>
                    <w:p w14:paraId="7EF2B044" w14:textId="77777777" w:rsidR="00413B39" w:rsidRPr="00686B55" w:rsidRDefault="00413B39" w:rsidP="00413B39">
                      <w:pPr>
                        <w:pStyle w:val="Descripcin"/>
                        <w:rPr>
                          <w:noProof/>
                          <w:sz w:val="22"/>
                          <w:szCs w:val="22"/>
                        </w:rPr>
                      </w:pPr>
                      <w:r>
                        <w:t xml:space="preserve">Figura </w:t>
                      </w:r>
                      <w:fldSimple w:instr=" SEQ Figura \* ARABIC ">
                        <w:r>
                          <w:rPr>
                            <w:noProof/>
                          </w:rPr>
                          <w:t>6</w:t>
                        </w:r>
                      </w:fldSimple>
                      <w:r>
                        <w:t>: Rosa de los vientos a 58 m</w:t>
                      </w:r>
                    </w:p>
                  </w:txbxContent>
                </v:textbox>
                <w10:wrap type="square" anchorx="margin"/>
              </v:shape>
            </w:pict>
          </mc:Fallback>
        </mc:AlternateContent>
      </w:r>
      <w:r>
        <w:rPr>
          <w:noProof/>
        </w:rPr>
        <mc:AlternateContent>
          <mc:Choice Requires="wps">
            <w:drawing>
              <wp:anchor distT="0" distB="0" distL="114300" distR="114300" simplePos="0" relativeHeight="251692032" behindDoc="0" locked="0" layoutInCell="1" allowOverlap="1" wp14:anchorId="55555AE7" wp14:editId="468D3B84">
                <wp:simplePos x="0" y="0"/>
                <wp:positionH relativeFrom="column">
                  <wp:posOffset>3518535</wp:posOffset>
                </wp:positionH>
                <wp:positionV relativeFrom="paragraph">
                  <wp:posOffset>156845</wp:posOffset>
                </wp:positionV>
                <wp:extent cx="2443480" cy="257175"/>
                <wp:effectExtent l="0" t="0" r="0" b="9525"/>
                <wp:wrapSquare wrapText="bothSides"/>
                <wp:docPr id="1780981136" name="Cuadro de texto 1"/>
                <wp:cNvGraphicFramePr/>
                <a:graphic xmlns:a="http://schemas.openxmlformats.org/drawingml/2006/main">
                  <a:graphicData uri="http://schemas.microsoft.com/office/word/2010/wordprocessingShape">
                    <wps:wsp>
                      <wps:cNvSpPr txBox="1"/>
                      <wps:spPr>
                        <a:xfrm>
                          <a:off x="0" y="0"/>
                          <a:ext cx="2443480" cy="257175"/>
                        </a:xfrm>
                        <a:prstGeom prst="rect">
                          <a:avLst/>
                        </a:prstGeom>
                        <a:solidFill>
                          <a:prstClr val="white"/>
                        </a:solidFill>
                        <a:ln>
                          <a:noFill/>
                        </a:ln>
                      </wps:spPr>
                      <wps:txbx>
                        <w:txbxContent>
                          <w:p xmlns:ns25="urn:tmp" w14:paraId="0BB3FBFB" w14:textId="77777777" w:rsidR="00413B39" w:rsidRPr="007868A5" w:rsidRDefault="00413B39" w:rsidP="00413B39">
                            <w:pPr>
                              <w:pStyle w:val="Descripcin"/>
                              <w:rPr>
                                <w:noProof/>
                                <w:sz w:val="22"/>
                                <w:szCs w:val="22"/>
                              </w:rPr>
                            </w:pPr>
                            <w:r>
                              <w:t xml:space="preserve">Figura </w:t>
                            </w:r>
                            <w:fldSimple w:instr=" SEQ Figura \* ARABIC ">
                              <w:r>
                                <w:rPr>
                                  <w:noProof/>
                                </w:rPr>
                                <w:t>12</w:t>
                              </w:r>
                            </w:fldSimple>
                            <w:r>
                              <w:t>: Rosa de los vientos en Bilbao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555AE7" id="_x0000_s1041" type="#_x0000_t202" style="position:absolute;left:0;text-align:left;margin-left:277.05pt;margin-top:12.35pt;width:192.4pt;height:20.2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" stroked="f">
                <v:textbox inset="0,0,0,0">
                  <w:txbxContent>
                    <w:p w14:paraId="0BB3FBFB" w14:textId="77777777" w:rsidR="00413B39" w:rsidRPr="007868A5" w:rsidRDefault="00413B39" w:rsidP="00413B39">
                      <w:pPr>
                        <w:pStyle w:val="Descripcin"/>
                        <w:rPr>
                          <w:noProof/>
                          <w:sz w:val="22"/>
                          <w:szCs w:val="22"/>
                        </w:rPr>
                      </w:pPr>
                      <w:r>
                        <w:t xml:space="preserve">Figura </w:t>
                      </w:r>
                      <w:fldSimple w:instr=" SEQ Figura \* ARABIC ">
                        <w:r>
                          <w:rPr>
                            <w:noProof/>
                          </w:rPr>
                          <w:t>5</w:t>
                        </w:r>
                      </w:fldSimple>
                      <w:r>
                        <w:t>: Rosa de los vientos en Bilbao</w:t>
                      </w:r>
                    </w:p>
                  </w:txbxContent>
                </v:textbox>
                <w10:wrap type="square"/>
              </v:shape>
            </w:pict>
          </mc:Fallback>
        </mc:AlternateContent>
      </w:r>
    </w:p>
    <w:p w14:paraId="7EBDD75C" w14:textId="77777777" w:rsidR="00413B39" w:rsidRDefault="00413B39" w:rsidP="00413B39">
      <w:pPr>
        <w:spacing w:line="360" w:lineRule="auto"/>
      </w:pPr>
      <w:r>
        <w:rPr>
          <w:noProof/>
        </w:rPr>
        <w:drawing>
          <wp:anchor distT="0" distB="0" distL="114300" distR="114300" simplePos="0" relativeHeight="251691008" behindDoc="0" locked="0" layoutInCell="1" allowOverlap="1" wp14:anchorId="33310A80" wp14:editId="7B6C9847">
            <wp:simplePos x="0" y="0"/>
            <wp:positionH relativeFrom="margin">
              <wp:align>left</wp:align>
            </wp:positionH>
            <wp:positionV relativeFrom="paragraph">
              <wp:posOffset>43815</wp:posOffset>
            </wp:positionV>
            <wp:extent cx="2788920" cy="2150110"/>
            <wp:effectExtent l="0" t="0" r="0" b="2540"/>
            <wp:wrapSquare wrapText="bothSides"/>
            <wp:docPr id="407118006" name="Imagen 15"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18006" name="Imagen 15" descr="Gráfico, Gráfico radial&#10;&#10;El contenido generado por IA puede ser incorrecto."/>
                    <pic:cNvPicPr>
                      <a:picLocks noChangeAspect="1" noChangeArrowheads="1"/>
                    </pic:cNvPicPr>
                  </pic:nvPicPr>
                  <pic:blipFill rotWithShape="1">
                    <a:blip r:embed="rId29">
                      <a:extLst>
                        <a:ext uri="{28A0092B-C50C-407E-A947-70E740481C1C}">
                          <a14:useLocalDpi xmlns:a14="http://schemas.microsoft.com/office/drawing/2010/main" val="0"/>
                        </a:ext>
                      </a:extLst>
                    </a:blip>
                    <a:srcRect l="7271" t="7233" r="16704"/>
                    <a:stretch>
                      <a:fillRect/>
                    </a:stretch>
                  </pic:blipFill>
                  <pic:spPr bwMode="auto">
                    <a:xfrm>
                      <a:off x="0" y="0"/>
                      <a:ext cx="2788920" cy="215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101ADC73" wp14:editId="7187D69B">
            <wp:simplePos x="0" y="0"/>
            <wp:positionH relativeFrom="margin">
              <wp:posOffset>3516630</wp:posOffset>
            </wp:positionH>
            <wp:positionV relativeFrom="paragraph">
              <wp:posOffset>26670</wp:posOffset>
            </wp:positionV>
            <wp:extent cx="2443480" cy="2141220"/>
            <wp:effectExtent l="0" t="0" r="0" b="0"/>
            <wp:wrapSquare wrapText="bothSides"/>
            <wp:docPr id="400396882" name="Imagen 13" descr="Gráfico, Gráfico rad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74369" name="Imagen 13" descr="Gráfico, Gráfico radial&#10;&#10;El contenido generado por IA puede ser incorrecto."/>
                    <pic:cNvPicPr>
                      <a:picLocks noChangeAspect="1" noChangeArrowheads="1"/>
                    </pic:cNvPicPr>
                  </pic:nvPicPr>
                  <pic:blipFill rotWithShape="1">
                    <a:blip r:embed="rId24">
                      <a:extLst>
                        <a:ext uri="{28A0092B-C50C-407E-A947-70E740481C1C}">
                          <a14:useLocalDpi xmlns:a14="http://schemas.microsoft.com/office/drawing/2010/main" val="0"/>
                        </a:ext>
                      </a:extLst>
                    </a:blip>
                    <a:srcRect l="19990" t="6486" r="21930" b="6718"/>
                    <a:stretch>
                      <a:fillRect/>
                    </a:stretch>
                  </pic:blipFill>
                  <pic:spPr bwMode="auto">
                    <a:xfrm>
                      <a:off x="0" y="0"/>
                      <a:ext cx="2443480" cy="2141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FBEBF7" w14:textId="77777777" w:rsidR="00413B39" w:rsidRDefault="00413B39" w:rsidP="00413B39">
      <w:pPr>
        <w:spacing w:line="360" w:lineRule="auto"/>
      </w:pPr>
    </w:p>
    <w:p w14:paraId="02985334" w14:textId="77777777" w:rsidR="00413B39" w:rsidRDefault="00413B39" w:rsidP="00413B39">
      <w:pPr>
        <w:spacing w:line="360" w:lineRule="auto"/>
      </w:pPr>
    </w:p>
    <w:p w14:paraId="28BC97A8" w14:textId="77777777" w:rsidR="00413B39" w:rsidRDefault="00413B39" w:rsidP="00413B39">
      <w:pPr>
        <w:spacing w:line="360" w:lineRule="auto"/>
      </w:pPr>
    </w:p>
    <w:p w14:paraId="6612D07D" w14:textId="77777777" w:rsidR="00413B39" w:rsidRDefault="00413B39" w:rsidP="00413B39">
      <w:pPr>
        <w:spacing w:line="360" w:lineRule="auto"/>
      </w:pPr>
    </w:p>
    <w:p w14:paraId="7AD52EB0" w14:textId="77777777" w:rsidR="00413B39" w:rsidRDefault="00413B39" w:rsidP="00413B39">
      <w:pPr>
        <w:spacing w:line="360" w:lineRule="auto"/>
      </w:pPr>
    </w:p>
    <w:p w14:paraId="5F6D09A0" w14:textId="77777777" w:rsidR="00413B39" w:rsidRDefault="00413B39" w:rsidP="00413B39">
      <w:pPr>
        <w:spacing w:line="360" w:lineRule="auto"/>
      </w:pPr>
      <w:r>
        <w:t>En el análisis comparativo inicial, se identifica una discrepancia significativa entre la rosa de los vientos de la localización de origen desconocido y la correspondiente al emplazamiento de Bilbao, tanto en dirección predominante como en velocidad media del viento.</w:t>
      </w:r>
    </w:p>
    <w:p w14:paraId="75172A58" w14:textId="77777777" w:rsidR="00413B39" w:rsidRDefault="00413B39" w:rsidP="00413B39">
      <w:pPr>
        <w:spacing w:line="360" w:lineRule="auto"/>
      </w:pPr>
      <w:r>
        <w:t>Con el objetivo de adaptar los datos de entrada a las condiciones de Bilbao a 10 m, se aplica una rotación de 90° en sentido antihorario a las direcciones del viento, modificando así la dirección predominante original del noreste–este-noreste (NE–ENE) hacia un patrón noroeste–este-noroeste (NW–WNW), coherente con la climatología de Bilbao.</w:t>
      </w:r>
    </w:p>
    <w:p w14:paraId="14C06F67" w14:textId="77777777" w:rsidR="00413B39" w:rsidRPr="00FD1DDE" w:rsidRDefault="00413B39" w:rsidP="00413B39">
      <w:pPr>
        <w:spacing w:line="360" w:lineRule="auto"/>
      </w:pPr>
      <w:commentRangeStart w:id="96"/>
      <w:r>
        <w:t xml:space="preserve">Teniendo en cuenta los 58 m, para adaptar la rosa de vientos es necesario realizar una transformación sobre las direcciones del viento. Esta transformación consiste en invertir el sentido angular y aplicar una rotación adicional de 90° en sentido antihoraria. De esta forma, la distribución original con predominancia hacia el </w:t>
      </w:r>
      <w:r>
        <w:rPr>
          <w:b/>
          <w:bCs/>
        </w:rPr>
        <w:t>sur</w:t>
      </w:r>
      <w:r>
        <w:t xml:space="preserve"> (S) se ajusta para reflejar correctamente un patrón predominante hacia el </w:t>
      </w:r>
      <w:r>
        <w:rPr>
          <w:b/>
          <w:bCs/>
        </w:rPr>
        <w:t>oeste</w:t>
      </w:r>
      <w:r>
        <w:t xml:space="preserve"> (W), más acorde con el formato de representación polar empleado en la segunda imagen.</w:t>
      </w:r>
      <w:commentRangeEnd w:id="96"/>
      <w:r>
        <w:rPr>
          <w:rStyle w:val="Refdecomentario"/>
        </w:rPr>
        <w:commentReference w:id="96"/>
      </w:r>
    </w:p>
    <w:p w14:paraId="357E7898" w14:textId="77777777" w:rsidR="00413B39" w:rsidRDefault="00413B39" w:rsidP="00413B39">
      <w:pPr>
        <w:spacing w:line="360" w:lineRule="auto"/>
      </w:pPr>
      <w:r>
        <w:t>Por otro lado, se observa que la velocidad media del viento en los datos originales es de 3,73 m/s, mientras que en Bilbao asciende a 6,68 m/s. Para equiparar ambas distribuciones, se aplica un factor de corrección multiplicativo de 1,79 sobre los valores de velocidad registrados.</w:t>
      </w:r>
    </w:p>
    <w:p xmlns:ns26="urn:tmp" w14:paraId="4FE51F35" w14:textId="318911B5" w:rsidR="00413B39" w:rsidRDefault="00413B39" w:rsidP="00413B39">
      <w:pPr>
        <w:pStyle w:val="Descripcin"/>
        <w:keepNext/>
        <w:jc w:val="center"/>
      </w:pPr>
      <w:r>
        <w:t xml:space="preserve">Tabla </w:t>
      </w:r>
      <w:fldSimple w:instr=" SEQ Tabla \* ARABIC ">
        <w:r>
          <w:rPr>
            <w:noProof/>
          </w:rPr>
          <w:t>15</w:t>
        </w:r>
      </w:fldSimple>
      <w:r>
        <w:t>: Tabla de ajustes aplicados</w:t>
      </w:r>
    </w:p>
    <w:tbl>
      <w:tblPr>
        <w:tblStyle w:val="Tablaconcuadrculaclara"/>
        <w:tblW w:w="0" w:type="auto"/>
        <w:jc w:val="center"/>
        <w:tblLook w:val="04A0" w:firstRow="1" w:lastRow="0" w:firstColumn="1" w:lastColumn="0" w:noHBand="0" w:noVBand="1"/>
      </w:tblPr>
      <w:tblGrid>
        <w:gridCol w:w="2133"/>
        <w:gridCol w:w="2505"/>
        <w:gridCol w:w="2936"/>
        <w:gridCol w:w="1683"/>
      </w:tblGrid>
      <w:tr w:rsidR="00413B39" w:rsidRPr="00E93820" w14:paraId="2FDAA12C" w14:textId="77777777" w:rsidTr="00713643">
        <w:trPr>
          <w:trHeight w:val="529"/>
          <w:jc w:val="center"/>
        </w:trPr>
        <w:tc>
          <w:tcPr>
            <w:tcW w:w="0" w:type="auto"/>
            <w:vAlign w:val="center"/>
            <w:hideMark/>
          </w:tcPr>
          <w:p w14:paraId="23EB12BE" w14:textId="77777777" w:rsidR="00413B39" w:rsidRPr="00E93820" w:rsidRDefault="00413B39" w:rsidP="00713643">
            <w:pPr>
              <w:spacing w:after="200" w:line="360" w:lineRule="auto"/>
              <w:jc w:val="center"/>
              <w:rPr>
                <w:b/>
                <w:bCs/>
                <w:sz w:val="18"/>
                <w:szCs w:val="18"/>
              </w:rPr>
            </w:pPr>
            <w:r>
              <w:rPr>
                <w:b/>
                <w:bCs/>
                <w:sz w:val="18"/>
                <w:szCs w:val="18"/>
              </w:rPr>
              <w:t>Parámetro</w:t>
            </w:r>
          </w:p>
        </w:tc>
        <w:tc>
          <w:tcPr>
            <w:tcW w:w="0" w:type="auto"/>
            <w:vAlign w:val="center"/>
            <w:hideMark/>
          </w:tcPr>
          <w:p w14:paraId="0C3AB860" w14:textId="77777777" w:rsidR="00413B39" w:rsidRPr="00E93820" w:rsidRDefault="00413B39" w:rsidP="00713643">
            <w:pPr>
              <w:spacing w:after="200" w:line="360" w:lineRule="auto"/>
              <w:jc w:val="center"/>
              <w:rPr>
                <w:b/>
                <w:bCs/>
                <w:sz w:val="18"/>
                <w:szCs w:val="18"/>
              </w:rPr>
            </w:pPr>
            <w:r>
              <w:rPr>
                <w:b/>
                <w:bCs/>
                <w:sz w:val="18"/>
                <w:szCs w:val="18"/>
              </w:rPr>
              <w:t>Localización desconocida</w:t>
            </w:r>
          </w:p>
        </w:tc>
        <w:tc>
          <w:tcPr>
            <w:tcW w:w="0" w:type="auto"/>
            <w:vAlign w:val="center"/>
            <w:hideMark/>
          </w:tcPr>
          <w:p w14:paraId="43BFFAF0" w14:textId="77777777" w:rsidR="00413B39" w:rsidRPr="00E93820" w:rsidRDefault="00413B39" w:rsidP="00713643">
            <w:pPr>
              <w:spacing w:after="200" w:line="360" w:lineRule="auto"/>
              <w:jc w:val="center"/>
              <w:rPr>
                <w:b/>
                <w:bCs/>
                <w:sz w:val="18"/>
                <w:szCs w:val="18"/>
              </w:rPr>
            </w:pPr>
            <w:r>
              <w:rPr>
                <w:b/>
                <w:bCs/>
                <w:sz w:val="18"/>
                <w:szCs w:val="18"/>
              </w:rPr>
              <w:t>Transformación aplicada</w:t>
            </w:r>
          </w:p>
        </w:tc>
        <w:tc>
          <w:tcPr>
            <w:tcW w:w="0" w:type="auto"/>
            <w:vAlign w:val="center"/>
            <w:hideMark/>
          </w:tcPr>
          <w:p w14:paraId="370AAEA4" w14:textId="77777777" w:rsidR="00413B39" w:rsidRPr="00E93820" w:rsidRDefault="00413B39" w:rsidP="00713643">
            <w:pPr>
              <w:spacing w:after="200" w:line="360" w:lineRule="auto"/>
              <w:jc w:val="center"/>
              <w:rPr>
                <w:b/>
                <w:bCs/>
                <w:sz w:val="18"/>
                <w:szCs w:val="18"/>
              </w:rPr>
            </w:pPr>
            <w:r>
              <w:rPr>
                <w:b/>
                <w:bCs/>
                <w:sz w:val="18"/>
                <w:szCs w:val="18"/>
              </w:rPr>
              <w:t>Bilbao (objetivo)</w:t>
            </w:r>
          </w:p>
        </w:tc>
      </w:tr>
      <w:tr w:rsidR="00413B39" w:rsidRPr="00E93820" w14:paraId="6ACC65C2" w14:textId="77777777" w:rsidTr="00713643">
        <w:trPr>
          <w:trHeight w:val="529"/>
          <w:jc w:val="center"/>
        </w:trPr>
        <w:tc>
          <w:tcPr>
            <w:tcW w:w="0" w:type="auto"/>
            <w:vAlign w:val="center"/>
            <w:hideMark/>
          </w:tcPr>
          <w:p w14:paraId="7165D56C" w14:textId="77777777" w:rsidR="00413B39" w:rsidRPr="00E93820" w:rsidRDefault="00413B39" w:rsidP="00713643">
            <w:pPr>
              <w:spacing w:after="200" w:line="360" w:lineRule="auto"/>
              <w:jc w:val="center"/>
              <w:rPr>
                <w:sz w:val="18"/>
                <w:szCs w:val="18"/>
              </w:rPr>
            </w:pPr>
            <w:r>
              <w:rPr>
                <w:sz w:val="18"/>
                <w:szCs w:val="18"/>
              </w:rPr>
              <w:t xml:space="preserve">Dirección a 10 m</w:t>
            </w:r>
          </w:p>
        </w:tc>
        <w:tc>
          <w:tcPr>
            <w:tcW w:w="0" w:type="auto"/>
            <w:vAlign w:val="center"/>
            <w:hideMark/>
          </w:tcPr>
          <w:p w14:paraId="6AB9722A" w14:textId="77777777" w:rsidR="00413B39" w:rsidRPr="00E93820" w:rsidRDefault="00413B39" w:rsidP="00713643">
            <w:pPr>
              <w:spacing w:after="200" w:line="360" w:lineRule="auto"/>
              <w:jc w:val="center"/>
              <w:rPr>
                <w:sz w:val="18"/>
                <w:szCs w:val="18"/>
              </w:rPr>
            </w:pPr>
            <w:r>
              <w:rPr>
                <w:sz w:val="18"/>
                <w:szCs w:val="18"/>
              </w:rPr>
              <w:t>NE–ENE</w:t>
            </w:r>
          </w:p>
        </w:tc>
        <w:tc>
          <w:tcPr>
            <w:tcW w:w="0" w:type="auto"/>
            <w:vAlign w:val="center"/>
            <w:hideMark/>
          </w:tcPr>
          <w:p w14:paraId="675D9EAE" w14:textId="77777777" w:rsidR="00413B39" w:rsidRPr="00E93820" w:rsidRDefault="00413B39" w:rsidP="00713643">
            <w:pPr>
              <w:spacing w:after="200" w:line="360" w:lineRule="auto"/>
              <w:jc w:val="center"/>
              <w:rPr>
                <w:sz w:val="18"/>
                <w:szCs w:val="18"/>
              </w:rPr>
            </w:pPr>
            <w:r>
              <w:rPr>
                <w:sz w:val="18"/>
                <w:szCs w:val="18"/>
              </w:rPr>
              <w:t>Rotar 90° en sentido antihorario</w:t>
            </w:r>
          </w:p>
        </w:tc>
        <w:tc>
          <w:tcPr>
            <w:tcW w:w="0" w:type="auto"/>
            <w:vAlign w:val="center"/>
            <w:hideMark/>
          </w:tcPr>
          <w:p w14:paraId="0D9D68DC" w14:textId="77777777" w:rsidR="00413B39" w:rsidRPr="00E93820" w:rsidRDefault="00413B39" w:rsidP="00713643">
            <w:pPr>
              <w:spacing w:after="200" w:line="360" w:lineRule="auto"/>
              <w:jc w:val="center"/>
              <w:rPr>
                <w:sz w:val="18"/>
                <w:szCs w:val="18"/>
              </w:rPr>
            </w:pPr>
            <w:r>
              <w:rPr>
                <w:sz w:val="18"/>
                <w:szCs w:val="18"/>
              </w:rPr>
              <w:t>NW–WNW</w:t>
            </w:r>
          </w:p>
        </w:tc>
      </w:tr>
      <w:tr w:rsidR="00413B39" w:rsidRPr="00E93820" w14:paraId="3E022176" w14:textId="77777777" w:rsidTr="00713643">
        <w:trPr>
          <w:trHeight w:val="529"/>
          <w:jc w:val="center"/>
        </w:trPr>
        <w:tc>
          <w:tcPr>
            <w:tcW w:w="0" w:type="auto"/>
            <w:vAlign w:val="center"/>
          </w:tcPr>
          <w:p w14:paraId="3E68B944" w14:textId="77777777" w:rsidR="00413B39" w:rsidRPr="00E93820" w:rsidRDefault="00413B39" w:rsidP="00713643">
            <w:pPr>
              <w:spacing w:line="360" w:lineRule="auto"/>
              <w:jc w:val="center"/>
              <w:rPr>
                <w:sz w:val="18"/>
                <w:szCs w:val="18"/>
              </w:rPr>
            </w:pPr>
            <w:r>
              <w:rPr>
                <w:sz w:val="18"/>
                <w:szCs w:val="18"/>
              </w:rPr>
              <w:t>Dirección a 58 m</w:t>
            </w:r>
          </w:p>
        </w:tc>
        <w:tc>
          <w:tcPr>
            <w:tcW w:w="0" w:type="auto"/>
            <w:vAlign w:val="center"/>
          </w:tcPr>
          <w:p w14:paraId="52982DDC" w14:textId="77777777" w:rsidR="00413B39" w:rsidRPr="00E93820" w:rsidRDefault="00413B39" w:rsidP="00713643">
            <w:pPr>
              <w:spacing w:line="360" w:lineRule="auto"/>
              <w:jc w:val="center"/>
              <w:rPr>
                <w:sz w:val="18"/>
                <w:szCs w:val="18"/>
              </w:rPr>
            </w:pPr>
            <w:r>
              <w:rPr>
                <w:sz w:val="18"/>
                <w:szCs w:val="18"/>
              </w:rPr>
              <w:t>S</w:t>
            </w:r>
          </w:p>
        </w:tc>
        <w:tc>
          <w:tcPr>
            <w:tcW w:w="0" w:type="auto"/>
            <w:vAlign w:val="center"/>
          </w:tcPr>
          <w:p w14:paraId="332427B1" w14:textId="77777777" w:rsidR="00413B39" w:rsidRPr="00E93820" w:rsidRDefault="00413B39" w:rsidP="00713643">
            <w:pPr>
              <w:spacing w:line="360" w:lineRule="auto"/>
              <w:jc w:val="center"/>
              <w:rPr>
                <w:sz w:val="18"/>
                <w:szCs w:val="18"/>
              </w:rPr>
            </w:pPr>
            <w:r>
              <w:rPr>
                <w:sz w:val="18"/>
                <w:szCs w:val="18"/>
              </w:rPr>
              <w:t>Rotar 90° en sentido antihorario</w:t>
            </w:r>
          </w:p>
        </w:tc>
        <w:tc>
          <w:tcPr>
            <w:tcW w:w="0" w:type="auto"/>
            <w:vAlign w:val="center"/>
          </w:tcPr>
          <w:p w14:paraId="0D1371D1" w14:textId="77777777" w:rsidR="00413B39" w:rsidRPr="00E93820" w:rsidRDefault="00413B39" w:rsidP="00713643">
            <w:pPr>
              <w:spacing w:line="360" w:lineRule="auto"/>
              <w:jc w:val="center"/>
              <w:rPr>
                <w:sz w:val="18"/>
                <w:szCs w:val="18"/>
              </w:rPr>
            </w:pPr>
            <w:r>
              <w:rPr>
                <w:sz w:val="18"/>
                <w:szCs w:val="18"/>
              </w:rPr>
              <w:t>W</w:t>
            </w:r>
          </w:p>
        </w:tc>
      </w:tr>
      <w:tr w:rsidR="00413B39" w:rsidRPr="00E93820" w14:paraId="28A3FE56" w14:textId="77777777" w:rsidTr="00713643">
        <w:trPr>
          <w:trHeight w:val="529"/>
          <w:jc w:val="center"/>
        </w:trPr>
        <w:tc>
          <w:tcPr>
            <w:tcW w:w="0" w:type="auto"/>
            <w:vAlign w:val="center"/>
            <w:hideMark/>
          </w:tcPr>
          <w:p w14:paraId="72CA9118" w14:textId="77777777" w:rsidR="00413B39" w:rsidRPr="00E93820" w:rsidRDefault="00413B39" w:rsidP="00713643">
            <w:pPr>
              <w:spacing w:after="200" w:line="360" w:lineRule="auto"/>
              <w:jc w:val="center"/>
              <w:rPr>
                <w:sz w:val="18"/>
                <w:szCs w:val="18"/>
              </w:rPr>
            </w:pPr>
            <w:r>
              <w:rPr>
                <w:sz w:val="18"/>
                <w:szCs w:val="18"/>
              </w:rPr>
              <w:t>Velocidad media (m/s)</w:t>
            </w:r>
          </w:p>
        </w:tc>
        <w:tc>
          <w:tcPr>
            <w:tcW w:w="0" w:type="auto"/>
            <w:vAlign w:val="center"/>
            <w:hideMark/>
          </w:tcPr>
          <w:p w14:paraId="602D2EC4" w14:textId="77777777" w:rsidR="00413B39" w:rsidRPr="00E93820" w:rsidRDefault="00413B39" w:rsidP="00713643">
            <w:pPr>
              <w:spacing w:after="200" w:line="360" w:lineRule="auto"/>
              <w:jc w:val="center"/>
              <w:rPr>
                <w:sz w:val="18"/>
                <w:szCs w:val="18"/>
              </w:rPr>
            </w:pPr>
            <w:r>
              <w:rPr>
                <w:sz w:val="18"/>
                <w:szCs w:val="18"/>
              </w:rPr>
              <w:t>3,73</w:t>
            </w:r>
          </w:p>
        </w:tc>
        <w:tc>
          <w:tcPr>
            <w:tcW w:w="0" w:type="auto"/>
            <w:vAlign w:val="center"/>
            <w:hideMark/>
          </w:tcPr>
          <w:p w14:paraId="40680885" w14:textId="77777777" w:rsidR="00413B39" w:rsidRPr="00E93820" w:rsidRDefault="00413B39" w:rsidP="00713643">
            <w:pPr>
              <w:spacing w:after="200" w:line="360" w:lineRule="auto"/>
              <w:jc w:val="center"/>
              <w:rPr>
                <w:sz w:val="18"/>
                <w:szCs w:val="18"/>
              </w:rPr>
            </w:pPr>
            <w:r>
              <w:rPr>
                <w:sz w:val="18"/>
                <w:szCs w:val="18"/>
              </w:rPr>
              <w:t>Multiplicar por 1,79</w:t>
            </w:r>
          </w:p>
        </w:tc>
        <w:tc>
          <w:tcPr>
            <w:tcW w:w="0" w:type="auto"/>
            <w:vAlign w:val="center"/>
            <w:hideMark/>
          </w:tcPr>
          <w:p w14:paraId="721B9EB2" w14:textId="77777777" w:rsidR="00413B39" w:rsidRPr="00E93820" w:rsidRDefault="00413B39" w:rsidP="00713643">
            <w:pPr>
              <w:spacing w:after="200" w:line="360" w:lineRule="auto"/>
              <w:jc w:val="center"/>
              <w:rPr>
                <w:sz w:val="18"/>
                <w:szCs w:val="18"/>
              </w:rPr>
            </w:pPr>
            <w:r>
              <w:rPr>
                <w:sz w:val="18"/>
                <w:szCs w:val="18"/>
              </w:rPr>
              <w:t>6,68</w:t>
            </w:r>
          </w:p>
        </w:tc>
      </w:tr>
    </w:tbl>
    <w:p w14:paraId="366103D5" w14:textId="77777777" w:rsidR="00413B39" w:rsidRPr="003457CD" w:rsidRDefault="00413B39" w:rsidP="00413B39">
      <w:pPr>
        <w:spacing w:line="360" w:lineRule="auto"/>
      </w:pPr>
      <w:r>
        <w:t xml:space="preserve">Otra característica que es necesaria abordar es el concepto de estabilidad atmosférica</w:t>
      </w:r>
      <w:r>
        <w:rPr>
          <w:b/>
          <w:bCs/>
        </w:rPr>
        <w:t>.</w:t>
      </w:r>
      <w:r>
        <w:t xml:space="preserve"> La estabilidad atmosférica se define como la capacidad de una masa de aire para oponerse o facilitar los movimientos verticales dentro de la atmósfera. Este parámetro resulta fundamental en el análisis de procesos meteorológicos relevantes, tales como la convección, la formación de nubes, el desarrollo de precipitaciones, la dispersión de contaminantes atmosféricos y la visibilidad horizontal.</w:t>
      </w:r>
    </w:p>
    <w:p w14:paraId="42DCCD02" w14:textId="77777777" w:rsidR="00413B39" w:rsidRPr="003457CD" w:rsidRDefault="00413B39" w:rsidP="00413B39">
      <w:pPr>
        <w:spacing w:line="360" w:lineRule="auto"/>
      </w:pPr>
      <w:r>
        <w:t>Desde un punto de vista termodinámico, la estabilidad se evalúa comparando la temperatura de una parcela de aire en ascenso con la temperatura del entorno en niveles sucesivos de altitud. Si la parcela asciende y se mantiene más cálida que el ambiente, continuará su ascenso (atmósfera inestable); si es más fría, tenderá a descender (atmósfera estable).</w:t>
      </w:r>
    </w:p>
    <w:p w14:paraId="2BB19C45" w14:textId="77777777" w:rsidR="00413B39" w:rsidRPr="003457CD" w:rsidRDefault="00413B39" w:rsidP="00413B39">
      <w:pPr>
        <w:spacing w:line="360" w:lineRule="auto"/>
      </w:pPr>
      <w:r>
        <w:t xml:space="preserve">En cumplimiento de lo establecido por la Regulatory Guide 1.23 (RG 1.23) </w:t>
      </w:r>
      <w:del w:id="90138" w:author="Claude" w:date="2026-10-20T00:00:00Z">
        <w:r>
          <w:delText xml:space="preserve">de la NRC ,</w:delText>
        </w:r>
      </w:del>
      <w:ins w:id="90139" w:author="Claude" w:date="2026-10-20T00:00:00Z"/>
      <w:ins w:id="92311" w:author="Claude" w:date="2026-10-20T00:00:00Z">
        <w:r>
          <w:t>de la NRC</w:t>
        </w:r>
      </w:ins>
      <w:sdt>
        <w:sdtPr>
          <w:id w:val="283986757"/>
          <w:citation/>
        </w:sdtPr>
        <w:sdtContent>
          <w:ins w:id="92310" w:author="Claude" w:date="2026-10-20T00:00:00Z">
            <w:r>
              <w:fldChar w:fldCharType="begin"/>
            </w:r>
            <w:r>
              <w:instrText xml:space="preserve"> CITATION RG123 \l 3082 </w:instrText>
            </w:r>
            <w:r>
              <w:fldChar w:fldCharType="separate"/>
            </w:r>
            <w:r>
              <w:rPr>
                <w:noProof/>
              </w:rPr>
              <w:t xml:space="preserve"> [39]</w:t>
            </w:r>
            <w:r>
              <w:fldChar w:fldCharType="end"/>
            </w:r>
          </w:ins>
        </w:sdtContent>
      </w:sdt>
      <w:ins w:id="92312" w:author="Claude" w:date="2026-10-20T00:00:00Z">
        <w:r>
          <w:t>,</w:t>
        </w:r>
      </w:ins>
      <w:r>
        <w:t xml:space="preserve"> se emplea el método del gradiente térmico vertical </w:t>
      </w:r>
      <w:r>
        <w:rPr>
          <w:rFonts w:ascii="Aptos" w:eastAsia="Aptos" w:hAnsi="Aptos" w:cs="Times New Roman"/>
          <w:kern w:val="2"/>
          <w:lang w:eastAsia="en-US"/>
          <w14:ligatures w14:val="standardContextual"/>
        </w:rPr>
        <w:t>(ΔT/ΔZ)</w:t>
      </w:r>
      <w:r>
        <w:t xml:space="preserve"> como criterio para la clasificación de la estabilidad atmosférica. Este método se basa en la diferencia de temperatura medida entre dos niveles estándar, típicamente a 10 metros y 60 metros sobre el nivel del terreno.</w:t>
      </w:r>
    </w:p>
    <w:p w14:paraId="57C4D509" w14:textId="77777777" w:rsidR="00413B39" w:rsidRDefault="00413B39" w:rsidP="00413B39">
      <w:pPr>
        <w:spacing w:line="360" w:lineRule="auto"/>
      </w:pPr>
      <w:r>
        <w:t xml:space="preserve">De acuerdo con esta guía, se definen siete clases de estabilidad atmosférica, de la A a la G en función del valor del gradiente térmico vertical expresado en grados Celsius por cada 100 metros. Estas clases se interpretan conforme a la siguiente tabla:</w:t>
      </w:r>
    </w:p>
    <w:tbl>
      <w:tblPr>
        <w:tblStyle w:val="Tablaconcuadrcula"/>
        <w:tblpPr w:leftFromText="141" w:rightFromText="141" w:vertAnchor="text" w:horzAnchor="margin" w:tblpXSpec="center" w:tblpY="494"/>
        <w:tblW w:w="0" w:type="auto"/>
        <w:tblLook w:val="04A0" w:firstRow="1" w:lastRow="0" w:firstColumn="1" w:lastColumn="0" w:noHBand="0" w:noVBand="1"/>
      </w:tblPr>
      <w:tblGrid>
        <w:gridCol w:w="802"/>
        <w:gridCol w:w="2293"/>
        <w:gridCol w:w="4413"/>
      </w:tblGrid>
      <w:tr w:rsidR="00413B39" w:rsidRPr="004466D9" w14:paraId="15F5AA5D" w14:textId="77777777" w:rsidTr="001E7013">
        <w:tc>
          <w:tcPr>
            <w:tcW w:w="665" w:type="dxa"/>
            <w:hideMark/>
          </w:tcPr>
          <w:p w14:paraId="352DAF89" w14:textId="77777777" w:rsidR="00413B39" w:rsidRPr="004466D9" w:rsidRDefault="00413B39" w:rsidP="00713643">
            <w:pPr>
              <w:spacing w:after="160" w:line="259" w:lineRule="auto"/>
              <w:jc w:val="center"/>
              <w:rPr>
                <w:b/>
                <w:bCs/>
              </w:rPr>
            </w:pPr>
            <w:r>
              <w:rPr>
                <w:b/>
                <w:bCs/>
              </w:rPr>
              <w:t>Clase</w:t>
            </w:r>
          </w:p>
        </w:tc>
        <w:tc>
          <w:tcPr>
            <w:tcW w:w="2293" w:type="dxa"/>
            <w:hideMark/>
          </w:tcPr>
          <w:p w14:paraId="34B3D883" w14:textId="77777777" w:rsidR="00413B39" w:rsidRPr="004466D9" w:rsidRDefault="00413B39" w:rsidP="00713643">
            <w:pPr>
              <w:spacing w:after="160" w:line="259" w:lineRule="auto"/>
              <w:jc w:val="center"/>
              <w:rPr>
                <w:b/>
                <w:bCs/>
              </w:rPr>
            </w:pPr>
            <w:r>
              <w:rPr>
                <w:b/>
                <w:bCs/>
              </w:rPr>
              <w:t>ΔT/ΔZ (°C/100 m)</w:t>
            </w:r>
          </w:p>
        </w:tc>
        <w:tc>
          <w:tcPr>
            <w:tcW w:w="4413" w:type="dxa"/>
            <w:hideMark/>
          </w:tcPr>
          <w:p w14:paraId="7285E6D7" w14:textId="77777777" w:rsidR="00413B39" w:rsidRPr="004466D9" w:rsidRDefault="00413B39" w:rsidP="00713643">
            <w:pPr>
              <w:spacing w:after="160" w:line="259" w:lineRule="auto"/>
              <w:jc w:val="center"/>
              <w:rPr>
                <w:b/>
                <w:bCs/>
              </w:rPr>
            </w:pPr>
            <w:r>
              <w:rPr>
                <w:b/>
                <w:bCs/>
              </w:rPr>
              <w:t>Descripción</w:t>
            </w:r>
          </w:p>
        </w:tc>
      </w:tr>
      <w:tr w:rsidR="00413B39" w:rsidRPr="004466D9" w14:paraId="2863D1F7" w14:textId="77777777" w:rsidTr="001E7013">
        <w:tc>
          <w:tcPr>
            <w:tcW w:w="665" w:type="dxa"/>
            <w:hideMark/>
          </w:tcPr>
          <w:p w14:paraId="0C9566C3" w14:textId="77777777" w:rsidR="00413B39" w:rsidRPr="004466D9" w:rsidRDefault="00413B39" w:rsidP="00713643">
            <w:pPr>
              <w:spacing w:after="160" w:line="259" w:lineRule="auto"/>
              <w:jc w:val="center"/>
            </w:pPr>
            <w:r>
              <w:t>A</w:t>
            </w:r>
          </w:p>
        </w:tc>
        <w:tc>
          <w:tcPr>
            <w:tcW w:w="2293" w:type="dxa"/>
            <w:hideMark/>
          </w:tcPr>
          <w:p w14:paraId="5A940A6D" w14:textId="77777777" w:rsidR="00413B39" w:rsidRPr="004466D9" w:rsidRDefault="00413B39" w:rsidP="00713643">
            <w:pPr>
              <w:spacing w:after="160" w:line="259" w:lineRule="auto"/>
              <w:jc w:val="center"/>
            </w:pPr>
            <w:r>
              <w:t>≤ -1,9</w:t>
            </w:r>
          </w:p>
        </w:tc>
        <w:tc>
          <w:tcPr>
            <w:tcW w:w="4413" w:type="dxa"/>
            <w:hideMark/>
          </w:tcPr>
          <w:p w14:paraId="7C60CB4A" w14:textId="77777777" w:rsidR="00413B39" w:rsidRPr="004466D9" w:rsidRDefault="00413B39" w:rsidP="00713643">
            <w:pPr>
              <w:spacing w:after="160" w:line="259" w:lineRule="auto"/>
              <w:jc w:val="center"/>
            </w:pPr>
            <w:r>
              <w:t>Extremadamente inestable</w:t>
            </w:r>
          </w:p>
        </w:tc>
      </w:tr>
      <w:tr w:rsidR="00413B39" w:rsidRPr="004466D9" w14:paraId="362AAB5D" w14:textId="77777777" w:rsidTr="001E7013">
        <w:tc>
          <w:tcPr>
            <w:tcW w:w="665" w:type="dxa"/>
            <w:hideMark/>
          </w:tcPr>
          <w:p w14:paraId="187AC2C8" w14:textId="77777777" w:rsidR="00413B39" w:rsidRPr="004466D9" w:rsidRDefault="00413B39" w:rsidP="00713643">
            <w:pPr>
              <w:spacing w:after="160" w:line="259" w:lineRule="auto"/>
              <w:jc w:val="center"/>
            </w:pPr>
            <w:r>
              <w:t>B</w:t>
            </w:r>
          </w:p>
        </w:tc>
        <w:tc>
          <w:tcPr>
            <w:tcW w:w="2293" w:type="dxa"/>
            <w:hideMark/>
          </w:tcPr>
          <w:p w14:paraId="388F2229" w14:textId="77777777" w:rsidR="00413B39" w:rsidRPr="004466D9" w:rsidRDefault="00413B39" w:rsidP="00713643">
            <w:pPr>
              <w:spacing w:after="160" w:line="259" w:lineRule="auto"/>
              <w:jc w:val="center"/>
            </w:pPr>
            <w:r>
              <w:t>-1,9 a -1,7</w:t>
            </w:r>
          </w:p>
        </w:tc>
        <w:tc>
          <w:tcPr>
            <w:tcW w:w="4413" w:type="dxa"/>
            <w:hideMark/>
          </w:tcPr>
          <w:p w14:paraId="661E5EE0" w14:textId="77777777" w:rsidR="00413B39" w:rsidRPr="004466D9" w:rsidRDefault="00413B39" w:rsidP="00713643">
            <w:pPr>
              <w:spacing w:after="160" w:line="259" w:lineRule="auto"/>
              <w:jc w:val="center"/>
            </w:pPr>
            <w:r>
              <w:t>Moderadamente inestable</w:t>
            </w:r>
          </w:p>
        </w:tc>
      </w:tr>
      <w:tr w:rsidR="00413B39" w:rsidRPr="004466D9" w14:paraId="6D279961" w14:textId="77777777" w:rsidTr="001E7013">
        <w:tc>
          <w:tcPr>
            <w:tcW w:w="665" w:type="dxa"/>
            <w:hideMark/>
          </w:tcPr>
          <w:p w14:paraId="1DFCEF85" w14:textId="77777777" w:rsidR="00413B39" w:rsidRPr="004466D9" w:rsidRDefault="00413B39" w:rsidP="00713643">
            <w:pPr>
              <w:spacing w:after="160" w:line="259" w:lineRule="auto"/>
              <w:jc w:val="center"/>
            </w:pPr>
            <w:r>
              <w:t>C</w:t>
            </w:r>
          </w:p>
        </w:tc>
        <w:tc>
          <w:tcPr>
            <w:tcW w:w="2293" w:type="dxa"/>
            <w:hideMark/>
          </w:tcPr>
          <w:p w14:paraId="0B7D87E7" w14:textId="77777777" w:rsidR="00413B39" w:rsidRPr="004466D9" w:rsidRDefault="00413B39" w:rsidP="00713643">
            <w:pPr>
              <w:spacing w:after="160" w:line="259" w:lineRule="auto"/>
              <w:jc w:val="center"/>
            </w:pPr>
            <w:r>
              <w:t>-1,7 a -1,5</w:t>
            </w:r>
          </w:p>
        </w:tc>
        <w:tc>
          <w:tcPr>
            <w:tcW w:w="4413" w:type="dxa"/>
            <w:hideMark/>
          </w:tcPr>
          <w:p w14:paraId="69D36070" w14:textId="77777777" w:rsidR="00413B39" w:rsidRPr="004466D9" w:rsidRDefault="00413B39" w:rsidP="00713643">
            <w:pPr>
              <w:spacing w:after="160" w:line="259" w:lineRule="auto"/>
              <w:jc w:val="center"/>
            </w:pPr>
            <w:r>
              <w:t>Ligeramente inestable</w:t>
            </w:r>
          </w:p>
        </w:tc>
      </w:tr>
      <w:tr w:rsidR="00413B39" w:rsidRPr="004466D9" w14:paraId="33613159" w14:textId="77777777" w:rsidTr="001E7013">
        <w:tc>
          <w:tcPr>
            <w:tcW w:w="665" w:type="dxa"/>
            <w:hideMark/>
          </w:tcPr>
          <w:p w14:paraId="2333FF46" w14:textId="77777777" w:rsidR="00413B39" w:rsidRPr="004466D9" w:rsidRDefault="00413B39" w:rsidP="00713643">
            <w:pPr>
              <w:spacing w:after="160" w:line="259" w:lineRule="auto"/>
              <w:jc w:val="center"/>
            </w:pPr>
            <w:r>
              <w:t>D</w:t>
            </w:r>
          </w:p>
        </w:tc>
        <w:tc>
          <w:tcPr>
            <w:tcW w:w="2293" w:type="dxa"/>
            <w:hideMark/>
          </w:tcPr>
          <w:p w14:paraId="1CD4DC99" w14:textId="77777777" w:rsidR="00413B39" w:rsidRPr="004466D9" w:rsidRDefault="00413B39" w:rsidP="00713643">
            <w:pPr>
              <w:spacing w:after="160" w:line="259" w:lineRule="auto"/>
              <w:jc w:val="center"/>
            </w:pPr>
            <w:r>
              <w:t>-1,5 a -0,5</w:t>
            </w:r>
          </w:p>
        </w:tc>
        <w:tc>
          <w:tcPr>
            <w:tcW w:w="4413" w:type="dxa"/>
            <w:hideMark/>
          </w:tcPr>
          <w:p w14:paraId="2D1FADF4" w14:textId="77777777" w:rsidR="00413B39" w:rsidRPr="004466D9" w:rsidRDefault="00413B39" w:rsidP="00713643">
            <w:pPr>
              <w:spacing w:after="160" w:line="259" w:lineRule="auto"/>
              <w:jc w:val="center"/>
            </w:pPr>
            <w:r>
              <w:t>Neutra</w:t>
            </w:r>
          </w:p>
        </w:tc>
      </w:tr>
      <w:tr w:rsidR="00413B39" w:rsidRPr="004466D9" w14:paraId="25B74BF8" w14:textId="77777777" w:rsidTr="001E7013">
        <w:tc>
          <w:tcPr>
            <w:tcW w:w="665" w:type="dxa"/>
            <w:hideMark/>
          </w:tcPr>
          <w:p w14:paraId="32AEF6A7" w14:textId="77777777" w:rsidR="00413B39" w:rsidRPr="004466D9" w:rsidRDefault="00413B39" w:rsidP="00713643">
            <w:pPr>
              <w:spacing w:after="160" w:line="259" w:lineRule="auto"/>
              <w:jc w:val="center"/>
            </w:pPr>
            <w:r>
              <w:t>E</w:t>
            </w:r>
          </w:p>
        </w:tc>
        <w:tc>
          <w:tcPr>
            <w:tcW w:w="2293" w:type="dxa"/>
            <w:hideMark/>
          </w:tcPr>
          <w:p w14:paraId="7D393DE7" w14:textId="77777777" w:rsidR="00413B39" w:rsidRPr="004466D9" w:rsidRDefault="00413B39" w:rsidP="00713643">
            <w:pPr>
              <w:spacing w:after="160" w:line="259" w:lineRule="auto"/>
              <w:jc w:val="center"/>
            </w:pPr>
            <w:r>
              <w:t>-0,5 a 1,5</w:t>
            </w:r>
          </w:p>
        </w:tc>
        <w:tc>
          <w:tcPr>
            <w:tcW w:w="4413" w:type="dxa"/>
            <w:hideMark/>
          </w:tcPr>
          <w:p w14:paraId="1808D3F0" w14:textId="77777777" w:rsidR="00413B39" w:rsidRPr="004466D9" w:rsidRDefault="00413B39" w:rsidP="00713643">
            <w:pPr>
              <w:spacing w:after="160" w:line="259" w:lineRule="auto"/>
              <w:jc w:val="center"/>
            </w:pPr>
            <w:r>
              <w:t>Ligeramente estable</w:t>
            </w:r>
          </w:p>
        </w:tc>
      </w:tr>
      <w:tr w:rsidR="00413B39" w:rsidRPr="004466D9" w14:paraId="2F597072" w14:textId="77777777" w:rsidTr="001E7013">
        <w:tc>
          <w:tcPr>
            <w:tcW w:w="665" w:type="dxa"/>
            <w:hideMark/>
          </w:tcPr>
          <w:p w14:paraId="03EA4243" w14:textId="77777777" w:rsidR="00413B39" w:rsidRPr="004466D9" w:rsidRDefault="00413B39" w:rsidP="00713643">
            <w:pPr>
              <w:spacing w:after="160" w:line="259" w:lineRule="auto"/>
              <w:jc w:val="center"/>
            </w:pPr>
            <w:r>
              <w:t>F</w:t>
            </w:r>
          </w:p>
        </w:tc>
        <w:tc>
          <w:tcPr>
            <w:tcW w:w="2293" w:type="dxa"/>
            <w:hideMark/>
          </w:tcPr>
          <w:p w14:paraId="4CFCBDA9" w14:textId="77777777" w:rsidR="00413B39" w:rsidRPr="004466D9" w:rsidRDefault="00413B39" w:rsidP="00713643">
            <w:pPr>
              <w:spacing w:after="160" w:line="259" w:lineRule="auto"/>
              <w:jc w:val="center"/>
            </w:pPr>
            <w:r>
              <w:t>1,5 a 4,0</w:t>
            </w:r>
          </w:p>
        </w:tc>
        <w:tc>
          <w:tcPr>
            <w:tcW w:w="4413" w:type="dxa"/>
            <w:hideMark/>
          </w:tcPr>
          <w:p w14:paraId="1704D483" w14:textId="77777777" w:rsidR="00413B39" w:rsidRPr="004466D9" w:rsidRDefault="00413B39" w:rsidP="00713643">
            <w:pPr>
              <w:spacing w:after="160" w:line="259" w:lineRule="auto"/>
              <w:jc w:val="center"/>
            </w:pPr>
            <w:r>
              <w:t>Moderadamente estable</w:t>
            </w:r>
          </w:p>
        </w:tc>
      </w:tr>
      <w:tr w:rsidR="00413B39" w:rsidRPr="004466D9" w14:paraId="11C257B5" w14:textId="77777777" w:rsidTr="001E7013">
        <w:tc>
          <w:tcPr>
            <w:tcW w:w="665" w:type="dxa"/>
            <w:hideMark/>
          </w:tcPr>
          <w:p w14:paraId="153B8A80" w14:textId="77777777" w:rsidR="00413B39" w:rsidRPr="004466D9" w:rsidRDefault="00413B39" w:rsidP="00713643">
            <w:pPr>
              <w:spacing w:after="160" w:line="259" w:lineRule="auto"/>
              <w:jc w:val="center"/>
            </w:pPr>
            <w:r>
              <w:t>G</w:t>
            </w:r>
          </w:p>
        </w:tc>
        <w:tc>
          <w:tcPr>
            <w:tcW w:w="2293" w:type="dxa"/>
            <w:hideMark/>
          </w:tcPr>
          <w:p w14:paraId="283D161C" w14:textId="77777777" w:rsidR="00413B39" w:rsidRPr="004466D9" w:rsidRDefault="00413B39" w:rsidP="00713643">
            <w:pPr>
              <w:spacing w:after="160" w:line="259" w:lineRule="auto"/>
              <w:jc w:val="center"/>
            </w:pPr>
            <w:r>
              <w:t>&gt;4</w:t>
            </w:r>
          </w:p>
        </w:tc>
        <w:tc>
          <w:tcPr>
            <w:tcW w:w="4413" w:type="dxa"/>
            <w:hideMark/>
          </w:tcPr>
          <w:p w14:paraId="4A860032" w14:textId="77777777" w:rsidR="00413B39" w:rsidRPr="004466D9" w:rsidRDefault="00413B39" w:rsidP="00713643">
            <w:pPr>
              <w:spacing w:after="160" w:line="259" w:lineRule="auto"/>
              <w:jc w:val="center"/>
            </w:pPr>
            <w:r>
              <w:t>Extremadamente estable</w:t>
            </w:r>
          </w:p>
        </w:tc>
      </w:tr>
    </w:tbl>
    <w:p xmlns:ns27="urn:tmp" w14:paraId="67AB708D" w14:textId="494B4FEC" w:rsidR="00413B39" w:rsidRDefault="00413B39" w:rsidP="00413B39">
      <w:pPr>
        <w:pStyle w:val="Descripcin"/>
        <w:keepNext/>
        <w:jc w:val="center"/>
      </w:pPr>
      <w:r>
        <w:t xml:space="preserve">Tabla </w:t>
      </w:r>
      <w:fldSimple w:instr=" SEQ Tabla \* ARABIC ">
        <w:r>
          <w:rPr>
            <w:noProof/>
          </w:rPr>
          <w:t>16</w:t>
        </w:r>
      </w:fldSimple>
      <w:r>
        <w:t>: Clasificación de la estabilidad atmosférica</w:t>
      </w:r>
    </w:p>
    <w:p w14:paraId="3709BB19" w14:textId="77777777" w:rsidR="00413B39" w:rsidRDefault="00413B39" w:rsidP="00413B39">
      <w:pPr>
        <w:spacing w:line="360" w:lineRule="auto"/>
      </w:pPr>
    </w:p>
    <w:p w14:paraId="0B5B7AD0" w14:textId="77777777" w:rsidR="00413B39" w:rsidRDefault="00413B39" w:rsidP="00413B39">
      <w:pPr>
        <w:spacing w:line="360" w:lineRule="auto"/>
      </w:pPr>
    </w:p>
    <w:p w14:paraId="4F83310A" w14:textId="77777777" w:rsidR="00413B39" w:rsidRDefault="00413B39" w:rsidP="00413B39">
      <w:pPr>
        <w:spacing w:line="360" w:lineRule="auto"/>
      </w:pPr>
    </w:p>
    <w:p w14:paraId="76FD1E4D" w14:textId="77777777" w:rsidR="00413B39" w:rsidRDefault="00413B39" w:rsidP="00413B39">
      <w:pPr>
        <w:spacing w:line="360" w:lineRule="auto"/>
      </w:pPr>
    </w:p>
    <w:p w14:paraId="67806FB9" w14:textId="77777777" w:rsidR="00413B39" w:rsidRDefault="00413B39" w:rsidP="00413B39">
      <w:pPr>
        <w:spacing w:line="360" w:lineRule="auto"/>
      </w:pPr>
    </w:p>
    <w:p w14:paraId="454B00DF" w14:textId="77777777" w:rsidR="00413B39" w:rsidRDefault="00413B39" w:rsidP="00413B39">
      <w:pPr>
        <w:spacing w:line="360" w:lineRule="auto"/>
      </w:pPr>
    </w:p>
    <w:p w14:paraId="696D3DBB" w14:textId="77777777" w:rsidR="00413B39" w:rsidRDefault="00413B39" w:rsidP="00413B39">
      <w:pPr>
        <w:spacing w:line="360" w:lineRule="auto"/>
      </w:pPr>
    </w:p>
    <w:p w14:paraId="1EE61D28" w14:textId="77777777" w:rsidR="00413B39" w:rsidRPr="00B537A2" w:rsidRDefault="00413B39" w:rsidP="00413B39">
      <w:pPr>
        <w:spacing w:line="360" w:lineRule="auto"/>
      </w:pPr>
      <w:r>
        <w:t xml:space="preserve">Habiendo realizado los cambios descritos se obtiene una tabla cuyos datos podrían asemejarse a los de la ubicación seleccionada. </w:t>
      </w:r>
      <w:del w:id="90140" w:author="Claude" w:date="2026-10-20T00:00:00Z">
        <w:r>
          <w:delText xml:space="preserve">No obstante, En base</w:delText>
        </w:r>
      </w:del>
      <w:ins w:id="90141" w:author="Claude" w:date="2026-10-20T00:00:00Z">
        <w:r>
          <w:t>No obstante, en base</w:t>
        </w:r>
      </w:ins>
      <w:r>
        <w:t xml:space="preserve"> a los requisitos establecidos por la herramienta Arcon96, </w:t>
      </w:r>
      <w:del w:id="90142" w:author="Claude" w:date="2026-10-20T00:00:00Z">
        <w:r>
          <w:delText xml:space="preserve">la cual demanda un mínimo de datos correspondientes a un período de 5 años para su correcto funcionamiento</w:delText>
        </w:r>
      </w:del>
      <w:ins w:id="90143" w:author="Claude" w:date="2026-10-20T00:00:00Z"/>
      <w:ins w:id="92314" w:author="Claude" w:date="2026-10-20T00:00:00Z">
        <w:r>
          <w:t>para la que la guía RG 1.194 recomienda disponer de varios años de datos horarios (preferiblemente cinco)</w:t>
        </w:r>
      </w:ins>
      <w:sdt>
        <w:sdtPr>
          <w:id w:val="914894954"/>
          <w:citation/>
        </w:sdtPr>
        <w:sdtContent>
          <w:ins w:id="92313" w:author="Claude" w:date="2026-10-20T00:00:00Z">
            <w:r>
              <w:fldChar w:fldCharType="begin"/>
            </w:r>
            <w:r>
              <w:instrText xml:space="preserve"> CITATION USN03 \l 3082 </w:instrText>
            </w:r>
            <w:r>
              <w:fldChar w:fldCharType="separate"/>
            </w:r>
            <w:r>
              <w:rPr>
                <w:noProof/>
              </w:rPr>
              <w:t xml:space="preserve"> [42]</w:t>
            </w:r>
            <w:r>
              <w:fldChar w:fldCharType="end"/>
            </w:r>
          </w:ins>
        </w:sdtContent>
      </w:sdt>
      <w:r>
        <w:t xml:space="preserve">, se ha identificado que la tabla de partida resulta insuficiente al contener registros únicamente para un único año.</w:t>
      </w:r>
    </w:p>
    <w:p w14:paraId="7CF9426C" w14:textId="77777777" w:rsidR="00413B39" w:rsidRPr="00B537A2" w:rsidRDefault="00413B39" w:rsidP="00413B39">
      <w:pPr>
        <w:spacing w:line="360" w:lineRule="auto"/>
      </w:pPr>
      <w:r>
        <w:t>Sin embargo, considerando que la serie de datos disponible posee una resolución temporal de 10 minutos (i.e., seis registros por hora), se ha implementado una solución técnica para ampliar artificialmente el horizonte temporal sin comprometer la validez horaria de los datos. Esta consiste en seleccionar un único dato por hora, tal como lo requiere Arcon96, y asignar a cada uno de los cinco años necesarios un subconjunto específico de los registros disponibles por hora, conforme al siguiente criterio:</w:t>
      </w:r>
    </w:p>
    <w:p w14:paraId="01762099" w14:textId="77777777" w:rsidR="00413B39" w:rsidRPr="00B537A2" w:rsidRDefault="00413B39">
      <w:pPr>
        <w:numPr>
          <w:ilvl w:val="0"/>
          <w:numId w:val="22"/>
        </w:numPr>
        <w:spacing w:line="360" w:lineRule="auto"/>
      </w:pPr>
      <w:r>
        <w:t>Año 1: se emplean los registros correspondientes al minuto 10 de cada hora.</w:t>
      </w:r>
    </w:p>
    <w:p w14:paraId="2BCD4EB2" w14:textId="77777777" w:rsidR="00413B39" w:rsidRPr="00B537A2" w:rsidRDefault="00413B39">
      <w:pPr>
        <w:numPr>
          <w:ilvl w:val="0"/>
          <w:numId w:val="22"/>
        </w:numPr>
        <w:spacing w:line="360" w:lineRule="auto"/>
      </w:pPr>
      <w:r>
        <w:t>Año 2: se utilizan los registros del minuto 20.</w:t>
      </w:r>
    </w:p>
    <w:p w14:paraId="7E50D695" w14:textId="77777777" w:rsidR="00413B39" w:rsidRPr="00B537A2" w:rsidRDefault="00413B39">
      <w:pPr>
        <w:numPr>
          <w:ilvl w:val="0"/>
          <w:numId w:val="22"/>
        </w:numPr>
        <w:spacing w:line="360" w:lineRule="auto"/>
      </w:pPr>
      <w:r>
        <w:t>Año 3: se seleccionan los del minuto 30.</w:t>
      </w:r>
    </w:p>
    <w:p w14:paraId="7E450840" w14:textId="77777777" w:rsidR="00413B39" w:rsidRPr="00B537A2" w:rsidRDefault="00413B39">
      <w:pPr>
        <w:numPr>
          <w:ilvl w:val="0"/>
          <w:numId w:val="22"/>
        </w:numPr>
        <w:spacing w:line="360" w:lineRule="auto"/>
      </w:pPr>
      <w:r>
        <w:t>Año 4: se emplean los del minuto 40.</w:t>
      </w:r>
    </w:p>
    <w:p w14:paraId="395A7A0F" w14:textId="77777777" w:rsidR="00413B39" w:rsidRDefault="00413B39">
      <w:pPr>
        <w:numPr>
          <w:ilvl w:val="0"/>
          <w:numId w:val="22"/>
        </w:numPr>
        <w:spacing w:line="360" w:lineRule="auto"/>
      </w:pPr>
      <w:r>
        <w:t>Año 5: se utilizan los del minuto 50.</w:t>
      </w:r>
    </w:p>
    <w:tbl>
      <w:tblPr>
        <w:tblStyle w:val="Tablaconcuadrcula"/>
        <w:tblpPr w:leftFromText="141" w:rightFromText="141" w:vertAnchor="page" w:horzAnchor="margin" w:tblpY="9856"/>
        <w:tblW w:w="9351" w:type="dxa"/>
        <w:tblLayout w:type="fixed"/>
        <w:tblLook w:val="04A0" w:firstRow="1" w:lastRow="0" w:firstColumn="1" w:lastColumn="0" w:noHBand="0" w:noVBand="1"/>
      </w:tblPr>
      <w:tblGrid>
        <w:gridCol w:w="1129"/>
        <w:gridCol w:w="567"/>
        <w:gridCol w:w="1134"/>
        <w:gridCol w:w="993"/>
        <w:gridCol w:w="1134"/>
        <w:gridCol w:w="1134"/>
        <w:gridCol w:w="850"/>
        <w:gridCol w:w="1134"/>
        <w:gridCol w:w="1276"/>
      </w:tblGrid>
      <w:tr w:rsidR="00413B39" w:rsidRPr="00B537A2" w14:paraId="00077174" w14:textId="77777777" w:rsidTr="00713643">
        <w:trPr>
          <w:trHeight w:val="604"/>
        </w:trPr>
        <w:tc>
          <w:tcPr>
            <w:tcW w:w="1129" w:type="dxa"/>
            <w:vAlign w:val="center"/>
            <w:hideMark/>
          </w:tcPr>
          <w:p w14:paraId="5F096033" w14:textId="77777777" w:rsidR="00413B39" w:rsidRPr="00B537A2" w:rsidRDefault="00413B39" w:rsidP="00713643">
            <w:pPr>
              <w:jc w:val="center"/>
              <w:rPr>
                <w:rFonts w:ascii="Arial" w:eastAsia="Times New Roman" w:hAnsi="Arial" w:cs="Arial"/>
                <w:b/>
                <w:bCs/>
                <w:sz w:val="16"/>
                <w:szCs w:val="16"/>
              </w:rPr>
            </w:pPr>
            <w:r>
              <w:rPr>
                <w:rFonts w:ascii="Arial" w:eastAsia="Times New Roman" w:hAnsi="Arial" w:cs="Arial"/>
                <w:b/>
                <w:bCs/>
                <w:sz w:val="16"/>
                <w:szCs w:val="16"/>
              </w:rPr>
              <w:t>Fecha</w:t>
            </w:r>
          </w:p>
        </w:tc>
        <w:tc>
          <w:tcPr>
            <w:tcW w:w="567" w:type="dxa"/>
            <w:vAlign w:val="center"/>
            <w:hideMark/>
          </w:tcPr>
          <w:p w14:paraId="05BC5AB3" w14:textId="77777777" w:rsidR="00413B39" w:rsidRPr="00B537A2" w:rsidRDefault="00413B39" w:rsidP="00713643">
            <w:pPr>
              <w:jc w:val="center"/>
              <w:rPr>
                <w:rFonts w:ascii="Arial" w:eastAsia="Times New Roman" w:hAnsi="Arial" w:cs="Arial"/>
                <w:b/>
                <w:bCs/>
                <w:sz w:val="16"/>
                <w:szCs w:val="16"/>
              </w:rPr>
            </w:pPr>
            <w:r>
              <w:rPr>
                <w:rFonts w:ascii="Arial" w:eastAsia="Times New Roman" w:hAnsi="Arial" w:cs="Arial"/>
                <w:b/>
                <w:bCs/>
                <w:sz w:val="16"/>
                <w:szCs w:val="16"/>
              </w:rPr>
              <w:t>Min</w:t>
            </w:r>
          </w:p>
        </w:tc>
        <w:tc>
          <w:tcPr>
            <w:tcW w:w="1134" w:type="dxa"/>
            <w:vAlign w:val="center"/>
            <w:hideMark/>
          </w:tcPr>
          <w:p w14:paraId="25F03429" w14:textId="77777777" w:rsidR="00413B39" w:rsidRPr="00B537A2" w:rsidRDefault="00413B39" w:rsidP="00713643">
            <w:pPr>
              <w:jc w:val="center"/>
              <w:rPr>
                <w:rFonts w:ascii="Arial" w:eastAsia="Times New Roman" w:hAnsi="Arial" w:cs="Arial"/>
                <w:b/>
                <w:bCs/>
                <w:sz w:val="16"/>
                <w:szCs w:val="16"/>
                <w:lang w:val="en-US"/>
              </w:rPr>
            </w:pPr>
            <w:r>
              <w:rPr>
                <w:rFonts w:ascii="Arial" w:eastAsia="Times New Roman" w:hAnsi="Arial" w:cs="Arial"/>
                <w:b/>
                <w:bCs/>
                <w:sz w:val="16"/>
                <w:szCs w:val="16"/>
                <w:lang w:val="en-US"/>
              </w:rPr>
              <w:t>Dirección a 10 m</w:t>
            </w:r>
          </w:p>
        </w:tc>
        <w:tc>
          <w:tcPr>
            <w:tcW w:w="993" w:type="dxa"/>
            <w:vAlign w:val="center"/>
            <w:hideMark/>
          </w:tcPr>
          <w:p w14:paraId="0B0DC60A" w14:textId="77777777" w:rsidR="00413B39" w:rsidRPr="00B537A2" w:rsidRDefault="00413B39" w:rsidP="00713643">
            <w:pPr>
              <w:jc w:val="center"/>
              <w:rPr>
                <w:rFonts w:ascii="Arial" w:eastAsia="Times New Roman" w:hAnsi="Arial" w:cs="Arial"/>
                <w:b/>
                <w:bCs/>
                <w:sz w:val="16"/>
                <w:szCs w:val="16"/>
              </w:rPr>
            </w:pPr>
            <w:r>
              <w:rPr>
                <w:rFonts w:ascii="Arial" w:eastAsia="Times New Roman" w:hAnsi="Arial" w:cs="Arial"/>
                <w:b/>
                <w:bCs/>
                <w:sz w:val="16"/>
                <w:szCs w:val="16"/>
              </w:rPr>
              <w:t>Sector a 10 m</w:t>
            </w:r>
          </w:p>
        </w:tc>
        <w:tc>
          <w:tcPr>
            <w:tcW w:w="1134" w:type="dxa"/>
            <w:vAlign w:val="center"/>
            <w:hideMark/>
          </w:tcPr>
          <w:p w14:paraId="2A732981" w14:textId="77777777" w:rsidR="00413B39" w:rsidRPr="00B537A2" w:rsidRDefault="00413B39" w:rsidP="00713643">
            <w:pPr>
              <w:jc w:val="center"/>
              <w:rPr>
                <w:rFonts w:ascii="Arial" w:eastAsia="Times New Roman" w:hAnsi="Arial" w:cs="Arial"/>
                <w:b/>
                <w:bCs/>
                <w:sz w:val="16"/>
                <w:szCs w:val="16"/>
                <w:lang w:val="en-US"/>
              </w:rPr>
            </w:pPr>
            <w:r>
              <w:rPr>
                <w:rFonts w:ascii="Arial" w:eastAsia="Times New Roman" w:hAnsi="Arial" w:cs="Arial"/>
                <w:b/>
                <w:bCs/>
                <w:sz w:val="16"/>
                <w:szCs w:val="16"/>
                <w:lang w:val="en-US"/>
              </w:rPr>
              <w:t>Velocidad máxima a 10 m</w:t>
            </w:r>
          </w:p>
        </w:tc>
        <w:tc>
          <w:tcPr>
            <w:tcW w:w="1134" w:type="dxa"/>
            <w:vAlign w:val="center"/>
            <w:hideMark/>
          </w:tcPr>
          <w:p w14:paraId="1F0BF25D" w14:textId="77777777" w:rsidR="00413B39" w:rsidRPr="00B537A2" w:rsidRDefault="00413B39" w:rsidP="00713643">
            <w:pPr>
              <w:jc w:val="center"/>
              <w:rPr>
                <w:rFonts w:ascii="Arial" w:eastAsia="Times New Roman" w:hAnsi="Arial" w:cs="Arial"/>
                <w:b/>
                <w:bCs/>
                <w:sz w:val="16"/>
                <w:szCs w:val="16"/>
                <w:lang w:val="en-US"/>
              </w:rPr>
            </w:pPr>
            <w:r>
              <w:rPr>
                <w:rFonts w:ascii="Arial" w:eastAsia="Times New Roman" w:hAnsi="Arial" w:cs="Arial"/>
                <w:b/>
                <w:bCs/>
                <w:sz w:val="16"/>
                <w:szCs w:val="16"/>
                <w:lang w:val="en-US"/>
              </w:rPr>
              <w:t>Dirección a 58 m</w:t>
            </w:r>
          </w:p>
        </w:tc>
        <w:tc>
          <w:tcPr>
            <w:tcW w:w="850" w:type="dxa"/>
            <w:vAlign w:val="center"/>
            <w:hideMark/>
          </w:tcPr>
          <w:p w14:paraId="285D8B9D" w14:textId="77777777" w:rsidR="00413B39" w:rsidRPr="00B537A2" w:rsidRDefault="00413B39" w:rsidP="00713643">
            <w:pPr>
              <w:jc w:val="center"/>
              <w:rPr>
                <w:rFonts w:ascii="Arial" w:eastAsia="Times New Roman" w:hAnsi="Arial" w:cs="Arial"/>
                <w:b/>
                <w:bCs/>
                <w:sz w:val="16"/>
                <w:szCs w:val="16"/>
              </w:rPr>
            </w:pPr>
            <w:r>
              <w:rPr>
                <w:rFonts w:ascii="Arial" w:eastAsia="Times New Roman" w:hAnsi="Arial" w:cs="Arial"/>
                <w:b/>
                <w:bCs/>
                <w:sz w:val="16"/>
                <w:szCs w:val="16"/>
              </w:rPr>
              <w:t>Sector a 58 m</w:t>
            </w:r>
          </w:p>
        </w:tc>
        <w:tc>
          <w:tcPr>
            <w:tcW w:w="1134" w:type="dxa"/>
            <w:vAlign w:val="center"/>
            <w:hideMark/>
          </w:tcPr>
          <w:p w14:paraId="27C1D7DC" w14:textId="77777777" w:rsidR="00413B39" w:rsidRPr="00B537A2" w:rsidRDefault="00413B39" w:rsidP="00713643">
            <w:pPr>
              <w:jc w:val="center"/>
              <w:rPr>
                <w:rFonts w:ascii="Arial" w:eastAsia="Times New Roman" w:hAnsi="Arial" w:cs="Arial"/>
                <w:b/>
                <w:bCs/>
                <w:sz w:val="16"/>
                <w:szCs w:val="16"/>
                <w:lang w:val="en-US"/>
              </w:rPr>
            </w:pPr>
            <w:r>
              <w:rPr>
                <w:rFonts w:ascii="Arial" w:eastAsia="Times New Roman" w:hAnsi="Arial" w:cs="Arial"/>
                <w:b/>
                <w:bCs/>
                <w:sz w:val="16"/>
                <w:szCs w:val="16"/>
                <w:lang w:val="en-US"/>
              </w:rPr>
              <w:t>Velocidad máxima a 58 m</w:t>
            </w:r>
          </w:p>
        </w:tc>
        <w:tc>
          <w:tcPr>
            <w:tcW w:w="1276" w:type="dxa"/>
            <w:vAlign w:val="center"/>
          </w:tcPr>
          <w:p w14:paraId="5282D3E2" w14:textId="77777777" w:rsidR="00413B39" w:rsidRPr="005B2567" w:rsidRDefault="00413B39" w:rsidP="00713643">
            <w:pPr>
              <w:jc w:val="center"/>
              <w:rPr>
                <w:rFonts w:ascii="Arial" w:eastAsia="Times New Roman" w:hAnsi="Arial" w:cs="Arial"/>
                <w:b/>
                <w:bCs/>
                <w:sz w:val="16"/>
                <w:szCs w:val="16"/>
                <w:lang w:val="en-US"/>
              </w:rPr>
            </w:pPr>
            <w:r>
              <w:rPr>
                <w:rFonts w:ascii="Arial" w:eastAsia="Times New Roman" w:hAnsi="Arial" w:cs="Arial"/>
                <w:b/>
                <w:bCs/>
                <w:sz w:val="16"/>
                <w:szCs w:val="16"/>
                <w:lang w:val="en-US"/>
              </w:rPr>
              <w:t>Estabilidad atmósferica</w:t>
            </w:r>
          </w:p>
        </w:tc>
      </w:tr>
      <w:tr w:rsidR="00413B39" w:rsidRPr="00B537A2" w14:paraId="3B30A693" w14:textId="77777777" w:rsidTr="00713643">
        <w:trPr>
          <w:trHeight w:val="604"/>
        </w:trPr>
        <w:tc>
          <w:tcPr>
            <w:tcW w:w="1129" w:type="dxa"/>
            <w:noWrap/>
            <w:vAlign w:val="center"/>
            <w:hideMark/>
          </w:tcPr>
          <w:p w14:paraId="38981548"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2023-01-01 00:10:00</w:t>
            </w:r>
          </w:p>
        </w:tc>
        <w:tc>
          <w:tcPr>
            <w:tcW w:w="567" w:type="dxa"/>
            <w:noWrap/>
            <w:vAlign w:val="center"/>
            <w:hideMark/>
          </w:tcPr>
          <w:p w14:paraId="3D753018"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10</w:t>
            </w:r>
          </w:p>
        </w:tc>
        <w:tc>
          <w:tcPr>
            <w:tcW w:w="1134" w:type="dxa"/>
            <w:noWrap/>
            <w:vAlign w:val="center"/>
            <w:hideMark/>
          </w:tcPr>
          <w:p w14:paraId="53C2CE07"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225</w:t>
            </w:r>
          </w:p>
        </w:tc>
        <w:tc>
          <w:tcPr>
            <w:tcW w:w="993" w:type="dxa"/>
            <w:noWrap/>
            <w:vAlign w:val="center"/>
            <w:hideMark/>
          </w:tcPr>
          <w:p w14:paraId="7366BD0E"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SW</w:t>
            </w:r>
          </w:p>
        </w:tc>
        <w:tc>
          <w:tcPr>
            <w:tcW w:w="1134" w:type="dxa"/>
            <w:noWrap/>
            <w:vAlign w:val="center"/>
            <w:hideMark/>
          </w:tcPr>
          <w:p w14:paraId="476FAC1C"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1,969</w:t>
            </w:r>
          </w:p>
        </w:tc>
        <w:tc>
          <w:tcPr>
            <w:tcW w:w="1134" w:type="dxa"/>
            <w:noWrap/>
            <w:vAlign w:val="center"/>
            <w:hideMark/>
          </w:tcPr>
          <w:p w14:paraId="222A88EA"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267</w:t>
            </w:r>
          </w:p>
        </w:tc>
        <w:tc>
          <w:tcPr>
            <w:tcW w:w="850" w:type="dxa"/>
            <w:noWrap/>
            <w:vAlign w:val="center"/>
            <w:hideMark/>
          </w:tcPr>
          <w:p w14:paraId="54D32B35"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WSW</w:t>
            </w:r>
          </w:p>
        </w:tc>
        <w:tc>
          <w:tcPr>
            <w:tcW w:w="1134" w:type="dxa"/>
            <w:noWrap/>
            <w:vAlign w:val="center"/>
            <w:hideMark/>
          </w:tcPr>
          <w:p w14:paraId="442D84EB"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6,623</w:t>
            </w:r>
          </w:p>
        </w:tc>
        <w:tc>
          <w:tcPr>
            <w:tcW w:w="1276" w:type="dxa"/>
            <w:vAlign w:val="center"/>
          </w:tcPr>
          <w:p w14:paraId="2150FE18" w14:textId="77777777" w:rsidR="00413B39" w:rsidRPr="005B2567"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G</w:t>
            </w:r>
          </w:p>
        </w:tc>
      </w:tr>
      <w:tr w:rsidR="00413B39" w:rsidRPr="00B537A2" w14:paraId="70934903" w14:textId="77777777" w:rsidTr="00713643">
        <w:trPr>
          <w:trHeight w:val="604"/>
        </w:trPr>
        <w:tc>
          <w:tcPr>
            <w:tcW w:w="1129" w:type="dxa"/>
            <w:noWrap/>
            <w:vAlign w:val="center"/>
            <w:hideMark/>
          </w:tcPr>
          <w:p w14:paraId="547336A9"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2023-01-01 01:10:00</w:t>
            </w:r>
          </w:p>
        </w:tc>
        <w:tc>
          <w:tcPr>
            <w:tcW w:w="567" w:type="dxa"/>
            <w:noWrap/>
            <w:vAlign w:val="center"/>
            <w:hideMark/>
          </w:tcPr>
          <w:p w14:paraId="6304C264"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10</w:t>
            </w:r>
          </w:p>
        </w:tc>
        <w:tc>
          <w:tcPr>
            <w:tcW w:w="1134" w:type="dxa"/>
            <w:noWrap/>
            <w:vAlign w:val="center"/>
            <w:hideMark/>
          </w:tcPr>
          <w:p w14:paraId="48A25DBB"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211</w:t>
            </w:r>
          </w:p>
        </w:tc>
        <w:tc>
          <w:tcPr>
            <w:tcW w:w="993" w:type="dxa"/>
            <w:noWrap/>
            <w:vAlign w:val="center"/>
            <w:hideMark/>
          </w:tcPr>
          <w:p w14:paraId="17F29BE3"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SSW</w:t>
            </w:r>
          </w:p>
        </w:tc>
        <w:tc>
          <w:tcPr>
            <w:tcW w:w="1134" w:type="dxa"/>
            <w:noWrap/>
            <w:vAlign w:val="center"/>
            <w:hideMark/>
          </w:tcPr>
          <w:p w14:paraId="51531BD8"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2,685</w:t>
            </w:r>
          </w:p>
        </w:tc>
        <w:tc>
          <w:tcPr>
            <w:tcW w:w="1134" w:type="dxa"/>
            <w:noWrap/>
            <w:vAlign w:val="center"/>
            <w:hideMark/>
          </w:tcPr>
          <w:p w14:paraId="7C601923"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269</w:t>
            </w:r>
          </w:p>
        </w:tc>
        <w:tc>
          <w:tcPr>
            <w:tcW w:w="850" w:type="dxa"/>
            <w:noWrap/>
            <w:vAlign w:val="center"/>
            <w:hideMark/>
          </w:tcPr>
          <w:p w14:paraId="0DB15498"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WSW</w:t>
            </w:r>
          </w:p>
        </w:tc>
        <w:tc>
          <w:tcPr>
            <w:tcW w:w="1134" w:type="dxa"/>
            <w:noWrap/>
            <w:vAlign w:val="center"/>
            <w:hideMark/>
          </w:tcPr>
          <w:p w14:paraId="67070EE0"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6,444</w:t>
            </w:r>
          </w:p>
        </w:tc>
        <w:tc>
          <w:tcPr>
            <w:tcW w:w="1276" w:type="dxa"/>
            <w:vAlign w:val="center"/>
          </w:tcPr>
          <w:p w14:paraId="14D2A868" w14:textId="77777777" w:rsidR="00413B39" w:rsidRPr="005B2567"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G</w:t>
            </w:r>
          </w:p>
        </w:tc>
      </w:tr>
      <w:tr w:rsidR="00413B39" w:rsidRPr="00B537A2" w14:paraId="7453E619" w14:textId="77777777" w:rsidTr="00713643">
        <w:trPr>
          <w:trHeight w:val="604"/>
        </w:trPr>
        <w:tc>
          <w:tcPr>
            <w:tcW w:w="1129" w:type="dxa"/>
            <w:noWrap/>
            <w:vAlign w:val="center"/>
            <w:hideMark/>
          </w:tcPr>
          <w:p w14:paraId="5D64F0DF"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2023-01-01 02:10:00</w:t>
            </w:r>
          </w:p>
        </w:tc>
        <w:tc>
          <w:tcPr>
            <w:tcW w:w="567" w:type="dxa"/>
            <w:noWrap/>
            <w:vAlign w:val="center"/>
            <w:hideMark/>
          </w:tcPr>
          <w:p w14:paraId="047993BA"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10</w:t>
            </w:r>
          </w:p>
        </w:tc>
        <w:tc>
          <w:tcPr>
            <w:tcW w:w="1134" w:type="dxa"/>
            <w:noWrap/>
            <w:vAlign w:val="center"/>
            <w:hideMark/>
          </w:tcPr>
          <w:p w14:paraId="4724EB96"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208</w:t>
            </w:r>
          </w:p>
        </w:tc>
        <w:tc>
          <w:tcPr>
            <w:tcW w:w="993" w:type="dxa"/>
            <w:noWrap/>
            <w:vAlign w:val="center"/>
            <w:hideMark/>
          </w:tcPr>
          <w:p w14:paraId="6E6EA8FD"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SSW</w:t>
            </w:r>
          </w:p>
        </w:tc>
        <w:tc>
          <w:tcPr>
            <w:tcW w:w="1134" w:type="dxa"/>
            <w:noWrap/>
            <w:vAlign w:val="center"/>
            <w:hideMark/>
          </w:tcPr>
          <w:p w14:paraId="2655E766"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2,148</w:t>
            </w:r>
          </w:p>
        </w:tc>
        <w:tc>
          <w:tcPr>
            <w:tcW w:w="1134" w:type="dxa"/>
            <w:noWrap/>
            <w:vAlign w:val="center"/>
            <w:hideMark/>
          </w:tcPr>
          <w:p w14:paraId="489B06B3"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261</w:t>
            </w:r>
          </w:p>
        </w:tc>
        <w:tc>
          <w:tcPr>
            <w:tcW w:w="850" w:type="dxa"/>
            <w:noWrap/>
            <w:vAlign w:val="center"/>
            <w:hideMark/>
          </w:tcPr>
          <w:p w14:paraId="7E5CE846"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WSW</w:t>
            </w:r>
          </w:p>
        </w:tc>
        <w:tc>
          <w:tcPr>
            <w:tcW w:w="1134" w:type="dxa"/>
            <w:noWrap/>
            <w:vAlign w:val="center"/>
            <w:hideMark/>
          </w:tcPr>
          <w:p w14:paraId="4D47D12C"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4,296</w:t>
            </w:r>
          </w:p>
        </w:tc>
        <w:tc>
          <w:tcPr>
            <w:tcW w:w="1276" w:type="dxa"/>
            <w:vAlign w:val="center"/>
          </w:tcPr>
          <w:p w14:paraId="573055AE" w14:textId="77777777" w:rsidR="00413B39" w:rsidRPr="005B2567"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G</w:t>
            </w:r>
          </w:p>
        </w:tc>
      </w:tr>
      <w:tr w:rsidR="00413B39" w:rsidRPr="00B537A2" w14:paraId="0210A5F1" w14:textId="77777777" w:rsidTr="00713643">
        <w:trPr>
          <w:trHeight w:val="604"/>
        </w:trPr>
        <w:tc>
          <w:tcPr>
            <w:tcW w:w="1129" w:type="dxa"/>
            <w:noWrap/>
            <w:vAlign w:val="center"/>
            <w:hideMark/>
          </w:tcPr>
          <w:p w14:paraId="51AF50E1"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2023-01-01 03:10:00</w:t>
            </w:r>
          </w:p>
        </w:tc>
        <w:tc>
          <w:tcPr>
            <w:tcW w:w="567" w:type="dxa"/>
            <w:noWrap/>
            <w:vAlign w:val="center"/>
            <w:hideMark/>
          </w:tcPr>
          <w:p w14:paraId="4DBEB50F"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10</w:t>
            </w:r>
          </w:p>
        </w:tc>
        <w:tc>
          <w:tcPr>
            <w:tcW w:w="1134" w:type="dxa"/>
            <w:noWrap/>
            <w:vAlign w:val="center"/>
            <w:hideMark/>
          </w:tcPr>
          <w:p w14:paraId="2834DAD1"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219</w:t>
            </w:r>
          </w:p>
        </w:tc>
        <w:tc>
          <w:tcPr>
            <w:tcW w:w="993" w:type="dxa"/>
            <w:noWrap/>
            <w:vAlign w:val="center"/>
            <w:hideMark/>
          </w:tcPr>
          <w:p w14:paraId="0EBB39A7"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SSW</w:t>
            </w:r>
          </w:p>
        </w:tc>
        <w:tc>
          <w:tcPr>
            <w:tcW w:w="1134" w:type="dxa"/>
            <w:noWrap/>
            <w:vAlign w:val="center"/>
            <w:hideMark/>
          </w:tcPr>
          <w:p w14:paraId="3F9F7836"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1,432</w:t>
            </w:r>
          </w:p>
        </w:tc>
        <w:tc>
          <w:tcPr>
            <w:tcW w:w="1134" w:type="dxa"/>
            <w:noWrap/>
            <w:vAlign w:val="center"/>
            <w:hideMark/>
          </w:tcPr>
          <w:p w14:paraId="63D38077"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264</w:t>
            </w:r>
          </w:p>
        </w:tc>
        <w:tc>
          <w:tcPr>
            <w:tcW w:w="850" w:type="dxa"/>
            <w:noWrap/>
            <w:vAlign w:val="center"/>
            <w:hideMark/>
          </w:tcPr>
          <w:p w14:paraId="43F42EB2"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WSW</w:t>
            </w:r>
          </w:p>
        </w:tc>
        <w:tc>
          <w:tcPr>
            <w:tcW w:w="1134" w:type="dxa"/>
            <w:noWrap/>
            <w:vAlign w:val="center"/>
            <w:hideMark/>
          </w:tcPr>
          <w:p w14:paraId="09B037DC"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4,654</w:t>
            </w:r>
          </w:p>
        </w:tc>
        <w:tc>
          <w:tcPr>
            <w:tcW w:w="1276" w:type="dxa"/>
            <w:vAlign w:val="center"/>
          </w:tcPr>
          <w:p w14:paraId="485BBA8E" w14:textId="77777777" w:rsidR="00413B39" w:rsidRPr="005B2567"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G</w:t>
            </w:r>
          </w:p>
        </w:tc>
      </w:tr>
      <w:tr w:rsidR="00413B39" w:rsidRPr="00B537A2" w14:paraId="35A82044" w14:textId="77777777" w:rsidTr="00713643">
        <w:trPr>
          <w:trHeight w:val="604"/>
        </w:trPr>
        <w:tc>
          <w:tcPr>
            <w:tcW w:w="1129" w:type="dxa"/>
            <w:noWrap/>
            <w:vAlign w:val="center"/>
            <w:hideMark/>
          </w:tcPr>
          <w:p w14:paraId="53BAC58C"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2023-01-01 04:10:00</w:t>
            </w:r>
          </w:p>
        </w:tc>
        <w:tc>
          <w:tcPr>
            <w:tcW w:w="567" w:type="dxa"/>
            <w:noWrap/>
            <w:vAlign w:val="center"/>
            <w:hideMark/>
          </w:tcPr>
          <w:p w14:paraId="3F397224"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10</w:t>
            </w:r>
          </w:p>
        </w:tc>
        <w:tc>
          <w:tcPr>
            <w:tcW w:w="1134" w:type="dxa"/>
            <w:noWrap/>
            <w:vAlign w:val="center"/>
            <w:hideMark/>
          </w:tcPr>
          <w:p w14:paraId="19DC973D"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202</w:t>
            </w:r>
          </w:p>
        </w:tc>
        <w:tc>
          <w:tcPr>
            <w:tcW w:w="993" w:type="dxa"/>
            <w:noWrap/>
            <w:vAlign w:val="center"/>
            <w:hideMark/>
          </w:tcPr>
          <w:p w14:paraId="3EA2AF90"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S</w:t>
            </w:r>
          </w:p>
        </w:tc>
        <w:tc>
          <w:tcPr>
            <w:tcW w:w="1134" w:type="dxa"/>
            <w:noWrap/>
            <w:vAlign w:val="center"/>
            <w:hideMark/>
          </w:tcPr>
          <w:p w14:paraId="02360E31"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3,401</w:t>
            </w:r>
          </w:p>
        </w:tc>
        <w:tc>
          <w:tcPr>
            <w:tcW w:w="1134" w:type="dxa"/>
            <w:noWrap/>
            <w:vAlign w:val="center"/>
            <w:hideMark/>
          </w:tcPr>
          <w:p w14:paraId="6ECB3056"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238</w:t>
            </w:r>
          </w:p>
        </w:tc>
        <w:tc>
          <w:tcPr>
            <w:tcW w:w="850" w:type="dxa"/>
            <w:noWrap/>
            <w:vAlign w:val="center"/>
            <w:hideMark/>
          </w:tcPr>
          <w:p w14:paraId="040A387A"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SW</w:t>
            </w:r>
          </w:p>
        </w:tc>
        <w:tc>
          <w:tcPr>
            <w:tcW w:w="1134" w:type="dxa"/>
            <w:noWrap/>
            <w:vAlign w:val="center"/>
            <w:hideMark/>
          </w:tcPr>
          <w:p w14:paraId="172553A6"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3,043</w:t>
            </w:r>
          </w:p>
        </w:tc>
        <w:tc>
          <w:tcPr>
            <w:tcW w:w="1276" w:type="dxa"/>
            <w:vAlign w:val="center"/>
          </w:tcPr>
          <w:p w14:paraId="0E06CB0B" w14:textId="77777777" w:rsidR="00413B39" w:rsidRPr="005B2567"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G</w:t>
            </w:r>
          </w:p>
        </w:tc>
      </w:tr>
      <w:tr w:rsidR="00413B39" w:rsidRPr="00B537A2" w14:paraId="6184581A" w14:textId="77777777" w:rsidTr="00713643">
        <w:trPr>
          <w:trHeight w:val="604"/>
        </w:trPr>
        <w:tc>
          <w:tcPr>
            <w:tcW w:w="1129" w:type="dxa"/>
            <w:noWrap/>
            <w:vAlign w:val="center"/>
            <w:hideMark/>
          </w:tcPr>
          <w:p w14:paraId="0DEA9E2F"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2023-01-01 05:10:00</w:t>
            </w:r>
          </w:p>
        </w:tc>
        <w:tc>
          <w:tcPr>
            <w:tcW w:w="567" w:type="dxa"/>
            <w:noWrap/>
            <w:vAlign w:val="center"/>
            <w:hideMark/>
          </w:tcPr>
          <w:p w14:paraId="7CC31D81"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10</w:t>
            </w:r>
          </w:p>
        </w:tc>
        <w:tc>
          <w:tcPr>
            <w:tcW w:w="1134" w:type="dxa"/>
            <w:noWrap/>
            <w:vAlign w:val="center"/>
            <w:hideMark/>
          </w:tcPr>
          <w:p w14:paraId="644FD30D"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202</w:t>
            </w:r>
          </w:p>
        </w:tc>
        <w:tc>
          <w:tcPr>
            <w:tcW w:w="993" w:type="dxa"/>
            <w:noWrap/>
            <w:vAlign w:val="center"/>
            <w:hideMark/>
          </w:tcPr>
          <w:p w14:paraId="656076DB"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S</w:t>
            </w:r>
          </w:p>
        </w:tc>
        <w:tc>
          <w:tcPr>
            <w:tcW w:w="1134" w:type="dxa"/>
            <w:noWrap/>
            <w:vAlign w:val="center"/>
            <w:hideMark/>
          </w:tcPr>
          <w:p w14:paraId="40BCA74B"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3,401</w:t>
            </w:r>
          </w:p>
        </w:tc>
        <w:tc>
          <w:tcPr>
            <w:tcW w:w="1134" w:type="dxa"/>
            <w:noWrap/>
            <w:vAlign w:val="center"/>
            <w:hideMark/>
          </w:tcPr>
          <w:p w14:paraId="206ACC21"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118</w:t>
            </w:r>
          </w:p>
        </w:tc>
        <w:tc>
          <w:tcPr>
            <w:tcW w:w="850" w:type="dxa"/>
            <w:noWrap/>
            <w:vAlign w:val="center"/>
            <w:hideMark/>
          </w:tcPr>
          <w:p w14:paraId="3C25C656"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ESE</w:t>
            </w:r>
          </w:p>
        </w:tc>
        <w:tc>
          <w:tcPr>
            <w:tcW w:w="1134" w:type="dxa"/>
            <w:noWrap/>
            <w:vAlign w:val="center"/>
            <w:hideMark/>
          </w:tcPr>
          <w:p w14:paraId="10369B80"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3,58</w:t>
            </w:r>
          </w:p>
        </w:tc>
        <w:tc>
          <w:tcPr>
            <w:tcW w:w="1276" w:type="dxa"/>
            <w:vAlign w:val="center"/>
          </w:tcPr>
          <w:p w14:paraId="19F83134" w14:textId="77777777" w:rsidR="00413B39" w:rsidRPr="005B2567"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G</w:t>
            </w:r>
          </w:p>
        </w:tc>
      </w:tr>
      <w:tr w:rsidR="00413B39" w:rsidRPr="00B537A2" w14:paraId="5AEC4387" w14:textId="77777777" w:rsidTr="00713643">
        <w:trPr>
          <w:trHeight w:val="604"/>
        </w:trPr>
        <w:tc>
          <w:tcPr>
            <w:tcW w:w="1129" w:type="dxa"/>
            <w:noWrap/>
            <w:vAlign w:val="center"/>
            <w:hideMark/>
          </w:tcPr>
          <w:p w14:paraId="2D34D0D6"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2023-01-01 06:10:00</w:t>
            </w:r>
          </w:p>
        </w:tc>
        <w:tc>
          <w:tcPr>
            <w:tcW w:w="567" w:type="dxa"/>
            <w:noWrap/>
            <w:vAlign w:val="center"/>
            <w:hideMark/>
          </w:tcPr>
          <w:p w14:paraId="5E3C7117"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10</w:t>
            </w:r>
          </w:p>
        </w:tc>
        <w:tc>
          <w:tcPr>
            <w:tcW w:w="1134" w:type="dxa"/>
            <w:noWrap/>
            <w:vAlign w:val="center"/>
            <w:hideMark/>
          </w:tcPr>
          <w:p w14:paraId="4FCB66E8"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201</w:t>
            </w:r>
          </w:p>
        </w:tc>
        <w:tc>
          <w:tcPr>
            <w:tcW w:w="993" w:type="dxa"/>
            <w:noWrap/>
            <w:vAlign w:val="center"/>
            <w:hideMark/>
          </w:tcPr>
          <w:p w14:paraId="4937AD2B"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S</w:t>
            </w:r>
          </w:p>
        </w:tc>
        <w:tc>
          <w:tcPr>
            <w:tcW w:w="1134" w:type="dxa"/>
            <w:noWrap/>
            <w:vAlign w:val="center"/>
            <w:hideMark/>
          </w:tcPr>
          <w:p w14:paraId="77FB311F"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3,222</w:t>
            </w:r>
          </w:p>
        </w:tc>
        <w:tc>
          <w:tcPr>
            <w:tcW w:w="1134" w:type="dxa"/>
            <w:noWrap/>
            <w:vAlign w:val="center"/>
            <w:hideMark/>
          </w:tcPr>
          <w:p w14:paraId="7A985EAE"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81</w:t>
            </w:r>
          </w:p>
        </w:tc>
        <w:tc>
          <w:tcPr>
            <w:tcW w:w="850" w:type="dxa"/>
            <w:noWrap/>
            <w:vAlign w:val="center"/>
            <w:hideMark/>
          </w:tcPr>
          <w:p w14:paraId="4275331F" w14:textId="77777777" w:rsidR="00413B39" w:rsidRPr="00B537A2" w:rsidRDefault="00413B39" w:rsidP="00713643">
            <w:pPr>
              <w:jc w:val="center"/>
              <w:rPr>
                <w:rFonts w:ascii="Arial" w:eastAsia="Times New Roman" w:hAnsi="Arial" w:cs="Arial"/>
                <w:color w:val="000000"/>
                <w:sz w:val="16"/>
                <w:szCs w:val="16"/>
              </w:rPr>
            </w:pPr>
            <w:r>
              <w:rPr>
                <w:rFonts w:ascii="Arial" w:eastAsia="Times New Roman" w:hAnsi="Arial" w:cs="Arial"/>
                <w:color w:val="000000"/>
                <w:sz w:val="16"/>
                <w:szCs w:val="16"/>
              </w:rPr>
              <w:t>ENE</w:t>
            </w:r>
          </w:p>
        </w:tc>
        <w:tc>
          <w:tcPr>
            <w:tcW w:w="1134" w:type="dxa"/>
            <w:noWrap/>
            <w:vAlign w:val="center"/>
            <w:hideMark/>
          </w:tcPr>
          <w:p w14:paraId="2536F41F" w14:textId="77777777" w:rsidR="00413B39" w:rsidRPr="00B537A2"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7,697</w:t>
            </w:r>
          </w:p>
        </w:tc>
        <w:tc>
          <w:tcPr>
            <w:tcW w:w="1276" w:type="dxa"/>
            <w:vAlign w:val="center"/>
          </w:tcPr>
          <w:p w14:paraId="48400428" w14:textId="77777777" w:rsidR="00413B39" w:rsidRPr="005B2567" w:rsidRDefault="00413B39" w:rsidP="00713643">
            <w:pPr>
              <w:jc w:val="center"/>
              <w:rPr>
                <w:rFonts w:ascii="Aptos Narrow" w:eastAsia="Times New Roman" w:hAnsi="Aptos Narrow" w:cs="Times New Roman"/>
                <w:color w:val="000000"/>
                <w:sz w:val="16"/>
                <w:szCs w:val="16"/>
              </w:rPr>
            </w:pPr>
            <w:r>
              <w:rPr>
                <w:rFonts w:ascii="Aptos Narrow" w:eastAsia="Times New Roman" w:hAnsi="Aptos Narrow" w:cs="Times New Roman"/>
                <w:color w:val="000000"/>
                <w:sz w:val="16"/>
                <w:szCs w:val="16"/>
              </w:rPr>
              <w:t>F</w:t>
            </w:r>
          </w:p>
        </w:tc>
      </w:tr>
    </w:tbl>
    <w:p w14:paraId="34E77972" w14:textId="77777777" w:rsidR="00413B39" w:rsidRDefault="00413B39" w:rsidP="00413B39">
      <w:pPr>
        <w:spacing w:line="360" w:lineRule="auto"/>
      </w:pPr>
      <w:commentRangeStart w:id="97"/>
      <w:r>
        <w:t>Esta metodología permite construir una serie de 5 años sintéticos, cumpliendo con los requerimientos de entrada de Arcon96 y preservando la representatividad horaria de los datos dentro de los límites de la información original disponible.</w:t>
      </w:r>
      <w:commentRangeEnd w:id="97"/>
      <w:r>
        <w:rPr>
          <w:rStyle w:val="Refdecomentario"/>
        </w:rPr>
        <w:commentReference w:id="97"/>
      </w:r>
    </w:p>
    <w:p>
      <w:pPr>
        <w:spacing w:line="360" w:lineRule="auto"/>
        <w:rPr>
          <w:ins w:id="90783" w:author="Claude" w:date="2026-10-20T00:00:00Z"/>
        </w:rPr>
      </w:pPr>
      <w:ins w:id="90784" w:author="Claude" w:date="2026-10-20T00:00:00Z"/>
      <w:ins w:id="92317" w:author="Claude" w:date="2026-10-20T00:00:00Z">
        <w:r>
          <w:t>Esta construcción debe entenderse como una aproximación. Los cinco años así obtenidos proceden de un mismo año con registros desfasados diez minutos, por lo que están fuertemente correlacionados y no aportan la variabilidad interanual que pretende recoger la recomendación de la RG 1.194</w:t>
        </w:r>
      </w:ins>
      <w:sdt>
        <w:sdtPr>
          <w:id w:val="1121893208"/>
          <w:citation/>
        </w:sdtPr>
        <w:sdtContent>
          <w:ins w:id="92315" w:author="Claude" w:date="2026-10-20T00:00:00Z">
            <w:r>
              <w:fldChar w:fldCharType="begin"/>
            </w:r>
            <w:r>
              <w:instrText xml:space="preserve"> CITATION USN03 \l 3082 </w:instrText>
            </w:r>
            <w:r>
              <w:fldChar w:fldCharType="separate"/>
            </w:r>
            <w:r>
              <w:rPr>
                <w:noProof/>
              </w:rPr>
              <w:t xml:space="preserve"> [42]</w:t>
            </w:r>
            <w:r>
              <w:fldChar w:fldCharType="end"/>
            </w:r>
          </w:ins>
        </w:sdtContent>
      </w:sdt>
      <w:ins w:id="92318" w:author="Claude" w:date="2026-10-20T00:00:00Z">
        <w:r>
          <w:t>. Además, la serie se ha adaptado a Bilbao rotando las direcciones y escalando la velocidad del viento, sin modificar la distribución de estabilidades. Los resultados de dispersión deben revisarse cuando se disponga de una serie horaria real del emplazamiento, medida a dos alturas conforme a la RG 1.23</w:t>
        </w:r>
      </w:ins>
      <w:sdt>
        <w:sdtPr>
          <w:id w:val="214432983"/>
          <w:citation/>
        </w:sdtPr>
        <w:sdtContent>
          <w:ins w:id="92316" w:author="Claude" w:date="2026-10-20T00:00:00Z">
            <w:r>
              <w:fldChar w:fldCharType="begin"/>
            </w:r>
            <w:r>
              <w:instrText xml:space="preserve"> CITATION RG123 \l 3082 </w:instrText>
            </w:r>
            <w:r>
              <w:fldChar w:fldCharType="separate"/>
            </w:r>
            <w:r>
              <w:rPr>
                <w:noProof/>
              </w:rPr>
              <w:t xml:space="preserve"> [39]</w:t>
            </w:r>
            <w:r>
              <w:fldChar w:fldCharType="end"/>
            </w:r>
          </w:ins>
        </w:sdtContent>
      </w:sdt>
      <w:ins w:id="92319" w:author="Claude" w:date="2026-10-20T00:00:00Z">
        <w:r>
          <w:t>.</w:t>
        </w:r>
      </w:ins>
    </w:p>
    <w:p xmlns:ns28="urn:tmp" w14:paraId="2F2AD75E" w14:textId="6FA3EAF0" w:rsidR="00413B39" w:rsidRDefault="00413B39" w:rsidP="00413B39">
      <w:pPr>
        <w:pStyle w:val="Descripcin"/>
        <w:keepNext/>
        <w:jc w:val="center"/>
      </w:pPr>
      <w:bookmarkStart w:id="71006" w:name="_RefTab_meteo"/>
      <w:r>
        <w:t xml:space="preserve">Tabla </w:t>
      </w:r>
      <w:fldSimple w:instr=" SEQ Tabla \* ARABIC ">
        <w:r>
          <w:rPr>
            <w:noProof/>
          </w:rPr>
          <w:t>17</w:t>
        </w:r>
      </w:fldSimple>
      <w:bookmarkEnd w:id="71006"/>
      <w:r>
        <w:t>: Datos meteorológicos transformados</w:t>
      </w:r>
    </w:p>
    <w:p w14:paraId="1994F988" w14:textId="77777777" w:rsidR="00413B39" w:rsidRPr="000D5E7B" w:rsidRDefault="00413B39" w:rsidP="00413B39"/>
    <w:p w14:paraId="03359BB8" w14:textId="77777777" w:rsidR="00413B39" w:rsidRDefault="00413B39" w:rsidP="00413B39">
      <w:pPr>
        <w:pStyle w:val="Ttulo3"/>
        <w:spacing w:line="360" w:lineRule="auto"/>
      </w:pPr>
      <w:bookmarkStart w:id="68" w:name="_Toc201916633"/>
      <w:bookmarkStart w:id="69" w:name="_Toc221055560"/>
      <w:del w:id="90031" w:author="Claude" w:date="2026-10-20T00:00:00Z">
        <w:r>
          <w:delText xml:space="preserve">ADAPTACIÓN DE INPUT DATA PARA </w:delText>
        </w:r>
        <w:r>
          <w:delText xml:space="preserve">ARCON96</w:delText>
        </w:r>
      </w:del>
      <w:ins w:id="90032" w:author="Claude" w:date="2026-10-20T00:00:00Z">
        <w:r>
          <w:t>Formato de los datos de entrada de ARCON96</w:t>
        </w:r>
      </w:ins>
      <w:commentRangeStart w:id="70"/>
      <w:bookmarkEnd w:id="68"/>
      <w:bookmarkEnd w:id="69"/>
      <w:commentRangeEnd w:id="70"/>
      <w:r>
        <w:rPr>
          <w:rStyle w:val="Refdecomentario"/>
          <w:sz w:val="26"/>
          <w:szCs w:val="26"/>
        </w:rPr>
        <w:commentReference w:id="70"/>
      </w:r>
    </w:p>
    <w:p w14:paraId="3AA395FF" w14:textId="77777777" w:rsidR="00413B39" w:rsidRDefault="00413B39" w:rsidP="00413B39">
      <w:pPr>
        <w:spacing w:line="360" w:lineRule="auto"/>
      </w:pPr>
      <w:r>
        <w:t>El formato de entrada para ARCON96 debe seguir una estructura específica compuesta por cinco columnas, cada una con un propósito claramente definido. A continuación, se describen las especificaciones correspondientes a cada columna:</w:t>
      </w:r>
    </w:p>
    <w:p w14:paraId="30BE1B4D" w14:textId="77777777" w:rsidR="00413B39" w:rsidRDefault="00413B39" w:rsidP="00413B39">
      <w:pPr>
        <w:spacing w:line="360" w:lineRule="auto"/>
      </w:pPr>
      <w:r>
        <w:rPr>
          <w:noProof/>
        </w:rPr>
        <w:drawing>
          <wp:anchor distT="0" distB="0" distL="114300" distR="114300" simplePos="0" relativeHeight="251687936" behindDoc="0" locked="0" layoutInCell="1" allowOverlap="1" wp14:anchorId="0340E64F" wp14:editId="6BD00AAF">
            <wp:simplePos x="0" y="0"/>
            <wp:positionH relativeFrom="margin">
              <wp:align>center</wp:align>
            </wp:positionH>
            <wp:positionV relativeFrom="paragraph">
              <wp:posOffset>283210</wp:posOffset>
            </wp:positionV>
            <wp:extent cx="5381625" cy="1344930"/>
            <wp:effectExtent l="0" t="0" r="9525" b="7620"/>
            <wp:wrapSquare wrapText="bothSides"/>
            <wp:docPr id="5002627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62785" name="Imagen 1" descr="Texto&#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5381625" cy="134493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8960" behindDoc="0" locked="0" layoutInCell="1" allowOverlap="1" wp14:anchorId="2736DF4D" wp14:editId="7F2163F6">
                <wp:simplePos x="0" y="0"/>
                <wp:positionH relativeFrom="margin">
                  <wp:align>center</wp:align>
                </wp:positionH>
                <wp:positionV relativeFrom="paragraph">
                  <wp:posOffset>9525</wp:posOffset>
                </wp:positionV>
                <wp:extent cx="5400040" cy="180975"/>
                <wp:effectExtent l="0" t="0" r="0" b="9525"/>
                <wp:wrapSquare wrapText="bothSides"/>
                <wp:docPr id="677976487" name="Cuadro de texto 1"/>
                <wp:cNvGraphicFramePr/>
                <a:graphic xmlns:a="http://schemas.openxmlformats.org/drawingml/2006/main">
                  <a:graphicData uri="http://schemas.microsoft.com/office/word/2010/wordprocessingShape">
                    <wps:wsp>
                      <wps:cNvSpPr txBox="1"/>
                      <wps:spPr>
                        <a:xfrm>
                          <a:off x="0" y="0"/>
                          <a:ext cx="5400040" cy="180975"/>
                        </a:xfrm>
                        <a:prstGeom prst="rect">
                          <a:avLst/>
                        </a:prstGeom>
                        <a:solidFill>
                          <a:prstClr val="white"/>
                        </a:solidFill>
                        <a:ln>
                          <a:noFill/>
                        </a:ln>
                      </wps:spPr>
                      <wps:txbx>
                        <w:txbxContent>
                          <w:p xmlns:ns29="urn:tmp" w14:paraId="4A9020B2" w14:textId="77777777" w:rsidR="00413B39" w:rsidRPr="00584351" w:rsidRDefault="00413B39" w:rsidP="00413B39">
                            <w:pPr>
                              <w:pStyle w:val="Descripcin"/>
                              <w:jc w:val="center"/>
                              <w:rPr>
                                <w:sz w:val="22"/>
                                <w:szCs w:val="22"/>
                              </w:rPr>
                            </w:pPr>
                            <w:r>
                              <w:t xml:space="preserve">Figura </w:t>
                            </w:r>
                            <w:fldSimple w:instr=" SEQ Figura \* ARABIC ">
                              <w:r>
                                <w:rPr>
                                  <w:noProof/>
                                </w:rPr>
                                <w:t>13</w:t>
                              </w:r>
                            </w:fldSimple>
                            <w:r>
                              <w:t>: Ejemplo del input de ARCON96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36DF4D" id="_x0000_s1042" type="#_x0000_t202" style="position:absolute;left:0;text-align:left;margin-left:0;margin-top:.75pt;width:425.2pt;height:14.25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" stroked="f">
                <v:textbox inset="0,0,0,0">
                  <w:txbxContent>
                    <w:p w14:paraId="4A9020B2" w14:textId="77777777" w:rsidR="00413B39" w:rsidRPr="00584351" w:rsidRDefault="00413B39" w:rsidP="00413B39">
                      <w:pPr>
                        <w:pStyle w:val="Descripcin"/>
                        <w:jc w:val="center"/>
                        <w:rPr>
                          <w:sz w:val="22"/>
                          <w:szCs w:val="22"/>
                        </w:rPr>
                      </w:pPr>
                      <w:r>
                        <w:t xml:space="preserve">Figura </w:t>
                      </w:r>
                      <w:fldSimple w:instr=" SEQ Figura \* ARABIC ">
                        <w:r>
                          <w:rPr>
                            <w:noProof/>
                          </w:rPr>
                          <w:t>7</w:t>
                        </w:r>
                      </w:fldSimple>
                      <w:r>
                        <w:t>: Ejemplo del input de ARCON96</w:t>
                      </w:r>
                    </w:p>
                  </w:txbxContent>
                </v:textbox>
                <w10:wrap type="square" anchorx="margin"/>
              </v:shape>
            </w:pict>
          </mc:Fallback>
        </mc:AlternateContent>
      </w:r>
    </w:p>
    <w:p w14:paraId="082A2448" w14:textId="77777777" w:rsidR="00413B39" w:rsidRDefault="00413B39" w:rsidP="00413B39">
      <w:pPr>
        <w:spacing w:line="360" w:lineRule="auto"/>
      </w:pPr>
    </w:p>
    <w:p w14:paraId="53BE8053" w14:textId="77777777" w:rsidR="00413B39" w:rsidRDefault="00413B39" w:rsidP="00413B39">
      <w:pPr>
        <w:spacing w:line="360" w:lineRule="auto"/>
      </w:pPr>
    </w:p>
    <w:p w14:paraId="4E4DC366" w14:textId="77777777" w:rsidR="00413B39" w:rsidRDefault="00413B39" w:rsidP="00413B39">
      <w:pPr>
        <w:spacing w:line="360" w:lineRule="auto"/>
      </w:pPr>
    </w:p>
    <w:p w14:paraId="184DF254" w14:textId="77777777" w:rsidR="00413B39" w:rsidRDefault="00413B39" w:rsidP="00413B39">
      <w:pPr>
        <w:spacing w:line="360" w:lineRule="auto"/>
      </w:pPr>
    </w:p>
    <w:p w14:paraId="015644EE" w14:textId="77777777" w:rsidR="00413B39" w:rsidRPr="008E217C" w:rsidRDefault="00413B39">
      <w:pPr>
        <w:pStyle w:val="Prrafodelista"/>
        <w:numPr>
          <w:ilvl w:val="0"/>
          <w:numId w:val="19"/>
        </w:numPr>
        <w:spacing w:line="360" w:lineRule="auto"/>
        <w:rPr>
          <w:b/>
          <w:bCs/>
        </w:rPr>
      </w:pPr>
      <w:r>
        <w:rPr>
          <w:b/>
          <w:bCs/>
        </w:rPr>
        <w:t>Nombre del archivo</w:t>
      </w:r>
    </w:p>
    <w:p w14:paraId="659F0BB7" w14:textId="77777777" w:rsidR="00413B39" w:rsidRDefault="00413B39" w:rsidP="00413B39">
      <w:pPr>
        <w:spacing w:line="360" w:lineRule="auto"/>
      </w:pPr>
      <w:r>
        <w:t>El nombre del archivo debe tener la extensión .MET y seguir el formato archivo.MET.</w:t>
      </w:r>
    </w:p>
    <w:p w14:paraId="21916099" w14:textId="77777777" w:rsidR="00413B39" w:rsidRPr="008E217C" w:rsidRDefault="00413B39">
      <w:pPr>
        <w:pStyle w:val="Prrafodelista"/>
        <w:numPr>
          <w:ilvl w:val="0"/>
          <w:numId w:val="19"/>
        </w:numPr>
        <w:spacing w:line="360" w:lineRule="auto"/>
        <w:rPr>
          <w:b/>
          <w:bCs/>
        </w:rPr>
      </w:pPr>
      <w:r>
        <w:rPr>
          <w:b/>
          <w:bCs/>
        </w:rPr>
        <w:t>Identificador horario</w:t>
      </w:r>
    </w:p>
    <w:p w14:paraId="613388D9" w14:textId="77777777" w:rsidR="00413B39" w:rsidRDefault="00413B39" w:rsidP="00413B39">
      <w:pPr>
        <w:spacing w:line="360" w:lineRule="auto"/>
      </w:pPr>
      <w:r>
        <w:t>Esta columna codifica la fecha y la hora de los datos en un formato numérico de 7 dígitos:</w:t>
      </w:r>
    </w:p>
    <w:p w14:paraId="1115E0AD" w14:textId="77777777" w:rsidR="00413B39" w:rsidRDefault="00413B39">
      <w:pPr>
        <w:pStyle w:val="Prrafodelista"/>
        <w:numPr>
          <w:ilvl w:val="0"/>
          <w:numId w:val="20"/>
        </w:numPr>
        <w:spacing w:line="360" w:lineRule="auto"/>
      </w:pPr>
      <w:r>
        <w:t>Dígitos 1-2: Corresponden al sufijo numérico del nombre del archivo .MET (por ejemplo, para MET01, los dos primeros dígitos serán 01).</w:t>
      </w:r>
    </w:p>
    <w:p w14:paraId="0F58F949" w14:textId="77777777" w:rsidR="00413B39" w:rsidRDefault="00413B39">
      <w:pPr>
        <w:pStyle w:val="Prrafodelista"/>
        <w:numPr>
          <w:ilvl w:val="0"/>
          <w:numId w:val="20"/>
        </w:numPr>
        <w:spacing w:line="360" w:lineRule="auto"/>
      </w:pPr>
      <w:r>
        <w:t>Dígitos 3-5: Representan el día juliano del año (valores entre 001 y 365).</w:t>
      </w:r>
    </w:p>
    <w:p w14:paraId="63600DFB" w14:textId="77777777" w:rsidR="00413B39" w:rsidRDefault="00413B39">
      <w:pPr>
        <w:pStyle w:val="Prrafodelista"/>
        <w:numPr>
          <w:ilvl w:val="0"/>
          <w:numId w:val="20"/>
        </w:numPr>
        <w:spacing w:before="240" w:line="360" w:lineRule="auto"/>
      </w:pPr>
      <w:r>
        <w:t>Dígitos 6-7: Indican la hora del día en formato de 24 horas (valores entre 00 y 23).</w:t>
      </w:r>
    </w:p>
    <w:p w14:paraId="77053351" w14:textId="77777777" w:rsidR="00413B39" w:rsidRPr="008E217C" w:rsidRDefault="00413B39">
      <w:pPr>
        <w:pStyle w:val="Prrafodelista"/>
        <w:numPr>
          <w:ilvl w:val="0"/>
          <w:numId w:val="19"/>
        </w:numPr>
        <w:spacing w:before="240" w:line="360" w:lineRule="auto"/>
        <w:rPr>
          <w:b/>
          <w:bCs/>
        </w:rPr>
      </w:pPr>
      <w:r>
        <w:rPr>
          <w:b/>
          <w:bCs/>
        </w:rPr>
        <w:t>Viento a altura inferior (10 m)</w:t>
      </w:r>
    </w:p>
    <w:p w14:paraId="1D8EA22A" w14:textId="77777777" w:rsidR="00413B39" w:rsidRDefault="00413B39" w:rsidP="00413B39">
      <w:pPr>
        <w:spacing w:line="360" w:lineRule="auto"/>
      </w:pPr>
      <w:r>
        <w:t>Esta columna contiene información relativa a la dirección y velocidad del viento a 10 metros de altura:</w:t>
      </w:r>
    </w:p>
    <w:p w14:paraId="03EFE2EE" w14:textId="77777777" w:rsidR="00413B39" w:rsidRDefault="00413B39">
      <w:pPr>
        <w:pStyle w:val="Prrafodelista"/>
        <w:numPr>
          <w:ilvl w:val="0"/>
          <w:numId w:val="21"/>
        </w:numPr>
        <w:spacing w:line="360" w:lineRule="auto"/>
      </w:pPr>
      <w:r>
        <w:t>Dígitos 1-3: Dirección del viento en grados (valores de 001 a 360, donde el valor 000 no es válido ya que ARCON96 no interpreta el norte como 0°).</w:t>
      </w:r>
    </w:p>
    <w:p w14:paraId="24E16462" w14:textId="77777777" w:rsidR="00413B39" w:rsidRDefault="00413B39">
      <w:pPr>
        <w:pStyle w:val="Prrafodelista"/>
        <w:numPr>
          <w:ilvl w:val="0"/>
          <w:numId w:val="21"/>
        </w:numPr>
        <w:spacing w:line="360" w:lineRule="auto"/>
      </w:pPr>
      <w:r>
        <w:t>Dígitos 4-7: Velocidad del viento multiplicada por 10 (si la velocidad se proporciona en m/s). Por ejemplo, una velocidad de 5 m/s debe ingresarse como 0050.</w:t>
      </w:r>
    </w:p>
    <w:p w14:paraId="75D4C59C" w14:textId="77777777" w:rsidR="00413B39" w:rsidRPr="008E217C" w:rsidRDefault="00413B39">
      <w:pPr>
        <w:pStyle w:val="Prrafodelista"/>
        <w:numPr>
          <w:ilvl w:val="0"/>
          <w:numId w:val="19"/>
        </w:numPr>
        <w:spacing w:line="360" w:lineRule="auto"/>
        <w:rPr>
          <w:b/>
          <w:bCs/>
        </w:rPr>
      </w:pPr>
      <w:r>
        <w:rPr>
          <w:b/>
          <w:bCs/>
        </w:rPr>
        <w:t>Estabilidad atmosférica</w:t>
      </w:r>
    </w:p>
    <w:p w14:paraId="7EADF2D8" w14:textId="77777777" w:rsidR="00413B39" w:rsidRDefault="00413B39" w:rsidP="00413B39">
      <w:pPr>
        <w:spacing w:line="360" w:lineRule="auto"/>
      </w:pPr>
      <w:r>
        <w:t>ARCON96 requiere un valor numérico para representar la clase de estabilidad. Si se dispone de clases en notación alfabética (A a G), deberá aplicarse la siguiente conversión:</w:t>
      </w:r>
    </w:p>
    <w:p xmlns:ns30="urn:tmp" w14:paraId="724A4E5D" w14:textId="2B41E728" w:rsidR="00413B39" w:rsidRDefault="00413B39" w:rsidP="00413B39">
      <w:pPr>
        <w:pStyle w:val="Descripcin"/>
        <w:keepNext/>
        <w:jc w:val="center"/>
      </w:pPr>
      <w:r>
        <w:t xml:space="preserve">Tabla </w:t>
      </w:r>
      <w:fldSimple w:instr=" SEQ Tabla \* ARABIC ">
        <w:r>
          <w:rPr>
            <w:noProof/>
          </w:rPr>
          <w:t>18</w:t>
        </w:r>
      </w:fldSimple>
      <w:r>
        <w:t xml:space="preserve">: Transformación de las estabilidades atmosféricas </w:t>
      </w:r>
    </w:p>
    <w:tbl>
      <w:tblPr>
        <w:tblStyle w:val="Tablaconcuadrcula"/>
        <w:tblW w:w="0" w:type="auto"/>
        <w:jc w:val="center"/>
        <w:tblLook w:val="04A0" w:firstRow="1" w:lastRow="0" w:firstColumn="1" w:lastColumn="0" w:noHBand="0" w:noVBand="1"/>
      </w:tblPr>
      <w:tblGrid>
        <w:gridCol w:w="3092"/>
        <w:gridCol w:w="3573"/>
      </w:tblGrid>
      <w:tr w:rsidR="00413B39" w:rsidRPr="008E217C" w14:paraId="791C2021" w14:textId="77777777" w:rsidTr="00713643">
        <w:trPr>
          <w:jc w:val="center"/>
        </w:trPr>
        <w:tc>
          <w:tcPr>
            <w:tcW w:w="0" w:type="auto"/>
            <w:hideMark/>
          </w:tcPr>
          <w:p w14:paraId="27AD3667" w14:textId="77777777" w:rsidR="00413B39" w:rsidRPr="008E217C" w:rsidRDefault="00413B39" w:rsidP="00713643">
            <w:pPr>
              <w:spacing w:after="200" w:line="276" w:lineRule="auto"/>
              <w:jc w:val="center"/>
              <w:rPr>
                <w:b/>
                <w:bCs/>
              </w:rPr>
            </w:pPr>
            <w:r>
              <w:rPr>
                <w:b/>
                <w:bCs/>
              </w:rPr>
              <w:t>Clase de estabilidad (letra)</w:t>
            </w:r>
          </w:p>
        </w:tc>
        <w:tc>
          <w:tcPr>
            <w:tcW w:w="0" w:type="auto"/>
            <w:hideMark/>
          </w:tcPr>
          <w:p w14:paraId="3B0CE78F" w14:textId="77777777" w:rsidR="00413B39" w:rsidRPr="008E217C" w:rsidRDefault="00413B39" w:rsidP="00713643">
            <w:pPr>
              <w:spacing w:after="200" w:line="276" w:lineRule="auto"/>
              <w:jc w:val="center"/>
              <w:rPr>
                <w:b/>
                <w:bCs/>
              </w:rPr>
            </w:pPr>
            <w:r>
              <w:rPr>
                <w:b/>
                <w:bCs/>
              </w:rPr>
              <w:t>Valor numérico para ARCON96</w:t>
            </w:r>
          </w:p>
        </w:tc>
      </w:tr>
      <w:tr w:rsidR="00413B39" w:rsidRPr="008E217C" w14:paraId="5AAEE6ED" w14:textId="77777777" w:rsidTr="00713643">
        <w:trPr>
          <w:jc w:val="center"/>
        </w:trPr>
        <w:tc>
          <w:tcPr>
            <w:tcW w:w="0" w:type="auto"/>
            <w:hideMark/>
          </w:tcPr>
          <w:p w14:paraId="47098142" w14:textId="77777777" w:rsidR="00413B39" w:rsidRPr="008E217C" w:rsidRDefault="00413B39" w:rsidP="00713643">
            <w:pPr>
              <w:spacing w:after="200" w:line="276" w:lineRule="auto"/>
              <w:jc w:val="center"/>
            </w:pPr>
            <w:r>
              <w:t>A</w:t>
            </w:r>
          </w:p>
        </w:tc>
        <w:tc>
          <w:tcPr>
            <w:tcW w:w="0" w:type="auto"/>
            <w:hideMark/>
          </w:tcPr>
          <w:p w14:paraId="52B090C6" w14:textId="77777777" w:rsidR="00413B39" w:rsidRPr="008E217C" w:rsidRDefault="00413B39" w:rsidP="00713643">
            <w:pPr>
              <w:spacing w:after="200" w:line="276" w:lineRule="auto"/>
              <w:jc w:val="center"/>
            </w:pPr>
            <w:r>
              <w:t>01</w:t>
            </w:r>
          </w:p>
        </w:tc>
      </w:tr>
      <w:tr w:rsidR="00413B39" w:rsidRPr="008E217C" w14:paraId="133C0EE3" w14:textId="77777777" w:rsidTr="00713643">
        <w:trPr>
          <w:jc w:val="center"/>
        </w:trPr>
        <w:tc>
          <w:tcPr>
            <w:tcW w:w="0" w:type="auto"/>
            <w:hideMark/>
          </w:tcPr>
          <w:p w14:paraId="02DDFAA0" w14:textId="77777777" w:rsidR="00413B39" w:rsidRPr="008E217C" w:rsidRDefault="00413B39" w:rsidP="00713643">
            <w:pPr>
              <w:spacing w:after="200" w:line="276" w:lineRule="auto"/>
              <w:jc w:val="center"/>
            </w:pPr>
            <w:r>
              <w:t>B</w:t>
            </w:r>
          </w:p>
        </w:tc>
        <w:tc>
          <w:tcPr>
            <w:tcW w:w="0" w:type="auto"/>
            <w:hideMark/>
          </w:tcPr>
          <w:p w14:paraId="18E48E84" w14:textId="77777777" w:rsidR="00413B39" w:rsidRPr="008E217C" w:rsidRDefault="00413B39" w:rsidP="00713643">
            <w:pPr>
              <w:spacing w:after="200" w:line="276" w:lineRule="auto"/>
              <w:jc w:val="center"/>
            </w:pPr>
            <w:r>
              <w:t>02</w:t>
            </w:r>
          </w:p>
        </w:tc>
      </w:tr>
      <w:tr w:rsidR="00413B39" w:rsidRPr="008E217C" w14:paraId="77EFD84A" w14:textId="77777777" w:rsidTr="00713643">
        <w:trPr>
          <w:jc w:val="center"/>
        </w:trPr>
        <w:tc>
          <w:tcPr>
            <w:tcW w:w="0" w:type="auto"/>
            <w:hideMark/>
          </w:tcPr>
          <w:p w14:paraId="0213D609" w14:textId="77777777" w:rsidR="00413B39" w:rsidRPr="008E217C" w:rsidRDefault="00413B39" w:rsidP="00713643">
            <w:pPr>
              <w:spacing w:after="200" w:line="276" w:lineRule="auto"/>
              <w:jc w:val="center"/>
            </w:pPr>
            <w:r>
              <w:t>C</w:t>
            </w:r>
          </w:p>
        </w:tc>
        <w:tc>
          <w:tcPr>
            <w:tcW w:w="0" w:type="auto"/>
            <w:hideMark/>
          </w:tcPr>
          <w:p w14:paraId="4E06DA41" w14:textId="77777777" w:rsidR="00413B39" w:rsidRPr="008E217C" w:rsidRDefault="00413B39" w:rsidP="00713643">
            <w:pPr>
              <w:spacing w:after="200" w:line="276" w:lineRule="auto"/>
              <w:jc w:val="center"/>
            </w:pPr>
            <w:r>
              <w:t>03</w:t>
            </w:r>
          </w:p>
        </w:tc>
      </w:tr>
      <w:tr w:rsidR="00413B39" w:rsidRPr="008E217C" w14:paraId="4954AF51" w14:textId="77777777" w:rsidTr="00713643">
        <w:trPr>
          <w:jc w:val="center"/>
        </w:trPr>
        <w:tc>
          <w:tcPr>
            <w:tcW w:w="0" w:type="auto"/>
            <w:hideMark/>
          </w:tcPr>
          <w:p w14:paraId="47497635" w14:textId="77777777" w:rsidR="00413B39" w:rsidRPr="008E217C" w:rsidRDefault="00413B39" w:rsidP="00713643">
            <w:pPr>
              <w:spacing w:after="200" w:line="276" w:lineRule="auto"/>
              <w:jc w:val="center"/>
            </w:pPr>
            <w:r>
              <w:t>D</w:t>
            </w:r>
          </w:p>
        </w:tc>
        <w:tc>
          <w:tcPr>
            <w:tcW w:w="0" w:type="auto"/>
            <w:hideMark/>
          </w:tcPr>
          <w:p w14:paraId="6848BBAC" w14:textId="77777777" w:rsidR="00413B39" w:rsidRPr="008E217C" w:rsidRDefault="00413B39" w:rsidP="00713643">
            <w:pPr>
              <w:spacing w:after="200" w:line="276" w:lineRule="auto"/>
              <w:jc w:val="center"/>
            </w:pPr>
            <w:r>
              <w:t>04</w:t>
            </w:r>
          </w:p>
        </w:tc>
      </w:tr>
      <w:tr w:rsidR="00413B39" w:rsidRPr="008E217C" w14:paraId="5A7FA6CD" w14:textId="77777777" w:rsidTr="00713643">
        <w:trPr>
          <w:jc w:val="center"/>
        </w:trPr>
        <w:tc>
          <w:tcPr>
            <w:tcW w:w="0" w:type="auto"/>
            <w:hideMark/>
          </w:tcPr>
          <w:p w14:paraId="50D69D9A" w14:textId="77777777" w:rsidR="00413B39" w:rsidRPr="008E217C" w:rsidRDefault="00413B39" w:rsidP="00713643">
            <w:pPr>
              <w:spacing w:after="200" w:line="276" w:lineRule="auto"/>
              <w:jc w:val="center"/>
            </w:pPr>
            <w:r>
              <w:t>E</w:t>
            </w:r>
          </w:p>
        </w:tc>
        <w:tc>
          <w:tcPr>
            <w:tcW w:w="0" w:type="auto"/>
            <w:hideMark/>
          </w:tcPr>
          <w:p w14:paraId="5468FB5B" w14:textId="77777777" w:rsidR="00413B39" w:rsidRPr="008E217C" w:rsidRDefault="00413B39" w:rsidP="00713643">
            <w:pPr>
              <w:spacing w:after="200" w:line="276" w:lineRule="auto"/>
              <w:jc w:val="center"/>
            </w:pPr>
            <w:r>
              <w:t>05</w:t>
            </w:r>
          </w:p>
        </w:tc>
      </w:tr>
      <w:tr w:rsidR="00413B39" w:rsidRPr="008E217C" w14:paraId="6F43F960" w14:textId="77777777" w:rsidTr="00713643">
        <w:trPr>
          <w:jc w:val="center"/>
        </w:trPr>
        <w:tc>
          <w:tcPr>
            <w:tcW w:w="0" w:type="auto"/>
            <w:hideMark/>
          </w:tcPr>
          <w:p w14:paraId="6E2EF105" w14:textId="77777777" w:rsidR="00413B39" w:rsidRPr="008E217C" w:rsidRDefault="00413B39" w:rsidP="00713643">
            <w:pPr>
              <w:spacing w:after="200" w:line="276" w:lineRule="auto"/>
              <w:jc w:val="center"/>
            </w:pPr>
            <w:r>
              <w:t>F</w:t>
            </w:r>
          </w:p>
        </w:tc>
        <w:tc>
          <w:tcPr>
            <w:tcW w:w="0" w:type="auto"/>
            <w:hideMark/>
          </w:tcPr>
          <w:p w14:paraId="19E131E6" w14:textId="77777777" w:rsidR="00413B39" w:rsidRPr="008E217C" w:rsidRDefault="00413B39" w:rsidP="00713643">
            <w:pPr>
              <w:spacing w:after="200" w:line="276" w:lineRule="auto"/>
              <w:jc w:val="center"/>
            </w:pPr>
            <w:r>
              <w:t>06</w:t>
            </w:r>
          </w:p>
        </w:tc>
      </w:tr>
      <w:tr w:rsidR="00413B39" w:rsidRPr="008E217C" w14:paraId="263CF768" w14:textId="77777777" w:rsidTr="00713643">
        <w:trPr>
          <w:jc w:val="center"/>
        </w:trPr>
        <w:tc>
          <w:tcPr>
            <w:tcW w:w="0" w:type="auto"/>
            <w:hideMark/>
          </w:tcPr>
          <w:p w14:paraId="1DC2DA41" w14:textId="77777777" w:rsidR="00413B39" w:rsidRPr="008E217C" w:rsidRDefault="00413B39" w:rsidP="00713643">
            <w:pPr>
              <w:spacing w:after="200" w:line="276" w:lineRule="auto"/>
              <w:jc w:val="center"/>
            </w:pPr>
            <w:r>
              <w:t>G</w:t>
            </w:r>
          </w:p>
        </w:tc>
        <w:tc>
          <w:tcPr>
            <w:tcW w:w="0" w:type="auto"/>
            <w:hideMark/>
          </w:tcPr>
          <w:p w14:paraId="573BA530" w14:textId="77777777" w:rsidR="00413B39" w:rsidRPr="008E217C" w:rsidRDefault="00413B39" w:rsidP="00713643">
            <w:pPr>
              <w:spacing w:after="200" w:line="276" w:lineRule="auto"/>
              <w:jc w:val="center"/>
            </w:pPr>
            <w:r>
              <w:t>07</w:t>
            </w:r>
          </w:p>
        </w:tc>
      </w:tr>
    </w:tbl>
    <w:p w14:paraId="0BEC29E0" w14:textId="77777777" w:rsidR="00413B39" w:rsidRDefault="00413B39" w:rsidP="00413B39"/>
    <w:p w14:paraId="7E0F28B9" w14:textId="77777777" w:rsidR="00413B39" w:rsidRPr="008E217C" w:rsidRDefault="00413B39">
      <w:pPr>
        <w:pStyle w:val="Prrafodelista"/>
        <w:numPr>
          <w:ilvl w:val="0"/>
          <w:numId w:val="19"/>
        </w:numPr>
        <w:spacing w:line="360" w:lineRule="auto"/>
        <w:rPr>
          <w:b/>
          <w:bCs/>
        </w:rPr>
      </w:pPr>
      <w:r>
        <w:rPr>
          <w:b/>
          <w:bCs/>
        </w:rPr>
        <w:t>Viento a altura superior (58 m)</w:t>
      </w:r>
    </w:p>
    <w:p w14:paraId="269A43CF" w14:textId="77777777" w:rsidR="00413B39" w:rsidRDefault="00413B39" w:rsidP="00413B39">
      <w:pPr>
        <w:spacing w:line="360" w:lineRule="auto"/>
      </w:pPr>
      <w:r>
        <w:t>Esta columna sigue la misma estructura que la tercera columna, pero se refiere a la dirección y velocidad del viento a una altura de 58 metros.</w:t>
      </w:r>
    </w:p>
    <w:p w14:paraId="3DD58094" w14:textId="77777777" w:rsidR="003F2EA3" w:rsidRDefault="003F2EA3">
      <w:pPr>
        <w:jc w:val="left"/>
      </w:pPr>
    </w:p>
    <w:p w14:paraId="09C6A8E0" w14:textId="5248619C" w:rsidR="003F2EA3" w:rsidRDefault="003F2EA3">
      <w:pPr>
        <w:jc w:val="left"/>
      </w:pPr>
      <w:r>
        <w:br w:type="page"/>
      </w:r>
    </w:p>
    <w:p w14:paraId="0B01773F" w14:textId="77777777" w:rsidR="003F2EA3" w:rsidRPr="003F2EA3" w:rsidRDefault="003F2EA3" w:rsidP="003F2EA3"/>
    <w:p w14:paraId="01816B7D" w14:textId="06620D40" w:rsidR="00B90F59" w:rsidRDefault="00B90F59" w:rsidP="00B90F59">
      <w:pPr>
        <w:pStyle w:val="Ttulo1"/>
      </w:pPr>
      <w:bookmarkStart w:id="72006" w:name="_RefCap_dosis"/>
      <w:bookmarkStart w:id="71" w:name="_Toc221055561"/>
      <w:r>
        <w:t>CÁLCULO DE DOSIS</w:t>
      </w:r>
      <w:bookmarkEnd w:id="71"/>
      <w:bookmarkEnd w:id="72006"/>
    </w:p>
    <w:p w14:paraId="134FC1F3" w14:textId="77777777" w:rsidR="00413B39" w:rsidRDefault="00413B39" w:rsidP="00413B39">
      <w:pPr>
        <w:spacing w:line="360" w:lineRule="auto"/>
      </w:pPr>
      <w:r>
        <w:t xml:space="preserve">Este apartado tiene como finalidad integrar todo lo previamente analizado con el objetivo de calcular las zonas de exclusión. Es decir, una vez calculados </w:t>
      </w:r>
      <w:del w:id="90144" w:author="Claude" w:date="2026-10-20T00:00:00Z">
        <w:r>
          <w:delText xml:space="preserve">los radionúclidos liberados al ambiente en la </w:delText>
        </w:r>
        <w:r>
          <w:rPr>
            <w:color w:val="FF0000"/>
          </w:rPr>
          <w:delText xml:space="preserve">sección 6</w:delText>
        </w:r>
      </w:del>
      <w:ins w:id="90145" w:author="Claude" w:date="2026-10-20T00:00:00Z">
        <w:r>
          <w:t xml:space="preserve">los radionucleidos liberados al ambiente en el capítulo </w:t>
        </w:r>
        <w:r>
          <w:fldChar w:fldCharType="begin"/>
        </w:r>
        <w:r>
          <w:instrText xml:space="preserve"> REF _RefCap_lib \r \h </w:instrText>
        </w:r>
        <w:r>
          <w:fldChar w:fldCharType="separate"/>
        </w:r>
        <w:r>
          <w:t>?</w:t>
        </w:r>
        <w:r>
          <w:fldChar w:fldCharType="end"/>
        </w:r>
      </w:ins>
      <w:r>
        <w:t xml:space="preserve"> y evaluada la influencia meteorológica en la dispersión de dichos </w:t>
      </w:r>
      <w:del w:id="90181" w:author="Claude" w:date="2026-10-20T00:00:00Z">
        <w:r>
          <w:delText xml:space="preserve">radionúclidos</w:delText>
        </w:r>
      </w:del>
      <w:ins w:id="90182" w:author="Claude" w:date="2026-10-20T00:00:00Z">
        <w:r>
          <w:t>radionucleidos</w:t>
        </w:r>
      </w:ins>
      <w:r>
        <w:t xml:space="preserve"> en la </w:t>
      </w:r>
      <w:del w:id="90146" w:author="Claude" w:date="2026-10-20T00:00:00Z">
        <w:r>
          <w:rPr>
            <w:color w:val="FF0000"/>
          </w:rPr>
          <w:delText xml:space="preserve">sección 7</w:delText>
        </w:r>
      </w:del>
      <w:ins w:id="90147" w:author="Claude" w:date="2026-10-20T00:00:00Z">
        <w:r>
          <w:rPr>
            <w:color w:val="FF0000"/>
          </w:rPr>
          <w:t xml:space="preserve">capítulo </w:t>
        </w:r>
        <w:r>
          <w:rPr>
            <w:color w:val="FF0000"/>
          </w:rPr>
          <w:fldChar w:fldCharType="begin"/>
        </w:r>
        <w:r>
          <w:rPr>
            <w:color w:val="FF0000"/>
          </w:rPr>
          <w:instrText xml:space="preserve"> REF _RefCap_disp \r \h </w:instrText>
        </w:r>
        <w:r>
          <w:rPr>
            <w:color w:val="FF0000"/>
          </w:rPr>
          <w:fldChar w:fldCharType="separate"/>
        </w:r>
        <w:r>
          <w:rPr>
            <w:color w:val="FF0000"/>
          </w:rPr>
          <w:t>?</w:t>
        </w:r>
        <w:r>
          <w:rPr>
            <w:color w:val="FF0000"/>
          </w:rPr>
          <w:fldChar w:fldCharType="end"/>
        </w:r>
      </w:ins>
      <w:r>
        <w:t xml:space="preserve">, se procederá a delimitar cuáles son las principales distancias de seguridad que se ajusten a la normativa vigente en función de la dosis absorbida. Para ello, en esta sección </w:t>
      </w:r>
      <w:del w:id="90148" w:author="Claude" w:date="2026-10-20T00:00:00Z">
        <w:r>
          <w:delText xml:space="preserve">se analizarán las características que deben cumplir dichas zonas</w:delText>
        </w:r>
      </w:del>
      <w:ins w:id="90149" w:author="Claude" w:date="2026-10-20T00:00:00Z">
        <w:r>
          <w:t xml:space="preserve">se aplican los criterios de dosis expuestos en el capítulo </w:t>
        </w:r>
        <w:r>
          <w:fldChar w:fldCharType="begin"/>
        </w:r>
        <w:r>
          <w:instrText xml:space="preserve"> REF _RefCap_marco \r \h </w:instrText>
        </w:r>
        <w:r>
          <w:fldChar w:fldCharType="separate"/>
        </w:r>
        <w:r>
          <w:t>?</w:t>
        </w:r>
        <w:r>
          <w:fldChar w:fldCharType="end"/>
        </w:r>
      </w:ins>
      <w:r>
        <w:t xml:space="preserve"> y se empleará un software especializado en el cálculo de dosis. Además, se presentará una metodología concreta que integre todos los factores a fin de que pueda ser replicada en otro escenario similar.</w:t>
      </w:r>
    </w:p>
    <w:p w14:paraId="11D64792" w14:textId="77777777" w:rsidR="00413B39" w:rsidRDefault="00413B39" w:rsidP="00413B39">
      <w:pPr>
        <w:pStyle w:val="Ttulo2"/>
      </w:pPr>
      <w:bookmarkStart w:id="74" w:name="_Toc201916638"/>
      <w:bookmarkStart w:id="75" w:name="_Toc221055563"/>
      <w:r>
        <w:t>RADTRAD</w:t>
      </w:r>
      <w:bookmarkEnd w:id="74"/>
      <w:bookmarkEnd w:id="75"/>
    </w:p>
    <w:p w14:paraId="64846655" w14:textId="77777777" w:rsidR="00413B39" w:rsidRDefault="00413B39" w:rsidP="00413B39">
      <w:pPr>
        <w:spacing w:line="360" w:lineRule="auto"/>
      </w:pPr>
      <w:r>
        <w:t>En la sección previa se ha constatado que para evaluar las distintas zonas de emergencia es crucial calcular la dosis absorbida en cada punto, previo a la comparación de los valores a los obtenidos en la normativa. Para ello, se utilizará el software “RADTRAD” cuya función y requerimientos se detallan a continuación:</w:t>
      </w:r>
    </w:p>
    <w:p w14:paraId="4656B0DB" w14:textId="77777777" w:rsidR="00413B39" w:rsidRDefault="00413B39" w:rsidP="00413B39">
      <w:pPr>
        <w:pStyle w:val="Ttulo3"/>
      </w:pPr>
      <w:bookmarkStart w:id="76" w:name="_Toc201916639"/>
      <w:bookmarkStart w:id="77" w:name="_Toc221055564"/>
      <w:r>
        <w:t>Detalle del código</w:t>
      </w:r>
      <w:bookmarkEnd w:id="76"/>
      <w:bookmarkEnd w:id="77"/>
    </w:p>
    <w:p w14:paraId="06CBA392" w14:textId="77777777" w:rsidR="00413B39" w:rsidRDefault="00413B39" w:rsidP="00413B39">
      <w:pPr>
        <w:spacing w:before="240" w:after="160" w:line="360" w:lineRule="auto"/>
      </w:pPr>
      <w:r>
        <w:t xml:space="preserve">RADTRAD (RADionuclide Transport, Removal And Dose Estimation) es un código de análisis desarrollado para la NRC </w:t>
      </w:r>
      <w:del w:id="90157" w:author="Claude" w:date="2026-10-20T00:00:00Z">
        <w:r>
          <w:delText xml:space="preserve">con el objetivo de evaluar</w:delText>
        </w:r>
      </w:del>
      <w:ins w:id="90158" w:author="Claude" w:date="2026-10-20T00:00:00Z"/>
      <w:sdt>
        <w:sdtPr>
          <w:id w:val="1016542853"/>
          <w:citation/>
        </w:sdtPr>
        <w:sdtContent>
          <w:ins w:id="92320" w:author="Claude" w:date="2026-10-20T00:00:00Z">
            <w:r>
              <w:fldChar w:fldCharType="begin"/>
            </w:r>
            <w:r>
              <w:instrText xml:space="preserve"> CITATION RADTRAD \l 3082 </w:instrText>
            </w:r>
            <w:r>
              <w:fldChar w:fldCharType="separate"/>
            </w:r>
            <w:r>
              <w:rPr>
                <w:noProof/>
              </w:rPr>
              <w:t xml:space="preserve"> [35]</w:t>
            </w:r>
            <w:r>
              <w:fldChar w:fldCharType="end"/>
            </w:r>
          </w:ins>
        </w:sdtContent>
      </w:sdt>
      <w:ins w:id="92321" w:author="Claude" w:date="2026-10-20T00:00:00Z">
        <w:r>
          <w:t xml:space="preserve"> con el objetivo de evaluar</w:t>
        </w:r>
      </w:ins>
      <w:r>
        <w:t xml:space="preserve"> las consecuencias radiológicas de accidentes en instalaciones nucleares. Su propósito principal es demostrar el cumplimiento de los criterios de dosis en el EAB, la LPZ y la sala de control durante accidentes de diseño, como LOCA y otros eventos severos.</w:t>
      </w:r>
    </w:p>
    <w:p w14:paraId="4D4EBBA1" w14:textId="77777777" w:rsidR="00413B39" w:rsidRPr="00F171AD" w:rsidRDefault="00413B39" w:rsidP="00413B39">
      <w:pPr>
        <w:spacing w:after="160" w:line="360" w:lineRule="auto"/>
      </w:pPr>
      <w:r>
        <w:t>RADTRAD ofrece múltiples ventajas como herramienta de análisis radiológico en escenarios de accidentes de diseño. Su principal fortaleza radica en su aprobación y uso oficial por parte de la NRC, lo que lo convierte en una herramienta estándar para licenciamiento y cumplimiento regulatorio. Permite realizar cálculos rápidos y eficientes de dosis en puntos críticos como el límite del área de exclusión (EAB), la zona de baja población (LPZ) y la sala de control, considerando mecanismos de mitigación como sprays, filtros y deposición natural. Además, su integración con la interfaz gráfica SNAP facilita la construcción de modelos complejos sin necesidad de programación directa, lo que mejora la accesibilidad y reduce errores en la configuración.</w:t>
      </w:r>
    </w:p>
    <w:p w14:paraId="6080F40A" w14:textId="77777777" w:rsidR="00413B39" w:rsidRPr="00F171AD" w:rsidRDefault="00413B39" w:rsidP="00413B39">
      <w:pPr>
        <w:spacing w:after="160" w:line="360" w:lineRule="auto"/>
      </w:pPr>
      <w:r>
        <w:t xml:space="preserve">Sin embargo, RADTRAD también presenta limitaciones importantes. No incluye modelos térmicos ni hidráulicos, por lo que no puede simular fenómenos como flujos bifásicos, presiones o temperaturas. Su enfoque es determinista y estático, lo que lo hace menos adecuado para análisis probabilísticos o eventos más allá del diseño sin ajustes adicionales. Además, requiere entradas muy precisas y detalladas para obtener resultados confiables, y no calcula por defecto el decaimiento en cadena de </w:t>
      </w:r>
      <w:del w:id="90183" w:author="Claude" w:date="2026-10-20T00:00:00Z">
        <w:r>
          <w:delText xml:space="preserve">radionúclidos</w:delText>
        </w:r>
      </w:del>
      <w:ins w:id="90184" w:author="Claude" w:date="2026-10-20T00:00:00Z">
        <w:r>
          <w:t>radionucleidos</w:t>
        </w:r>
      </w:ins>
      <w:r>
        <w:t xml:space="preserve">, a menos que se configure explícitamente. Estas limitaciones deben tenerse en cuenta al interpretar los resultados y al complementar el análisis con otras herramientas más completas si es necesario.</w:t>
      </w:r>
    </w:p>
    <w:p>
      <w:pPr>
        <w:pStyle w:val="Ttulo3"/>
        <w:rPr>
          <w:ins w:id="90589" w:author="Claude" w:date="2026-10-20T00:00:00Z"/>
        </w:rPr>
      </w:pPr>
      <w:ins w:id="90590" w:author="Claude" w:date="2026-10-20T00:00:00Z">
        <w:r>
          <w:t>Modelo de compartimentos</w:t>
        </w:r>
      </w:ins>
    </w:p>
    <w:p>
      <w:pPr>
        <w:spacing w:line="360" w:lineRule="auto"/>
        <w:rPr>
          <w:ins w:id="90591" w:author="Claude" w:date="2026-10-20T00:00:00Z"/>
        </w:rPr>
      </w:pPr>
      <w:ins w:id="90592" w:author="Claude" w:date="2026-10-20T00:00:00Z"/>
      <w:ins w:id="92323" w:author="Claude" w:date="2026-10-20T00:00:00Z">
        <w:r>
          <w:t>RADTRAD representa la instalación como un conjunto de volúmenes perfectamente mezclados (compartimentos) conectados por caminos de flujo, más el ambiente exterior</w:t>
        </w:r>
      </w:ins>
      <w:sdt>
        <w:sdtPr>
          <w:id w:val="705557813"/>
          <w:citation/>
        </w:sdtPr>
        <w:sdtContent>
          <w:ins w:id="92322" w:author="Claude" w:date="2026-10-20T00:00:00Z">
            <w:r>
              <w:fldChar w:fldCharType="begin"/>
            </w:r>
            <w:r>
              <w:instrText xml:space="preserve"> CITATION RADTRAD \l 3082 </w:instrText>
            </w:r>
            <w:r>
              <w:fldChar w:fldCharType="separate"/>
            </w:r>
            <w:r>
              <w:rPr>
                <w:noProof/>
              </w:rPr>
              <w:t xml:space="preserve"> [35]</w:t>
            </w:r>
            <w:r>
              <w:fldChar w:fldCharType="end"/>
            </w:r>
          </w:ins>
        </w:sdtContent>
      </w:sdt>
      <w:ins w:id="92324" w:author="Claude" w:date="2026-10-20T00:00:00Z">
        <w:r>
          <w:t>. Para cada radionucleido i en el compartimento j, la actividad evoluciona según:</w:t>
        </w:r>
      </w:ins>
    </w:p>
    <w:p>
      <w:pPr>
        <w:spacing w:before="120" w:after="120"/>
        <w:jc w:val="center"/>
        <w:rPr>
          <w:ins w:id="90593" w:author="Claude" w:date="2026-10-20T00:00:00Z"/>
        </w:rPr>
      </w:pPr>
      <m:oMathPara>
        <m:oMath>
          <w:ins w:id="90594" w:author="Claude" w:date="2026-10-20T00:00:00Z">
            <m:r>
              <m:t xml:space="preserve">d</m:t>
            </m:r>
            <m:sSub>
              <m:e>
                <m:r>
                  <m:t xml:space="preserve">A</m:t>
                </m:r>
              </m:e>
              <m:sub>
                <m:r>
                  <m:rPr>
                    <m:sty m:val="p"/>
                  </m:rPr>
                  <m:t xml:space="preserve">i,j</m:t>
                </m:r>
              </m:sub>
            </m:sSub>
            <m:r>
              <m:t xml:space="preserve">/dt = </m:t>
            </m:r>
            <m:sSub>
              <m:e>
                <m:r>
                  <m:t xml:space="preserve">S</m:t>
                </m:r>
              </m:e>
              <m:sub>
                <m:r>
                  <m:rPr>
                    <m:sty m:val="p"/>
                  </m:rPr>
                  <m:t xml:space="preserve">i,j</m:t>
                </m:r>
              </m:sub>
            </m:sSub>
            <m:r>
              <m:t xml:space="preserve">(t) + </m:t>
            </m:r>
            <m:nary>
              <m:naryPr>
                <m:chr m:val="∑"/>
                <m:supHide m:val="1"/>
              </m:naryPr>
              <m:sub>
                <m:r>
                  <m:t xml:space="preserve">k</m:t>
                </m:r>
              </m:sub>
              <m:sup/>
              <m:e>
                <m:sSub>
                  <m:e>
                    <m:r>
                      <m:t xml:space="preserve">F</m:t>
                    </m:r>
                  </m:e>
                  <m:sub>
                    <m:r>
                      <m:rPr>
                        <m:sty m:val="p"/>
                      </m:rPr>
                      <m:t xml:space="preserve">k→j</m:t>
                    </m:r>
                  </m:sub>
                </m:sSub>
                <m:r>
                  <m:t xml:space="preserve">·</m:t>
                </m:r>
                <m:sSub>
                  <m:e>
                    <m:r>
                      <m:t xml:space="preserve">A</m:t>
                    </m:r>
                  </m:e>
                  <m:sub>
                    <m:r>
                      <m:rPr>
                        <m:sty m:val="p"/>
                      </m:rPr>
                      <m:t xml:space="preserve">i,k</m:t>
                    </m:r>
                  </m:sub>
                </m:sSub>
                <m:r>
                  <m:t xml:space="preserve">/</m:t>
                </m:r>
                <m:sSub>
                  <m:e>
                    <m:r>
                      <m:t xml:space="preserve">V</m:t>
                    </m:r>
                  </m:e>
                  <m:sub>
                    <m:r>
                      <m:rPr>
                        <m:sty m:val="p"/>
                      </m:rPr>
                      <m:t xml:space="preserve">k</m:t>
                    </m:r>
                  </m:sub>
                </m:sSub>
              </m:e>
            </m:nary>
            <m:r>
              <m:t xml:space="preserve"> − </m:t>
            </m:r>
            <m:d>
              <m:dPr>
                <m:begChr m:val="("/>
                <m:endChr m:val=")"/>
              </m:dPr>
              <m:e>
                <m:sSub>
                  <m:e>
                    <m:r>
                      <m:t xml:space="preserve">λ</m:t>
                    </m:r>
                  </m:e>
                  <m:sub>
                    <m:r>
                      <m:rPr>
                        <m:sty m:val="p"/>
                      </m:rPr>
                      <m:t xml:space="preserve">i</m:t>
                    </m:r>
                  </m:sub>
                </m:sSub>
                <m:r>
                  <m:t xml:space="preserve"> + </m:t>
                </m:r>
                <m:nary>
                  <m:naryPr>
                    <m:chr m:val="∑"/>
                    <m:supHide m:val="1"/>
                  </m:naryPr>
                  <m:sub>
                    <m:r>
                      <m:t xml:space="preserve">m</m:t>
                    </m:r>
                  </m:sub>
                  <m:sup/>
                  <m:e>
                    <m:sSub>
                      <m:e>
                        <m:r>
                          <m:t xml:space="preserve">λ</m:t>
                        </m:r>
                      </m:e>
                      <m:sub>
                        <m:r>
                          <m:rPr>
                            <m:sty m:val="p"/>
                          </m:rPr>
                          <m:t xml:space="preserve">m,j</m:t>
                        </m:r>
                      </m:sub>
                    </m:sSub>
                  </m:e>
                </m:nary>
                <m:r>
                  <m:t xml:space="preserve"> + </m:t>
                </m:r>
                <m:nary>
                  <m:naryPr>
                    <m:chr m:val="∑"/>
                    <m:supHide m:val="1"/>
                  </m:naryPr>
                  <m:sub>
                    <m:r>
                      <m:t xml:space="preserve">k</m:t>
                    </m:r>
                  </m:sub>
                  <m:sup/>
                  <m:e>
                    <m:sSub>
                      <m:e>
                        <m:r>
                          <m:t xml:space="preserve">F</m:t>
                        </m:r>
                      </m:e>
                      <m:sub>
                        <m:r>
                          <m:rPr>
                            <m:sty m:val="p"/>
                          </m:rPr>
                          <m:t xml:space="preserve">j→k</m:t>
                        </m:r>
                      </m:sub>
                    </m:sSub>
                    <m:r>
                      <m:t xml:space="preserve">/</m:t>
                    </m:r>
                    <m:sSub>
                      <m:e>
                        <m:r>
                          <m:t xml:space="preserve">V</m:t>
                        </m:r>
                      </m:e>
                      <m:sub>
                        <m:r>
                          <m:rPr>
                            <m:sty m:val="p"/>
                          </m:rPr>
                          <m:t xml:space="preserve">j</m:t>
                        </m:r>
                      </m:sub>
                    </m:sSub>
                  </m:e>
                </m:nary>
              </m:e>
            </m:d>
            <m:r>
              <m:t xml:space="preserve">·</m:t>
            </m:r>
            <m:sSub>
              <m:e>
                <m:r>
                  <m:t xml:space="preserve">A</m:t>
                </m:r>
              </m:e>
              <m:sub>
                <m:r>
                  <m:rPr>
                    <m:sty m:val="p"/>
                  </m:rPr>
                  <m:t xml:space="preserve">i,j</m:t>
                </m:r>
              </m:sub>
            </m:sSub>
          </w:ins>
        </m:oMath>
      </m:oMathPara>
    </w:p>
    <w:p>
      <w:pPr>
        <w:spacing w:line="360" w:lineRule="auto"/>
        <w:rPr>
          <w:ins w:id="90595" w:author="Claude" w:date="2026-10-20T00:00:00Z"/>
        </w:rPr>
      </w:pPr>
      <w:ins w:id="90596" w:author="Claude" w:date="2026-10-20T00:00:00Z">
        <w:r>
          <w:t>donde S</w:t>
        </w:r>
        <w:r>
          <w:rPr>
            <w:vertAlign w:val="subscript"/>
          </w:rPr>
          <w:t>i,j</w:t>
        </w:r>
        <w:r>
          <w:t xml:space="preserve"> es la aportación del término fuente, F</w:t>
        </w:r>
        <w:r>
          <w:rPr>
            <w:vertAlign w:val="subscript"/>
          </w:rPr>
          <w:t>k→j</w:t>
        </w:r>
        <w:r>
          <w:t xml:space="preserve"> los caudales volumétricos entre compartimentos (m³/s), V el volumen de cada compartimento, λ</w:t>
        </w:r>
        <w:r>
          <w:rPr>
            <w:vertAlign w:val="subscript"/>
          </w:rPr>
          <w:t>i</w:t>
        </w:r>
        <w:r>
          <w:t xml:space="preserve"> la constante de desintegración y λ</w:t>
        </w:r>
        <w:r>
          <w:rPr>
            <w:vertAlign w:val="subscript"/>
          </w:rPr>
          <w:t>m,j</w:t>
        </w:r>
        <w:r>
          <w:t xml:space="preserve"> las constantes de eliminación de los mecanismos activos en el compartimento (rociadores, filtros, deposición). La tasa de emisión al ambiente, Q̇</w:t>
        </w:r>
        <w:r>
          <w:rPr>
            <w:vertAlign w:val="subscript"/>
          </w:rPr>
          <w:t>i</w:t>
        </w:r>
      </w:ins>
      <w:ins w:id="92326" w:author="Claude" w:date="2026-10-20T00:00:00Z">
        <w:r>
          <w:t>(t), es la suma de los flujos que salen hacia el exterior. En el KP-FHR la eliminación de aerosoles en el edificio del reactor se modela por sedimentación gravitatoria con la correlación de Henry implementada en RADTRAD, que la NRC considera conservadora para esta aplicación</w:t>
        </w:r>
      </w:ins>
      <w:sdt>
        <w:sdtPr>
          <w:id w:val="1203548677"/>
          <w:citation/>
        </w:sdtPr>
        <w:sdtContent>
          <w:ins w:id="92325"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327" w:author="Claude" w:date="2026-10-20T00:00:00Z">
        <w:r>
          <w:t>.</w:t>
        </w:r>
      </w:ins>
    </w:p>
    <w:p>
      <w:pPr>
        <w:pStyle w:val="Ttulo3"/>
        <w:rPr>
          <w:ins w:id="90597" w:author="Claude" w:date="2026-10-20T00:00:00Z"/>
        </w:rPr>
      </w:pPr>
      <w:ins w:id="90598" w:author="Claude" w:date="2026-10-20T00:00:00Z">
        <w:r>
          <w:t>Cálculo de la dosis en el receptor</w:t>
        </w:r>
      </w:ins>
    </w:p>
    <w:p>
      <w:pPr>
        <w:spacing w:line="360" w:lineRule="auto"/>
        <w:rPr>
          <w:ins w:id="90599" w:author="Claude" w:date="2026-10-20T00:00:00Z"/>
        </w:rPr>
      </w:pPr>
      <w:ins w:id="90600" w:author="Claude" w:date="2026-10-20T00:00:00Z">
        <w:r>
          <w:t>En cada receptor, RADTRAD aplica el coeficiente de dispersión de su tabla temporal a la emisión al ambiente y calcula dos contribuciones: la dosis comprometida por inhalación y la dosis externa por inmersión en la nube:</w:t>
        </w:r>
      </w:ins>
    </w:p>
    <w:p>
      <w:pPr>
        <w:spacing w:before="120" w:after="120"/>
        <w:jc w:val="center"/>
        <w:rPr>
          <w:ins w:id="90601" w:author="Claude" w:date="2026-10-20T00:00:00Z"/>
        </w:rPr>
      </w:pPr>
      <m:oMathPara>
        <m:oMath>
          <w:ins w:id="90602" w:author="Claude" w:date="2026-10-20T00:00:00Z">
            <m:sSub>
              <m:e>
                <m:r>
                  <m:t xml:space="preserve">D</m:t>
                </m:r>
              </m:e>
              <m:sub>
                <m:r>
                  <m:rPr>
                    <m:sty m:val="p"/>
                  </m:rPr>
                  <m:t xml:space="preserve">inh</m:t>
                </m:r>
              </m:sub>
            </m:sSub>
            <m:r>
              <m:t xml:space="preserve"> = </m:t>
            </m:r>
            <m:nary>
              <m:naryPr>
                <m:chr m:val="∑"/>
                <m:supHide m:val="1"/>
              </m:naryPr>
              <m:sub>
                <m:r>
                  <m:t xml:space="preserve">i</m:t>
                </m:r>
              </m:sub>
              <m:sup/>
              <m:e>
                <m:r>
                  <m:t xml:space="preserve">DC</m:t>
                </m:r>
                <m:sSub>
                  <m:e>
                    <m:r>
                      <m:t xml:space="preserve">F</m:t>
                    </m:r>
                  </m:e>
                  <m:sub>
                    <m:r>
                      <m:rPr>
                        <m:sty m:val="p"/>
                      </m:rPr>
                      <m:t xml:space="preserve">inh,i</m:t>
                    </m:r>
                  </m:sub>
                </m:sSub>
                <m:nary>
                  <m:naryPr>
                    <m:chr m:val="∫"/>
                    <m:subHide m:val="1"/>
                    <m:supHide m:val="1"/>
                  </m:naryPr>
                  <m:sub/>
                  <m:sup/>
                  <m:e>
                    <m:r>
                      <m:t xml:space="preserve">Q</m:t>
                    </m:r>
                    <m:sSub>
                      <m:e>
                        <m:r>
                          <m:t xml:space="preserve">̇</m:t>
                        </m:r>
                      </m:e>
                      <m:sub>
                        <m:r>
                          <m:rPr>
                            <m:sty m:val="p"/>
                          </m:rPr>
                          <m:t xml:space="preserve">i</m:t>
                        </m:r>
                      </m:sub>
                    </m:sSub>
                    <m:r>
                      <m:t xml:space="preserve">(t)·</m:t>
                    </m:r>
                    <m:d>
                      <m:dPr>
                        <m:begChr m:val="("/>
                        <m:endChr m:val=")"/>
                      </m:dPr>
                      <m:e>
                        <m:r>
                          <m:t xml:space="preserve">χ/Q</m:t>
                        </m:r>
                      </m:e>
                    </m:d>
                    <m:r>
                      <m:t xml:space="preserve">(t)·BR(t) dt</m:t>
                    </m:r>
                  </m:e>
                </m:nary>
              </m:e>
            </m:nary>
          </w:ins>
        </m:oMath>
      </m:oMathPara>
    </w:p>
    <w:p>
      <w:pPr>
        <w:spacing w:before="120" w:after="120"/>
        <w:jc w:val="center"/>
        <w:rPr>
          <w:ins w:id="90603" w:author="Claude" w:date="2026-10-20T00:00:00Z"/>
        </w:rPr>
      </w:pPr>
      <m:oMathPara>
        <m:oMath>
          <w:ins w:id="90604" w:author="Claude" w:date="2026-10-20T00:00:00Z">
            <m:sSub>
              <m:e>
                <m:r>
                  <m:t xml:space="preserve">D</m:t>
                </m:r>
              </m:e>
              <m:sub>
                <m:r>
                  <m:rPr>
                    <m:sty m:val="p"/>
                  </m:rPr>
                  <m:t xml:space="preserve">inm</m:t>
                </m:r>
              </m:sub>
            </m:sSub>
            <m:r>
              <m:t xml:space="preserve"> = </m:t>
            </m:r>
            <m:nary>
              <m:naryPr>
                <m:chr m:val="∑"/>
                <m:supHide m:val="1"/>
              </m:naryPr>
              <m:sub>
                <m:r>
                  <m:t xml:space="preserve">i</m:t>
                </m:r>
              </m:sub>
              <m:sup/>
              <m:e>
                <m:r>
                  <m:t xml:space="preserve">DC</m:t>
                </m:r>
                <m:sSub>
                  <m:e>
                    <m:r>
                      <m:t xml:space="preserve">F</m:t>
                    </m:r>
                  </m:e>
                  <m:sub>
                    <m:r>
                      <m:rPr>
                        <m:sty m:val="p"/>
                      </m:rPr>
                      <m:t xml:space="preserve">inm,i</m:t>
                    </m:r>
                  </m:sub>
                </m:sSub>
                <m:nary>
                  <m:naryPr>
                    <m:chr m:val="∫"/>
                    <m:subHide m:val="1"/>
                    <m:supHide m:val="1"/>
                  </m:naryPr>
                  <m:sub/>
                  <m:sup/>
                  <m:e>
                    <m:r>
                      <m:t xml:space="preserve">Q</m:t>
                    </m:r>
                    <m:sSub>
                      <m:e>
                        <m:r>
                          <m:t xml:space="preserve">̇</m:t>
                        </m:r>
                      </m:e>
                      <m:sub>
                        <m:r>
                          <m:rPr>
                            <m:sty m:val="p"/>
                          </m:rPr>
                          <m:t xml:space="preserve">i</m:t>
                        </m:r>
                      </m:sub>
                    </m:sSub>
                    <m:r>
                      <m:t xml:space="preserve">(t)·</m:t>
                    </m:r>
                    <m:d>
                      <m:dPr>
                        <m:begChr m:val="("/>
                        <m:endChr m:val=")"/>
                      </m:dPr>
                      <m:e>
                        <m:r>
                          <m:t xml:space="preserve">χ/Q</m:t>
                        </m:r>
                      </m:e>
                    </m:d>
                    <m:r>
                      <m:t xml:space="preserve">(t) dt</m:t>
                    </m:r>
                  </m:e>
                </m:nary>
              </m:e>
            </m:nary>
          </w:ins>
        </m:oMath>
      </m:oMathPara>
    </w:p>
    <w:p>
      <w:pPr>
        <w:spacing w:line="360" w:lineRule="auto"/>
        <w:rPr>
          <w:ins w:id="90605" w:author="Claude" w:date="2026-10-20T00:00:00Z"/>
        </w:rPr>
      </w:pPr>
      <w:ins w:id="90606" w:author="Claude" w:date="2026-10-20T00:00:00Z"/>
      <w:ins w:id="92332" w:author="Claude" w:date="2026-10-20T00:00:00Z">
        <w:r>
          <w:t>La TEDE es la suma de ambas. Los factores de conversión proceden del Federal Guidance Report n.º 11 para inhalación</w:t>
        </w:r>
      </w:ins>
      <w:sdt>
        <w:sdtPr>
          <w:id w:val="623991323"/>
          <w:citation/>
        </w:sdtPr>
        <w:sdtContent>
          <w:ins w:id="92328" w:author="Claude" w:date="2026-10-20T00:00:00Z">
            <w:r>
              <w:fldChar w:fldCharType="begin"/>
            </w:r>
            <w:r>
              <w:instrText xml:space="preserve"> CITATION FGR11 \l 3082 </w:instrText>
            </w:r>
            <w:r>
              <w:fldChar w:fldCharType="separate"/>
            </w:r>
            <w:r>
              <w:rPr>
                <w:noProof/>
              </w:rPr>
              <w:t xml:space="preserve"> [36]</w:t>
            </w:r>
            <w:r>
              <w:fldChar w:fldCharType="end"/>
            </w:r>
          </w:ins>
        </w:sdtContent>
      </w:sdt>
      <w:ins w:id="92333" w:author="Claude" w:date="2026-10-20T00:00:00Z">
        <w:r>
          <w:t xml:space="preserve"> y del n.º 12 para exposición externa</w:t>
        </w:r>
      </w:ins>
      <w:sdt>
        <w:sdtPr>
          <w:id w:val="222951666"/>
          <w:citation/>
        </w:sdtPr>
        <w:sdtContent>
          <w:ins w:id="92329" w:author="Claude" w:date="2026-10-20T00:00:00Z">
            <w:r>
              <w:fldChar w:fldCharType="begin"/>
            </w:r>
            <w:r>
              <w:instrText xml:space="preserve"> CITATION FGR12 \l 3082 </w:instrText>
            </w:r>
            <w:r>
              <w:fldChar w:fldCharType="separate"/>
            </w:r>
            <w:r>
              <w:rPr>
                <w:noProof/>
              </w:rPr>
              <w:t xml:space="preserve"> [37]</w:t>
            </w:r>
            <w:r>
              <w:fldChar w:fldCharType="end"/>
            </w:r>
          </w:ins>
        </w:sdtContent>
      </w:sdt>
      <w:ins w:id="92334" w:author="Claude" w:date="2026-10-20T00:00:00Z">
        <w:r>
          <w:t>, que RADTRAD lee del fichero de factores de conversión (.inp). Las tasas de respiración son las de la RG 1.183: 3,5·10⁻⁴ m³/s durante las primeras 8 horas, 1,8·10⁻⁴ m³/s de 8 a 24 horas y 2,3·10⁻⁴ m³/s a partir de entonces</w:t>
        </w:r>
      </w:ins>
      <w:sdt>
        <w:sdtPr>
          <w:id w:val="1930580726"/>
          <w:citation/>
        </w:sdtPr>
        <w:sdtContent>
          <w:ins w:id="92330" w:author="Claude" w:date="2026-10-20T00:00:00Z">
            <w:r>
              <w:fldChar w:fldCharType="begin"/>
            </w:r>
            <w:r>
              <w:instrText xml:space="preserve"> CITATION USN00 \l 3082 </w:instrText>
            </w:r>
            <w:r>
              <w:fldChar w:fldCharType="separate"/>
            </w:r>
            <w:r>
              <w:rPr>
                <w:noProof/>
              </w:rPr>
              <w:t xml:space="preserve"> [14]</w:t>
            </w:r>
            <w:r>
              <w:fldChar w:fldCharType="end"/>
            </w:r>
          </w:ins>
        </w:sdtContent>
      </w:sdt>
      <w:ins w:id="92335" w:author="Claude" w:date="2026-10-20T00:00:00Z">
        <w:r>
          <w:t>. En el EAB se busca la ventana de 2 horas con mayor dosis, y en la LPZ se acumula la dosis durante 30 días, ampliando la simulación si la dosis sigue creciendo</w:t>
        </w:r>
      </w:ins>
      <w:sdt>
        <w:sdtPr>
          <w:id w:val="1381674101"/>
          <w:citation/>
        </w:sdtPr>
        <w:sdtContent>
          <w:ins w:id="92331"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336" w:author="Claude" w:date="2026-10-20T00:00:00Z">
        <w:r>
          <w:t>.</w:t>
        </w:r>
      </w:ins>
    </w:p>
    <w:p>
      <w:pPr>
        <w:pStyle w:val="Ttulo3"/>
        <w:rPr>
          <w:ins w:id="90607" w:author="Claude" w:date="2026-10-20T00:00:00Z"/>
        </w:rPr>
      </w:pPr>
      <w:ins w:id="90608" w:author="Claude" w:date="2026-10-20T00:00:00Z">
        <w:r>
          <w:t>Formas químicas del yodo</w:t>
        </w:r>
      </w:ins>
    </w:p>
    <w:p>
      <w:pPr>
        <w:spacing w:line="360" w:lineRule="auto"/>
        <w:rPr>
          <w:ins w:id="90609" w:author="Claude" w:date="2026-10-20T00:00:00Z"/>
        </w:rPr>
      </w:pPr>
      <w:ins w:id="90610" w:author="Claude" w:date="2026-10-20T00:00:00Z"/>
      <w:ins w:id="92338" w:author="Claude" w:date="2026-10-20T00:00:00Z">
        <w:r>
          <w:t>RADTRAD distingue tres formas químicas del yodo: en aerosol (yoduro de cesio), elemental (I₂) y orgánica (CH₃I). Cada una responde de forma distinta a los mecanismos de eliminación: los aerosoles sedimentan y se filtran con eficacia, el yodo elemental se deposita sobre superficies y el orgánico es prácticamente insensible a ambos. Para reactores de agua ligera la RG 1.183 fija un reparto de 95 %, 4,85 % y 0,15 %</w:t>
        </w:r>
      </w:ins>
      <w:sdt>
        <w:sdtPr>
          <w:id w:val="1791440371"/>
          <w:citation/>
        </w:sdtPr>
        <w:sdtContent>
          <w:ins w:id="92337" w:author="Claude" w:date="2026-10-20T00:00:00Z">
            <w:r>
              <w:fldChar w:fldCharType="begin"/>
            </w:r>
            <w:r>
              <w:instrText xml:space="preserve"> CITATION USN00 \l 3082 </w:instrText>
            </w:r>
            <w:r>
              <w:fldChar w:fldCharType="separate"/>
            </w:r>
            <w:r>
              <w:rPr>
                <w:noProof/>
              </w:rPr>
              <w:t xml:space="preserve"> [14]</w:t>
            </w:r>
            <w:r>
              <w:fldChar w:fldCharType="end"/>
            </w:r>
          </w:ins>
        </w:sdtContent>
      </w:sdt>
      <w:ins w:id="92339" w:author="Claude" w:date="2026-10-20T00:00:00Z">
        <w:r>
          <w:t xml:space="preserve">, pero no existe un reparto establecido para un reactor de sales fundidas. Por ello, este trabajo trata las fracciones como incertidumbre: se calculan varios juegos de fracciones, fijados o muestreados aleatoriamente, y se toma la envolvente de las dosis (capítulo </w:t>
        </w:r>
      </w:ins>
      <w:ins w:id="92340" w:author="Claude" w:date="2026-10-20T00:00:00Z">
        <w:r>
          <w:fldChar w:fldCharType="begin"/>
        </w:r>
        <w:r>
          <w:instrText xml:space="preserve"> REF _RefCap_herr \r \h </w:instrText>
        </w:r>
        <w:r>
          <w:fldChar w:fldCharType="separate"/>
        </w:r>
        <w:r>
          <w:t>?</w:t>
        </w:r>
        <w:r>
          <w:fldChar w:fldCharType="end"/>
        </w:r>
        <w:r>
          <w:t>).</w:t>
        </w:r>
      </w:ins>
    </w:p>
    <w:p>
      <w:pPr>
        <w:pStyle w:val="Ttulo3"/>
        <w:rPr>
          <w:ins w:id="90611" w:author="Claude" w:date="2026-10-20T00:00:00Z"/>
        </w:rPr>
      </w:pPr>
      <w:ins w:id="90612" w:author="Claude" w:date="2026-10-20T00:00:00Z">
        <w:r>
          <w:t>Ficheros de entrada</w:t>
        </w:r>
      </w:ins>
    </w:p>
    <w:p>
      <w:pPr>
        <w:spacing w:line="360" w:lineRule="auto"/>
        <w:rPr>
          <w:ins w:id="90613" w:author="Claude" w:date="2026-10-20T00:00:00Z"/>
        </w:rPr>
      </w:pPr>
      <w:commentRangeStart w:id="106"/>
      <w:ins w:id="90614" w:author="Claude" w:date="2026-10-20T00:00:00Z"/>
      <w:ins w:id="92342" w:author="Claude" w:date="2026-10-20T00:00:00Z">
        <w:r>
          <w:t>Un caso de RADTRAD se define con cuatro ficheros. El fichero de escenario (.psf) describe compartimentos, caminos de flujo, mecanismos de eliminación, receptores con sus tablas de χ/Q y tasas de respiración, y parámetros de simulación. El inventario (.nif) da la actividad de cada nucleido por unidad de potencia térmica, con sus semividas, masas y descendientes. El fichero de fracciones y tiempos de liberación (.rft) indica qué fracción de cada grupo químico sale del combustible y cuándo. El fichero de factores de conversión de dosis (.inp) contiene los coeficientes de FGR 11 y 12</w:t>
        </w:r>
      </w:ins>
      <w:sdt>
        <w:sdtPr>
          <w:id w:val="1624406815"/>
          <w:citation/>
        </w:sdtPr>
        <w:sdtContent>
          <w:ins w:id="92341" w:author="Claude" w:date="2026-10-20T00:00:00Z">
            <w:r>
              <w:fldChar w:fldCharType="begin"/>
            </w:r>
            <w:r>
              <w:instrText xml:space="preserve"> CITATION RADTRAD \l 3082 </w:instrText>
            </w:r>
            <w:r>
              <w:fldChar w:fldCharType="separate"/>
            </w:r>
            <w:r>
              <w:rPr>
                <w:noProof/>
              </w:rPr>
              <w:t xml:space="preserve"> [35]</w:t>
            </w:r>
            <w:r>
              <w:fldChar w:fldCharType="end"/>
            </w:r>
          </w:ins>
        </w:sdtContent>
      </w:sdt>
      <w:ins w:id="92343" w:author="Claude" w:date="2026-10-20T00:00:00Z">
        <w:r>
          <w:t>.</w:t>
        </w:r>
      </w:ins>
      <w:commentRangeEnd w:id="106"/>
      <w:r>
        <w:rPr>
          <w:rStyle w:val="Refdecomentario"/>
        </w:rPr>
        <w:commentReference w:id="106"/>
      </w:r>
    </w:p>
    <w:p w14:paraId="4E1F1AB1" w14:textId="77777777" w:rsidR="00413B39" w:rsidRDefault="00413B39" w:rsidP="00413B39">
      <w:pPr>
        <w:pStyle w:val="Ttulo3"/>
      </w:pPr>
      <w:bookmarkStart w:id="78" w:name="_Toc201916640"/>
      <w:bookmarkStart w:id="79" w:name="_Toc221055565"/>
      <w:del w:id="90033" w:author="Claude" w:date="2026-10-20T00:00:00Z">
        <w:r>
          <w:delText xml:space="preserve">Input data requerido</w:delText>
        </w:r>
      </w:del>
      <w:ins w:id="90034" w:author="Claude" w:date="2026-10-20T00:00:00Z">
        <w:r>
          <w:t>Datos de entrada requeridos</w:t>
        </w:r>
      </w:ins>
      <w:bookmarkEnd w:id="78"/>
      <w:bookmarkEnd w:id="79"/>
    </w:p>
    <w:p w14:paraId="1A4FEA32" w14:textId="77777777" w:rsidR="00413B39" w:rsidRPr="00F171AD" w:rsidRDefault="00413B39" w:rsidP="00413B39">
      <w:pPr>
        <w:spacing w:before="240" w:line="360" w:lineRule="auto"/>
      </w:pPr>
      <w:r>
        <w:t>Como se ha mencionado anteriormente una de las limitaciones del RADTRAD es la necesidad de proporcionarle una serie de datos de entrada muy amplio y concreto a fin de definir inequívocamente el entorno. Por tanto, se muestra a continuación de manera esquemática la apariencia y características de la plantilla que se ha confeccionado como input para la ejecución del software.</w:t>
      </w:r>
    </w:p>
    <w:p w14:paraId="06D8373D" w14:textId="77777777" w:rsidR="00413B39" w:rsidRPr="00C3720B" w:rsidRDefault="00413B39" w:rsidP="00413B39">
      <w:pPr>
        <w:spacing w:after="160" w:line="360" w:lineRule="auto"/>
        <w:rPr>
          <w:b/>
          <w:bCs/>
        </w:rPr>
      </w:pPr>
      <w:r>
        <w:rPr>
          <w:b/>
          <w:bCs/>
        </w:rPr>
        <w:t>1. Información General del Modelo</w:t>
      </w:r>
    </w:p>
    <w:p w14:paraId="2FCBE60B" w14:textId="77777777" w:rsidR="00413B39" w:rsidRPr="00C3720B" w:rsidRDefault="00413B39">
      <w:pPr>
        <w:numPr>
          <w:ilvl w:val="0"/>
          <w:numId w:val="25"/>
        </w:numPr>
        <w:spacing w:after="160" w:line="240" w:lineRule="auto"/>
        <w:jc w:val="left"/>
      </w:pPr>
      <w:r>
        <w:t>Nombre del modelo de planta</w:t>
      </w:r>
    </w:p>
    <w:p w14:paraId="3C450764" w14:textId="77777777" w:rsidR="00413B39" w:rsidRPr="00C3720B" w:rsidRDefault="00413B39">
      <w:pPr>
        <w:numPr>
          <w:ilvl w:val="0"/>
          <w:numId w:val="25"/>
        </w:numPr>
        <w:spacing w:after="160" w:line="240" w:lineRule="auto"/>
        <w:jc w:val="left"/>
      </w:pPr>
      <w:r>
        <w:t xml:space="preserve">Archivo de inventario de </w:t>
      </w:r>
      <w:del w:id="90185" w:author="Claude" w:date="2026-10-20T00:00:00Z">
        <w:r>
          <w:delText xml:space="preserve">radionúclidos</w:delText>
        </w:r>
      </w:del>
      <w:ins w:id="90186" w:author="Claude" w:date="2026-10-20T00:00:00Z">
        <w:r>
          <w:t>radionucleidos</w:t>
        </w:r>
      </w:ins>
      <w:r>
        <w:t xml:space="preserve"> (.nif)</w:t>
      </w:r>
    </w:p>
    <w:p w14:paraId="3F396789" w14:textId="77777777" w:rsidR="00413B39" w:rsidRPr="00C3720B" w:rsidRDefault="00413B39">
      <w:pPr>
        <w:numPr>
          <w:ilvl w:val="0"/>
          <w:numId w:val="25"/>
        </w:numPr>
        <w:spacing w:after="160" w:line="240" w:lineRule="auto"/>
        <w:jc w:val="left"/>
      </w:pPr>
      <w:r>
        <w:t>Nivel de potencia térmica de la planta (MWt)</w:t>
      </w:r>
    </w:p>
    <w:p w14:paraId="1845D54E" w14:textId="77777777" w:rsidR="00413B39" w:rsidRPr="00C3720B" w:rsidRDefault="00413B39" w:rsidP="00413B39">
      <w:pPr>
        <w:spacing w:after="160" w:line="360" w:lineRule="auto"/>
        <w:rPr>
          <w:b/>
          <w:bCs/>
        </w:rPr>
      </w:pPr>
      <w:r>
        <w:rPr>
          <w:b/>
          <w:bCs/>
        </w:rPr>
        <w:t>2. Compartimentos (Geometría del sistema)</w:t>
      </w:r>
    </w:p>
    <w:p w14:paraId="4A14BF57" w14:textId="77777777" w:rsidR="00413B39" w:rsidRPr="00C3720B" w:rsidRDefault="00413B39">
      <w:pPr>
        <w:numPr>
          <w:ilvl w:val="0"/>
          <w:numId w:val="26"/>
        </w:numPr>
        <w:spacing w:after="160" w:line="240" w:lineRule="auto"/>
        <w:jc w:val="left"/>
      </w:pPr>
      <w:r>
        <w:t>Número total de compartimentos</w:t>
      </w:r>
    </w:p>
    <w:p w14:paraId="18FD5AAE" w14:textId="77777777" w:rsidR="00413B39" w:rsidRPr="00C3720B" w:rsidRDefault="00413B39">
      <w:pPr>
        <w:numPr>
          <w:ilvl w:val="0"/>
          <w:numId w:val="26"/>
        </w:numPr>
        <w:spacing w:after="160" w:line="240" w:lineRule="auto"/>
        <w:jc w:val="left"/>
      </w:pPr>
      <w:r>
        <w:t>Para cada compartimento:</w:t>
      </w:r>
    </w:p>
    <w:p w14:paraId="4A8C722B" w14:textId="77777777" w:rsidR="00413B39" w:rsidRPr="00C3720B" w:rsidRDefault="00413B39">
      <w:pPr>
        <w:numPr>
          <w:ilvl w:val="1"/>
          <w:numId w:val="26"/>
        </w:numPr>
        <w:spacing w:after="160" w:line="240" w:lineRule="auto"/>
        <w:jc w:val="left"/>
      </w:pPr>
      <w:r>
        <w:t>Nombre</w:t>
      </w:r>
    </w:p>
    <w:p w14:paraId="0904B4DD" w14:textId="77777777" w:rsidR="00413B39" w:rsidRPr="00C3720B" w:rsidRDefault="00413B39">
      <w:pPr>
        <w:numPr>
          <w:ilvl w:val="1"/>
          <w:numId w:val="26"/>
        </w:numPr>
        <w:spacing w:after="160" w:line="240" w:lineRule="auto"/>
        <w:jc w:val="left"/>
      </w:pPr>
      <w:r>
        <w:t>Tipo (1: Sala de control, 2: Ambiente, 3: Normal)</w:t>
      </w:r>
    </w:p>
    <w:p w14:paraId="149B4294" w14:textId="77777777" w:rsidR="00413B39" w:rsidRPr="00C3720B" w:rsidRDefault="00413B39">
      <w:pPr>
        <w:numPr>
          <w:ilvl w:val="1"/>
          <w:numId w:val="26"/>
        </w:numPr>
        <w:spacing w:after="160" w:line="240" w:lineRule="auto"/>
        <w:jc w:val="left"/>
      </w:pPr>
      <w:r>
        <w:t>Volumen (m³)</w:t>
      </w:r>
    </w:p>
    <w:p w14:paraId="2355D566" w14:textId="77777777" w:rsidR="00413B39" w:rsidRPr="00C3720B" w:rsidRDefault="00413B39">
      <w:pPr>
        <w:numPr>
          <w:ilvl w:val="1"/>
          <w:numId w:val="26"/>
        </w:numPr>
        <w:spacing w:after="160" w:line="240" w:lineRule="auto"/>
        <w:jc w:val="left"/>
      </w:pPr>
      <w:r>
        <w:t>Presencia de:</w:t>
      </w:r>
    </w:p>
    <w:p w14:paraId="2EE87549" w14:textId="77777777" w:rsidR="00413B39" w:rsidRPr="00C3720B" w:rsidRDefault="00413B39">
      <w:pPr>
        <w:numPr>
          <w:ilvl w:val="2"/>
          <w:numId w:val="26"/>
        </w:numPr>
        <w:spacing w:after="160" w:line="240" w:lineRule="auto"/>
        <w:jc w:val="left"/>
      </w:pPr>
      <w:r>
        <w:t>Rociadores (sprays)</w:t>
      </w:r>
    </w:p>
    <w:p w14:paraId="26E83315" w14:textId="77777777" w:rsidR="00413B39" w:rsidRPr="00C3720B" w:rsidRDefault="00413B39">
      <w:pPr>
        <w:numPr>
          <w:ilvl w:val="2"/>
          <w:numId w:val="26"/>
        </w:numPr>
        <w:spacing w:after="160" w:line="240" w:lineRule="auto"/>
        <w:jc w:val="left"/>
      </w:pPr>
      <w:r>
        <w:t>Sump</w:t>
      </w:r>
    </w:p>
    <w:p w14:paraId="34FC83FF" w14:textId="77777777" w:rsidR="00413B39" w:rsidRPr="00C3720B" w:rsidRDefault="00413B39">
      <w:pPr>
        <w:numPr>
          <w:ilvl w:val="2"/>
          <w:numId w:val="26"/>
        </w:numPr>
        <w:spacing w:after="160" w:line="240" w:lineRule="auto"/>
        <w:jc w:val="left"/>
      </w:pPr>
      <w:r>
        <w:t>Filtros de recirculación</w:t>
      </w:r>
    </w:p>
    <w:p w14:paraId="56609F88" w14:textId="77777777" w:rsidR="00413B39" w:rsidRPr="00C3720B" w:rsidRDefault="00413B39">
      <w:pPr>
        <w:numPr>
          <w:ilvl w:val="2"/>
          <w:numId w:val="26"/>
        </w:numPr>
        <w:spacing w:after="160" w:line="240" w:lineRule="auto"/>
        <w:jc w:val="left"/>
      </w:pPr>
      <w:r>
        <w:t>Deposición natural</w:t>
      </w:r>
    </w:p>
    <w:p w14:paraId="53D512B3" w14:textId="77777777" w:rsidR="00413B39" w:rsidRPr="00C3720B" w:rsidRDefault="00413B39">
      <w:pPr>
        <w:numPr>
          <w:ilvl w:val="2"/>
          <w:numId w:val="26"/>
        </w:numPr>
        <w:spacing w:after="160" w:line="240" w:lineRule="auto"/>
        <w:jc w:val="left"/>
      </w:pPr>
      <w:r>
        <w:t>Piscina superpuesta (overlay pool)</w:t>
      </w:r>
    </w:p>
    <w:p w14:paraId="303B4541" w14:textId="77777777" w:rsidR="00413B39" w:rsidRPr="00C3720B" w:rsidRDefault="00413B39" w:rsidP="00413B39">
      <w:pPr>
        <w:spacing w:after="160" w:line="240" w:lineRule="auto"/>
        <w:rPr>
          <w:b/>
          <w:bCs/>
        </w:rPr>
      </w:pPr>
      <w:r>
        <w:rPr>
          <w:b/>
          <w:bCs/>
        </w:rPr>
        <w:t>3. Caminos de Flujo (Pathways)</w:t>
      </w:r>
    </w:p>
    <w:p w14:paraId="6CDC9B7D" w14:textId="77777777" w:rsidR="00413B39" w:rsidRPr="00C3720B" w:rsidRDefault="00413B39">
      <w:pPr>
        <w:numPr>
          <w:ilvl w:val="0"/>
          <w:numId w:val="27"/>
        </w:numPr>
        <w:spacing w:after="160" w:line="240" w:lineRule="auto"/>
        <w:jc w:val="left"/>
      </w:pPr>
      <w:r>
        <w:t>Número total de caminos</w:t>
      </w:r>
    </w:p>
    <w:p w14:paraId="6645F22F" w14:textId="77777777" w:rsidR="00413B39" w:rsidRPr="00C3720B" w:rsidRDefault="00413B39">
      <w:pPr>
        <w:numPr>
          <w:ilvl w:val="0"/>
          <w:numId w:val="27"/>
        </w:numPr>
        <w:spacing w:after="160" w:line="240" w:lineRule="auto"/>
        <w:jc w:val="left"/>
      </w:pPr>
      <w:r>
        <w:t>Para cada camino:</w:t>
      </w:r>
    </w:p>
    <w:p w14:paraId="2468E4F2" w14:textId="77777777" w:rsidR="00413B39" w:rsidRPr="00C3720B" w:rsidRDefault="00413B39">
      <w:pPr>
        <w:numPr>
          <w:ilvl w:val="1"/>
          <w:numId w:val="27"/>
        </w:numPr>
        <w:spacing w:after="160" w:line="240" w:lineRule="auto"/>
        <w:jc w:val="left"/>
      </w:pPr>
      <w:r>
        <w:t>Nombre</w:t>
      </w:r>
    </w:p>
    <w:p w14:paraId="6723D2A8" w14:textId="77777777" w:rsidR="00413B39" w:rsidRPr="00C3720B" w:rsidRDefault="00413B39">
      <w:pPr>
        <w:numPr>
          <w:ilvl w:val="1"/>
          <w:numId w:val="27"/>
        </w:numPr>
        <w:spacing w:after="160" w:line="240" w:lineRule="auto"/>
        <w:jc w:val="left"/>
      </w:pPr>
      <w:r>
        <w:t>Compartimento de origen y destino</w:t>
      </w:r>
    </w:p>
    <w:p w14:paraId="64556074" w14:textId="77777777" w:rsidR="00413B39" w:rsidRPr="00C3720B" w:rsidRDefault="00413B39">
      <w:pPr>
        <w:numPr>
          <w:ilvl w:val="1"/>
          <w:numId w:val="27"/>
        </w:numPr>
        <w:spacing w:after="160" w:line="240" w:lineRule="auto"/>
        <w:jc w:val="left"/>
      </w:pPr>
      <w:r>
        <w:t>Tipo de camino (1: tubería, 2: filtrado, 4: convección natural)</w:t>
      </w:r>
    </w:p>
    <w:p w14:paraId="3A6231C9" w14:textId="77777777" w:rsidR="00413B39" w:rsidRPr="00C3720B" w:rsidRDefault="00413B39">
      <w:pPr>
        <w:numPr>
          <w:ilvl w:val="1"/>
          <w:numId w:val="27"/>
        </w:numPr>
        <w:spacing w:after="160" w:line="240" w:lineRule="auto"/>
        <w:jc w:val="left"/>
      </w:pPr>
      <w:r>
        <w:t>Modelos aplicados (remoción de aerosoles, yodo elemental/orgánico, filtros, etc.)</w:t>
      </w:r>
    </w:p>
    <w:p w14:paraId="641CB838" w14:textId="77777777" w:rsidR="00413B39" w:rsidRPr="00C3720B" w:rsidRDefault="00413B39">
      <w:pPr>
        <w:numPr>
          <w:ilvl w:val="1"/>
          <w:numId w:val="27"/>
        </w:numPr>
        <w:spacing w:after="160" w:line="240" w:lineRule="auto"/>
        <w:jc w:val="left"/>
      </w:pPr>
      <w:r>
        <w:t>Flujo normalizado (por segundo) y tiempos asociados</w:t>
      </w:r>
    </w:p>
    <w:p w14:paraId="3CD43222" w14:textId="77777777" w:rsidR="00413B39" w:rsidRPr="00C3720B" w:rsidRDefault="00413B39" w:rsidP="00413B39">
      <w:pPr>
        <w:spacing w:after="160" w:line="360" w:lineRule="auto"/>
        <w:rPr>
          <w:b/>
          <w:bCs/>
        </w:rPr>
      </w:pPr>
      <w:r>
        <w:rPr>
          <w:b/>
          <w:bCs/>
        </w:rPr>
        <w:t xml:space="preserve">4. </w:t>
      </w:r>
      <w:del w:id="90159" w:author="Claude" w:date="2026-10-20T00:00:00Z">
        <w:r>
          <w:rPr>
            <w:b/>
            <w:bCs/>
          </w:rPr>
          <w:delText xml:space="preserve">Fuente Térmica (Source Term)</w:delText>
        </w:r>
      </w:del>
      <w:ins w:id="90160" w:author="Claude" w:date="2026-10-20T00:00:00Z">
        <w:r>
          <w:rPr>
            <w:b/>
            <w:bCs/>
          </w:rPr>
          <w:t>Término fuente (Source Term)</w:t>
        </w:r>
      </w:ins>
    </w:p>
    <w:p w14:paraId="33940A82" w14:textId="77777777" w:rsidR="00413B39" w:rsidRPr="00C3720B" w:rsidRDefault="00413B39">
      <w:pPr>
        <w:numPr>
          <w:ilvl w:val="0"/>
          <w:numId w:val="28"/>
        </w:numPr>
        <w:spacing w:after="160" w:line="240" w:lineRule="auto"/>
        <w:jc w:val="left"/>
      </w:pPr>
      <w:r>
        <w:t>Número de fuentes</w:t>
      </w:r>
    </w:p>
    <w:p w14:paraId="5163F3FE" w14:textId="77777777" w:rsidR="00413B39" w:rsidRPr="00C3720B" w:rsidRDefault="00413B39">
      <w:pPr>
        <w:numPr>
          <w:ilvl w:val="0"/>
          <w:numId w:val="28"/>
        </w:numPr>
        <w:spacing w:after="160" w:line="240" w:lineRule="auto"/>
        <w:jc w:val="left"/>
      </w:pPr>
      <w:r>
        <w:t>Compartimento de origen y fracción de la fuente</w:t>
      </w:r>
    </w:p>
    <w:p w14:paraId="02943E27" w14:textId="77777777" w:rsidR="00413B39" w:rsidRPr="00C3720B" w:rsidRDefault="00413B39">
      <w:pPr>
        <w:numPr>
          <w:ilvl w:val="0"/>
          <w:numId w:val="28"/>
        </w:numPr>
        <w:spacing w:after="160" w:line="240" w:lineRule="auto"/>
        <w:jc w:val="left"/>
      </w:pPr>
      <w:r>
        <w:t>Archivos externos:</w:t>
      </w:r>
    </w:p>
    <w:p w14:paraId="0C2120B5" w14:textId="77777777" w:rsidR="00413B39" w:rsidRPr="00C3720B" w:rsidRDefault="00413B39">
      <w:pPr>
        <w:numPr>
          <w:ilvl w:val="1"/>
          <w:numId w:val="28"/>
        </w:numPr>
        <w:spacing w:after="160" w:line="240" w:lineRule="auto"/>
        <w:jc w:val="left"/>
      </w:pPr>
      <w:r>
        <w:t>Conversión de dosis (.inp)</w:t>
      </w:r>
    </w:p>
    <w:p w14:paraId="6DF07E9E" w14:textId="77777777" w:rsidR="00413B39" w:rsidRPr="00C3720B" w:rsidRDefault="00413B39">
      <w:pPr>
        <w:numPr>
          <w:ilvl w:val="1"/>
          <w:numId w:val="28"/>
        </w:numPr>
        <w:spacing w:after="160" w:line="240" w:lineRule="auto"/>
        <w:jc w:val="left"/>
      </w:pPr>
      <w:r>
        <w:t>Fracción de liberación (.rft)</w:t>
      </w:r>
    </w:p>
    <w:p w14:paraId="3E367371" w14:textId="77777777" w:rsidR="00413B39" w:rsidRPr="00C3720B" w:rsidRDefault="00413B39">
      <w:pPr>
        <w:numPr>
          <w:ilvl w:val="0"/>
          <w:numId w:val="28"/>
        </w:numPr>
        <w:spacing w:after="160" w:line="240" w:lineRule="auto"/>
        <w:jc w:val="left"/>
      </w:pPr>
      <w:r>
        <w:t>Tiempo de retardo</w:t>
      </w:r>
    </w:p>
    <w:p w14:paraId="49F790F0" w14:textId="77777777" w:rsidR="00413B39" w:rsidRPr="00C3720B" w:rsidRDefault="00413B39">
      <w:pPr>
        <w:numPr>
          <w:ilvl w:val="0"/>
          <w:numId w:val="28"/>
        </w:numPr>
        <w:spacing w:after="160" w:line="240" w:lineRule="auto"/>
        <w:jc w:val="left"/>
      </w:pPr>
      <w:r>
        <w:t>Fracciones de especies químicas:</w:t>
      </w:r>
    </w:p>
    <w:p w14:paraId="39802DB1" w14:textId="77777777" w:rsidR="00413B39" w:rsidRPr="00C3720B" w:rsidRDefault="00413B39">
      <w:pPr>
        <w:numPr>
          <w:ilvl w:val="1"/>
          <w:numId w:val="28"/>
        </w:numPr>
        <w:spacing w:after="160" w:line="240" w:lineRule="auto"/>
        <w:jc w:val="left"/>
      </w:pPr>
      <w:r>
        <w:t>Aerosol</w:t>
      </w:r>
    </w:p>
    <w:p w14:paraId="0565A55D" w14:textId="77777777" w:rsidR="00413B39" w:rsidRPr="00C3720B" w:rsidRDefault="00413B39">
      <w:pPr>
        <w:numPr>
          <w:ilvl w:val="1"/>
          <w:numId w:val="28"/>
        </w:numPr>
        <w:spacing w:after="160" w:line="240" w:lineRule="auto"/>
        <w:jc w:val="left"/>
      </w:pPr>
      <w:r>
        <w:t>Yodo elemental</w:t>
      </w:r>
    </w:p>
    <w:p w14:paraId="27858DE5" w14:textId="77777777" w:rsidR="00413B39" w:rsidRPr="00C3720B" w:rsidRDefault="00413B39">
      <w:pPr>
        <w:numPr>
          <w:ilvl w:val="1"/>
          <w:numId w:val="28"/>
        </w:numPr>
        <w:spacing w:after="160" w:line="240" w:lineRule="auto"/>
        <w:jc w:val="left"/>
      </w:pPr>
      <w:r>
        <w:t>Yodo orgánico</w:t>
      </w:r>
    </w:p>
    <w:p w14:paraId="49A14B01" w14:textId="77777777" w:rsidR="00413B39" w:rsidRPr="00C3720B" w:rsidRDefault="00413B39">
      <w:pPr>
        <w:numPr>
          <w:ilvl w:val="1"/>
          <w:numId w:val="28"/>
        </w:numPr>
        <w:spacing w:after="160" w:line="240" w:lineRule="auto"/>
        <w:jc w:val="left"/>
      </w:pPr>
      <w:r>
        <w:t>Fracción radiactiva total</w:t>
      </w:r>
    </w:p>
    <w:p w14:paraId="4BC743C6" w14:textId="77777777" w:rsidR="00413B39" w:rsidRPr="00C3720B" w:rsidRDefault="00413B39" w:rsidP="00413B39">
      <w:pPr>
        <w:spacing w:after="160" w:line="360" w:lineRule="auto"/>
        <w:rPr>
          <w:b/>
          <w:bCs/>
        </w:rPr>
      </w:pPr>
      <w:r>
        <w:rPr>
          <w:b/>
          <w:bCs/>
        </w:rPr>
        <w:t>5. Modelos de Remoción</w:t>
      </w:r>
    </w:p>
    <w:p w14:paraId="367FD7AD" w14:textId="77777777" w:rsidR="00413B39" w:rsidRPr="00C3720B" w:rsidRDefault="00413B39">
      <w:pPr>
        <w:numPr>
          <w:ilvl w:val="0"/>
          <w:numId w:val="29"/>
        </w:numPr>
        <w:spacing w:after="160" w:line="240" w:lineRule="auto"/>
        <w:jc w:val="left"/>
      </w:pPr>
      <w:r>
        <w:t>Modelos de sprays (aerosoles, yodo elemental/orgánico)</w:t>
      </w:r>
    </w:p>
    <w:p w14:paraId="6181CC08" w14:textId="77777777" w:rsidR="00413B39" w:rsidRPr="00C3720B" w:rsidRDefault="00413B39">
      <w:pPr>
        <w:numPr>
          <w:ilvl w:val="0"/>
          <w:numId w:val="29"/>
        </w:numPr>
        <w:spacing w:after="160" w:line="240" w:lineRule="auto"/>
        <w:jc w:val="left"/>
      </w:pPr>
      <w:r>
        <w:t>Modelos de depósito (aerosoles, yodo elemental)</w:t>
      </w:r>
    </w:p>
    <w:p w14:paraId="4B7D33FC" w14:textId="77777777" w:rsidR="00413B39" w:rsidRPr="00C3720B" w:rsidRDefault="00413B39">
      <w:pPr>
        <w:numPr>
          <w:ilvl w:val="0"/>
          <w:numId w:val="29"/>
        </w:numPr>
        <w:spacing w:after="160" w:line="240" w:lineRule="auto"/>
        <w:jc w:val="left"/>
      </w:pPr>
      <w:r>
        <w:t>Modelos de filtros (eficiencia, caudal)</w:t>
      </w:r>
    </w:p>
    <w:p w14:paraId="1D4025AA" w14:textId="77777777" w:rsidR="00413B39" w:rsidRPr="00C3720B" w:rsidRDefault="00413B39">
      <w:pPr>
        <w:numPr>
          <w:ilvl w:val="0"/>
          <w:numId w:val="29"/>
        </w:numPr>
        <w:spacing w:after="160" w:line="240" w:lineRule="auto"/>
        <w:jc w:val="left"/>
      </w:pPr>
      <w:r>
        <w:t>Modelos de volatilización</w:t>
      </w:r>
    </w:p>
    <w:p w14:paraId="40F19970" w14:textId="77777777" w:rsidR="00413B39" w:rsidRPr="00C3720B" w:rsidRDefault="00413B39" w:rsidP="00413B39">
      <w:pPr>
        <w:spacing w:after="160" w:line="360" w:lineRule="auto"/>
        <w:rPr>
          <w:b/>
          <w:bCs/>
        </w:rPr>
      </w:pPr>
      <w:r>
        <w:rPr>
          <w:b/>
          <w:bCs/>
        </w:rPr>
        <w:t>6. Localizaciones de Dosis</w:t>
      </w:r>
    </w:p>
    <w:p w14:paraId="0F983DC0" w14:textId="77777777" w:rsidR="00413B39" w:rsidRPr="00C3720B" w:rsidRDefault="00413B39">
      <w:pPr>
        <w:numPr>
          <w:ilvl w:val="0"/>
          <w:numId w:val="30"/>
        </w:numPr>
        <w:spacing w:after="160" w:line="240" w:lineRule="auto"/>
        <w:jc w:val="left"/>
      </w:pPr>
      <w:r>
        <w:t>Número de localizaciones (EAB, LPZ, Sala de Control)</w:t>
      </w:r>
    </w:p>
    <w:p w14:paraId="5E859CFB" w14:textId="77777777" w:rsidR="00413B39" w:rsidRPr="00C3720B" w:rsidRDefault="00413B39">
      <w:pPr>
        <w:numPr>
          <w:ilvl w:val="0"/>
          <w:numId w:val="30"/>
        </w:numPr>
        <w:spacing w:after="160" w:line="240" w:lineRule="auto"/>
        <w:jc w:val="left"/>
      </w:pPr>
      <w:r>
        <w:t>Para cada una:</w:t>
      </w:r>
    </w:p>
    <w:p w14:paraId="46E425CB" w14:textId="77777777" w:rsidR="00413B39" w:rsidRPr="00C3720B" w:rsidRDefault="00413B39">
      <w:pPr>
        <w:numPr>
          <w:ilvl w:val="1"/>
          <w:numId w:val="30"/>
        </w:numPr>
        <w:spacing w:after="160" w:line="240" w:lineRule="auto"/>
        <w:jc w:val="left"/>
      </w:pPr>
      <w:r>
        <w:t>Compartimento asociado</w:t>
      </w:r>
    </w:p>
    <w:p w14:paraId="398ACA11" w14:textId="77777777" w:rsidR="00413B39" w:rsidRPr="00C3720B" w:rsidRDefault="00413B39">
      <w:pPr>
        <w:numPr>
          <w:ilvl w:val="1"/>
          <w:numId w:val="30"/>
        </w:numPr>
        <w:spacing w:after="160" w:line="240" w:lineRule="auto"/>
        <w:jc w:val="left"/>
      </w:pPr>
      <w:r>
        <w:t>Modelo de X/Q (dispersión atmosférica)</w:t>
      </w:r>
    </w:p>
    <w:p w14:paraId="1C76C88B" w14:textId="77777777" w:rsidR="00413B39" w:rsidRPr="00C3720B" w:rsidRDefault="00413B39">
      <w:pPr>
        <w:numPr>
          <w:ilvl w:val="1"/>
          <w:numId w:val="30"/>
        </w:numPr>
        <w:spacing w:after="160" w:line="240" w:lineRule="auto"/>
        <w:jc w:val="left"/>
      </w:pPr>
      <w:r>
        <w:t>Tiempos y valores de X/Q</w:t>
      </w:r>
    </w:p>
    <w:p w14:paraId="13F83239" w14:textId="77777777" w:rsidR="00413B39" w:rsidRPr="00C3720B" w:rsidRDefault="00413B39">
      <w:pPr>
        <w:numPr>
          <w:ilvl w:val="1"/>
          <w:numId w:val="30"/>
        </w:numPr>
        <w:spacing w:after="160" w:line="240" w:lineRule="auto"/>
        <w:jc w:val="left"/>
      </w:pPr>
      <w:r>
        <w:t>Modelo de tasa de respiración y valores</w:t>
      </w:r>
    </w:p>
    <w:p w14:paraId="33AB7140" w14:textId="77777777" w:rsidR="00413B39" w:rsidRPr="00C3720B" w:rsidRDefault="00413B39">
      <w:pPr>
        <w:numPr>
          <w:ilvl w:val="1"/>
          <w:numId w:val="30"/>
        </w:numPr>
        <w:spacing w:after="160" w:line="240" w:lineRule="auto"/>
        <w:jc w:val="left"/>
      </w:pPr>
      <w:r>
        <w:t>Modelo de ocupación (solo para sala de control)</w:t>
      </w:r>
    </w:p>
    <w:p w14:paraId="53247519" w14:textId="77777777" w:rsidR="00413B39" w:rsidRPr="00C3720B" w:rsidRDefault="00413B39" w:rsidP="00413B39">
      <w:pPr>
        <w:spacing w:after="160" w:line="360" w:lineRule="auto"/>
        <w:rPr>
          <w:b/>
          <w:bCs/>
        </w:rPr>
      </w:pPr>
      <w:r>
        <w:rPr>
          <w:b/>
          <w:bCs/>
        </w:rPr>
        <w:t>7. Volumen Efectivo</w:t>
      </w:r>
    </w:p>
    <w:p w14:paraId="38AD198C" w14:textId="77777777" w:rsidR="00413B39" w:rsidRPr="00C3720B" w:rsidRDefault="00413B39">
      <w:pPr>
        <w:numPr>
          <w:ilvl w:val="0"/>
          <w:numId w:val="31"/>
        </w:numPr>
        <w:spacing w:after="160" w:line="240" w:lineRule="auto"/>
        <w:jc w:val="left"/>
      </w:pPr>
      <w:r>
        <w:t>Modelo de volumen efectivo</w:t>
      </w:r>
    </w:p>
    <w:p w14:paraId="63B9E50D" w14:textId="77777777" w:rsidR="00413B39" w:rsidRPr="00C3720B" w:rsidRDefault="00413B39">
      <w:pPr>
        <w:numPr>
          <w:ilvl w:val="0"/>
          <w:numId w:val="31"/>
        </w:numPr>
        <w:spacing w:after="160" w:line="240" w:lineRule="auto"/>
        <w:jc w:val="left"/>
      </w:pPr>
      <w:r>
        <w:t>Tiempos y valores de volumen efectivo</w:t>
      </w:r>
    </w:p>
    <w:p w14:paraId="6D9511B7" w14:textId="77777777" w:rsidR="00413B39" w:rsidRPr="00C3720B" w:rsidRDefault="00413B39" w:rsidP="00413B39">
      <w:pPr>
        <w:spacing w:after="160" w:line="360" w:lineRule="auto"/>
        <w:rPr>
          <w:b/>
          <w:bCs/>
        </w:rPr>
      </w:pPr>
      <w:r>
        <w:rPr>
          <w:b/>
          <w:bCs/>
        </w:rPr>
        <w:t>8. Parámetros de Simulación</w:t>
      </w:r>
    </w:p>
    <w:p w14:paraId="0AD58C33" w14:textId="77777777" w:rsidR="00413B39" w:rsidRPr="00C3720B" w:rsidRDefault="00413B39">
      <w:pPr>
        <w:numPr>
          <w:ilvl w:val="0"/>
          <w:numId w:val="32"/>
        </w:numPr>
        <w:spacing w:after="160" w:line="240" w:lineRule="auto"/>
        <w:jc w:val="left"/>
      </w:pPr>
      <w:r>
        <w:t>Tiempos máximos de paso (dt_max)</w:t>
      </w:r>
    </w:p>
    <w:p w14:paraId="3D70379A" w14:textId="77777777" w:rsidR="00413B39" w:rsidRPr="00C3720B" w:rsidRDefault="00413B39">
      <w:pPr>
        <w:numPr>
          <w:ilvl w:val="0"/>
          <w:numId w:val="32"/>
        </w:numPr>
        <w:spacing w:after="160" w:line="240" w:lineRule="auto"/>
        <w:jc w:val="left"/>
      </w:pPr>
      <w:r>
        <w:t>Nombre del archivo de salida</w:t>
      </w:r>
    </w:p>
    <w:p w14:paraId="1511D5D5" w14:textId="77777777" w:rsidR="00413B39" w:rsidRDefault="00413B39">
      <w:pPr>
        <w:numPr>
          <w:ilvl w:val="0"/>
          <w:numId w:val="32"/>
        </w:numPr>
        <w:spacing w:after="160" w:line="240" w:lineRule="auto"/>
        <w:jc w:val="left"/>
      </w:pPr>
      <w:r>
        <w:t>Opciones de visualización de resultados</w:t>
      </w:r>
    </w:p>
    <w:p w14:paraId="71B921D5" w14:textId="34A4DA91" w:rsidR="00D82BE0" w:rsidRDefault="00D82BE0" w:rsidP="00D82BE0">
      <w:pPr>
        <w:spacing w:after="160" w:line="240" w:lineRule="auto"/>
        <w:jc w:val="left"/>
      </w:pPr>
      <w:r>
        <w:rPr>
          <w:noProof/>
        </w:rPr>
        <w:drawing>
          <wp:inline distT="0" distB="0" distL="0" distR="0" wp14:anchorId="77806566" wp14:editId="74111222">
            <wp:extent cx="4619296" cy="4339927"/>
            <wp:effectExtent l="0" t="0" r="0" b="3810"/>
            <wp:docPr id="90937808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28197" cy="4348290"/>
                    </a:xfrm>
                    <a:prstGeom prst="rect">
                      <a:avLst/>
                    </a:prstGeom>
                    <a:noFill/>
                  </pic:spPr>
                </pic:pic>
              </a:graphicData>
            </a:graphic>
          </wp:inline>
        </w:drawing>
      </w:r>
    </w:p>
    <w:p w14:paraId="4F29D908" w14:textId="77777777" w:rsidR="00D82BE0" w:rsidRPr="00C3720B" w:rsidRDefault="00D82BE0" w:rsidP="00D82BE0">
      <w:pPr>
        <w:spacing w:after="160" w:line="240" w:lineRule="auto"/>
        <w:jc w:val="left"/>
      </w:pPr>
    </w:p>
    <w:p w14:paraId="0A3620ED" w14:textId="0698E728" w:rsidR="00B90F59" w:rsidRDefault="00B90F59">
      <w:r>
        <w:br w:type="page"/>
      </w:r>
    </w:p>
    <w:p>
      <w:pPr>
        <w:pStyle w:val="Ttulo1"/>
        <w:rPr>
          <w:ins w:id="90615" w:author="Claude" w:date="2026-10-20T00:00:00Z"/>
        </w:rPr>
      </w:pPr>
      <w:commentRangeStart w:id="102"/>
      <w:bookmarkStart w:id="72010" w:name="_RefCap_herr"/>
      <w:ins w:id="90616" w:author="Claude" w:date="2026-10-20T00:00:00Z">
        <w:r>
          <w:t>DESARROLLO DE LA HERRAMIENTA DE CÁLCULO</w:t>
        </w:r>
      </w:ins>
      <w:bookmarkEnd w:id="72010"/>
      <w:commentRangeEnd w:id="102"/>
      <w:r>
        <w:rPr>
          <w:rStyle w:val="Refdecomentario"/>
        </w:rPr>
        <w:commentReference w:id="102"/>
      </w:r>
    </w:p>
    <w:p>
      <w:pPr>
        <w:spacing w:line="360" w:lineRule="auto"/>
        <w:rPr>
          <w:ins w:id="90617" w:author="Claude" w:date="2026-10-20T00:00:00Z"/>
        </w:rPr>
      </w:pPr>
      <w:ins w:id="90618" w:author="Claude" w:date="2026-10-20T00:00:00Z">
        <w:r>
          <w:t xml:space="preserve">Una de las aportaciones de este trabajo es una herramienta software que ejecuta de forma automática la cadena de cálculo del capítulo </w:t>
        </w:r>
        <w:r>
          <w:fldChar w:fldCharType="begin"/>
        </w:r>
        <w:r>
          <w:instrText xml:space="preserve"> REF _RefCap_marcocalc \r \h </w:instrText>
        </w:r>
        <w:r>
          <w:fldChar w:fldCharType="separate"/>
        </w:r>
        <w:r>
          <w:t>?</w:t>
        </w:r>
        <w:r>
          <w:fldChar w:fldCharType="end"/>
        </w:r>
        <w:r>
          <w:t xml:space="preserve"> y traduce sus resultados en zonas de emergencia sobre el mapa. Está escrita en Python y se compone de dos módulos: PIPELINE.py, que encadena ARCON96, RADTRAD y el postproceso, y zonas_emergencia.py, que determina los radios del EAB y la LPZ y genera el mapa. Ambos códigos de la NRC se usan sin modificar; la herramienta prepara sus entradas, los ejecuta en lote y procesa sus salidas.</w:t>
        </w:r>
      </w:ins>
    </w:p>
    <w:p>
      <w:pPr>
        <w:pStyle w:val="Ttulo2"/>
        <w:rPr>
          <w:ins w:id="90619" w:author="Claude" w:date="2026-10-20T00:00:00Z"/>
        </w:rPr>
      </w:pPr>
      <w:ins w:id="90620" w:author="Claude" w:date="2026-10-20T00:00:00Z">
        <w:r>
          <w:t>Requisitos</w:t>
        </w:r>
      </w:ins>
    </w:p>
    <w:p>
      <w:pPr>
        <w:numPr>
          <w:ilvl w:val="0"/>
          <w:numId w:val="10"/>
        </w:numPr>
        <w:spacing w:line="360" w:lineRule="auto"/>
        <w:rPr>
          <w:ins w:id="90621" w:author="Claude" w:date="2026-10-20T00:00:00Z"/>
        </w:rPr>
      </w:pPr>
      <w:ins w:id="90622" w:author="Claude" w:date="2026-10-20T00:00:00Z">
        <w:r>
          <w:rPr>
            <w:b/>
            <w:bCs/>
          </w:rPr>
          <w:t xml:space="preserve">Trazabilidad. </w:t>
        </w:r>
        <w:r>
          <w:t>Cada resultado puede reconstruirse a partir de sus entradas: los ficheros de entrada y salida de cada caso se conservan en una carpeta propia, y los parámetros de cada juego de fracciones se guardan junto a sus resultados.</w:t>
        </w:r>
      </w:ins>
    </w:p>
    <w:p>
      <w:pPr>
        <w:numPr>
          <w:ilvl w:val="0"/>
          <w:numId w:val="10"/>
        </w:numPr>
        <w:spacing w:line="360" w:lineRule="auto"/>
        <w:rPr>
          <w:ins w:id="90623" w:author="Claude" w:date="2026-10-20T00:00:00Z"/>
        </w:rPr>
      </w:pPr>
      <w:ins w:id="90624" w:author="Claude" w:date="2026-10-20T00:00:00Z">
        <w:r>
          <w:rPr>
            <w:b/>
            <w:bCs/>
          </w:rPr>
          <w:t xml:space="preserve">Reproducibilidad y ejecución desatendida. </w:t>
        </w:r>
        <w:r>
          <w:t>Todos los parámetros se recogen al inicio, de modo que el cálculo, que puede durar horas, no requiere intervención.</w:t>
        </w:r>
      </w:ins>
    </w:p>
    <w:p>
      <w:pPr>
        <w:numPr>
          <w:ilvl w:val="0"/>
          <w:numId w:val="10"/>
        </w:numPr>
        <w:spacing w:line="360" w:lineRule="auto"/>
        <w:rPr>
          <w:ins w:id="90625" w:author="Claude" w:date="2026-10-20T00:00:00Z"/>
        </w:rPr>
      </w:pPr>
      <w:ins w:id="90626" w:author="Claude" w:date="2026-10-20T00:00:00Z">
        <w:r>
          <w:rPr>
            <w:b/>
            <w:bCs/>
          </w:rPr>
          <w:t xml:space="preserve">Conformidad metodológica. </w:t>
        </w:r>
      </w:ins>
      <w:ins w:id="92346" w:author="Claude" w:date="2026-10-20T00:00:00Z">
        <w:r>
          <w:t>Los parámetros de ARCON96 y el tratamiento de percentiles siguen la metodología de Kairos Power aceptada por la NRC</w:t>
        </w:r>
      </w:ins>
      <w:sdt>
        <w:sdtPr>
          <w:id w:val="329579655"/>
          <w:citation/>
        </w:sdtPr>
        <w:sdtContent>
          <w:ins w:id="92344"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347" w:author="Claude" w:date="2026-10-20T00:00:00Z">
        <w:r>
          <w:t xml:space="preserve"> y la RG 1.145</w:t>
        </w:r>
      </w:ins>
      <w:sdt>
        <w:sdtPr>
          <w:id w:val="344067632"/>
          <w:citation/>
        </w:sdtPr>
        <w:sdtContent>
          <w:ins w:id="92345" w:author="Claude" w:date="2026-10-20T00:00:00Z">
            <w:r>
              <w:fldChar w:fldCharType="begin"/>
            </w:r>
            <w:r>
              <w:instrText xml:space="preserve"> CITATION USN82 \l 3082 </w:instrText>
            </w:r>
            <w:r>
              <w:fldChar w:fldCharType="separate"/>
            </w:r>
            <w:r>
              <w:rPr>
                <w:noProof/>
              </w:rPr>
              <w:t xml:space="preserve"> [34]</w:t>
            </w:r>
            <w:r>
              <w:fldChar w:fldCharType="end"/>
            </w:r>
          </w:ins>
        </w:sdtContent>
      </w:sdt>
      <w:ins w:id="92348" w:author="Claude" w:date="2026-10-20T00:00:00Z">
        <w:r>
          <w:t>.</w:t>
        </w:r>
      </w:ins>
    </w:p>
    <w:p>
      <w:pPr>
        <w:numPr>
          <w:ilvl w:val="0"/>
          <w:numId w:val="10"/>
        </w:numPr>
        <w:spacing w:line="360" w:lineRule="auto"/>
        <w:rPr>
          <w:ins w:id="90627" w:author="Claude" w:date="2026-10-20T00:00:00Z"/>
        </w:rPr>
      </w:pPr>
      <w:ins w:id="90628" w:author="Claude" w:date="2026-10-20T00:00:00Z">
        <w:r>
          <w:rPr>
            <w:b/>
            <w:bCs/>
          </w:rPr>
          <w:t xml:space="preserve">Eficiencia. </w:t>
        </w:r>
        <w:r>
          <w:t>Los casos de ARCON96 y RADTRAD son independientes y se ejecutan en paralelo.</w:t>
        </w:r>
      </w:ins>
    </w:p>
    <w:p>
      <w:pPr>
        <w:numPr>
          <w:ilvl w:val="0"/>
          <w:numId w:val="10"/>
        </w:numPr>
        <w:spacing w:line="360" w:lineRule="auto"/>
        <w:rPr>
          <w:ins w:id="90629" w:author="Claude" w:date="2026-10-20T00:00:00Z"/>
        </w:rPr>
      </w:pPr>
      <w:ins w:id="90630" w:author="Claude" w:date="2026-10-20T00:00:00Z">
        <w:r>
          <w:rPr>
            <w:b/>
            <w:bCs/>
          </w:rPr>
          <w:t xml:space="preserve">Resultado interpretable. </w:t>
        </w:r>
        <w:r>
          <w:t>La salida final es un mapa con el buque y las zonas, utilizable directamente en la planificación de la escala.</w:t>
        </w:r>
      </w:ins>
    </w:p>
    <w:p>
      <w:pPr>
        <w:pStyle w:val="Ttulo2"/>
        <w:rPr>
          <w:ins w:id="90631" w:author="Claude" w:date="2026-10-20T00:00:00Z"/>
        </w:rPr>
      </w:pPr>
      <w:ins w:id="90632" w:author="Claude" w:date="2026-10-20T00:00:00Z">
        <w:r>
          <w:t>Arquitectura</w:t>
        </w:r>
      </w:ins>
    </w:p>
    <w:p>
      <w:pPr>
        <w:spacing w:line="360" w:lineRule="auto"/>
        <w:rPr>
          <w:ins w:id="90633" w:author="Claude" w:date="2026-10-20T00:00:00Z"/>
        </w:rPr>
      </w:pPr>
      <w:ins w:id="90634" w:author="Claude" w:date="2026-10-20T00:00:00Z">
        <w:r>
          <w:t xml:space="preserve">La herramienta se organiza en cuatro fases, resumidas en la </w:t>
        </w:r>
        <w:r>
          <w:fldChar w:fldCharType="begin"/>
        </w:r>
        <w:r>
          <w:instrText xml:space="preserve"> REF _RefTab_fases \h </w:instrText>
        </w:r>
        <w:r>
          <w:fldChar w:fldCharType="separate"/>
        </w:r>
        <w:r>
          <w:t>Tabla 19</w:t>
        </w:r>
        <w:r>
          <w:fldChar w:fldCharType="end"/>
        </w:r>
        <w:r>
          <w:t>.</w:t>
        </w:r>
      </w:ins>
    </w:p>
    <w:p xmlns:ns31="urn:tmp">
      <w:pPr>
        <w:pStyle w:val="Descripcin"/>
        <w:keepNext/>
        <w:jc w:val="center"/>
        <w:rPr>
          <w:ins w:id="90635" w:author="Claude" w:date="2026-10-20T00:00:00Z"/>
        </w:rPr>
      </w:pPr>
      <w:bookmarkStart w:id="1183093" w:name="_RefTab_fases"/>
      <w:ins w:id="90636" w:author="Claude" w:date="2026-10-20T00:00:00Z">
        <w:r>
          <w:t xml:space="preserve">Tabla </w:t>
        </w:r>
        <w:r>
          <w:fldChar w:fldCharType="begin"/>
        </w:r>
        <w:r>
          <w:instrText xml:space="preserve"> SEQ Tabla \* ARABIC </w:instrText>
        </w:r>
        <w:r>
          <w:fldChar w:fldCharType="separate"/>
        </w:r>
        <w:r>
          <w:rPr>
            <w:noProof/>
          </w:rPr>
          <w:t>19</w:t>
        </w:r>
        <w:r>
          <w:fldChar w:fldCharType="end"/>
        </w:r>
      </w:ins>
      <w:bookmarkEnd w:id="1183093"/>
      <w:ins w:id="90637" w:author="Claude" w:date="2026-10-20T00:00:00Z">
        <w:r>
          <w:t>: Fases de la herramienta de cálculo</w:t>
        </w:r>
      </w:ins>
    </w:p>
    <w:tbl>
      <w:tblPr>
        <w:tblW w:w="93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400"/>
        <w:gridCol w:w="2600"/>
        <w:gridCol w:w="2700"/>
        <w:gridCol w:w="2600"/>
      </w:tblGrid>
      <w:tr>
        <w:trPr>
          <w:tblHeader/>
          <w:ins w:id="90638" w:author="Claude" w:date="2026-10-20T00:00:00Z"/>
        </w:trPr>
        <w:tc>
          <w:tcPr>
            <w:tcW w:w="1400" w:type="dxa"/>
            <w:shd w:val="clear" w:color="auto" w:fill="D9E2F3"/>
          </w:tcPr>
          <w:p>
            <w:pPr>
              <w:rPr>
                <w:ins w:id="90639" w:author="Claude" w:date="2026-10-20T00:00:00Z"/>
              </w:rPr>
            </w:pPr>
            <w:ins w:id="90640" w:author="Claude" w:date="2026-10-20T00:00:00Z">
              <w:r>
                <w:rPr>
                  <w:b/>
                  <w:bCs/>
                  <w:sz w:val="18"/>
                  <w:szCs w:val="18"/>
                </w:rPr>
                <w:t>Fase</w:t>
              </w:r>
            </w:ins>
          </w:p>
        </w:tc>
        <w:tc>
          <w:tcPr>
            <w:tcW w:w="2600" w:type="dxa"/>
            <w:shd w:val="clear" w:color="auto" w:fill="D9E2F3"/>
          </w:tcPr>
          <w:p>
            <w:pPr>
              <w:rPr>
                <w:ins w:id="90641" w:author="Claude" w:date="2026-10-20T00:00:00Z"/>
              </w:rPr>
            </w:pPr>
            <w:ins w:id="90642" w:author="Claude" w:date="2026-10-20T00:00:00Z">
              <w:r>
                <w:rPr>
                  <w:b/>
                  <w:bCs/>
                  <w:sz w:val="18"/>
                  <w:szCs w:val="18"/>
                </w:rPr>
                <w:t>Entradas</w:t>
              </w:r>
            </w:ins>
          </w:p>
        </w:tc>
        <w:tc>
          <w:tcPr>
            <w:tcW w:w="2700" w:type="dxa"/>
            <w:shd w:val="clear" w:color="auto" w:fill="D9E2F3"/>
          </w:tcPr>
          <w:p>
            <w:pPr>
              <w:rPr>
                <w:ins w:id="90643" w:author="Claude" w:date="2026-10-20T00:00:00Z"/>
              </w:rPr>
            </w:pPr>
            <w:ins w:id="90644" w:author="Claude" w:date="2026-10-20T00:00:00Z">
              <w:r>
                <w:rPr>
                  <w:b/>
                  <w:bCs/>
                  <w:sz w:val="18"/>
                  <w:szCs w:val="18"/>
                </w:rPr>
                <w:t>Proceso</w:t>
              </w:r>
            </w:ins>
          </w:p>
        </w:tc>
        <w:tc>
          <w:tcPr>
            <w:tcW w:w="2600" w:type="dxa"/>
            <w:shd w:val="clear" w:color="auto" w:fill="D9E2F3"/>
          </w:tcPr>
          <w:p>
            <w:pPr>
              <w:rPr>
                <w:ins w:id="90645" w:author="Claude" w:date="2026-10-20T00:00:00Z"/>
              </w:rPr>
            </w:pPr>
            <w:ins w:id="90646" w:author="Claude" w:date="2026-10-20T00:00:00Z">
              <w:r>
                <w:rPr>
                  <w:b/>
                  <w:bCs/>
                  <w:sz w:val="18"/>
                  <w:szCs w:val="18"/>
                </w:rPr>
                <w:t>Salidas</w:t>
              </w:r>
            </w:ins>
          </w:p>
        </w:tc>
      </w:tr>
      <w:tr>
        <w:trPr>
          <w:ins w:id="90647" w:author="Claude" w:date="2026-10-20T00:00:00Z"/>
        </w:trPr>
        <w:tc>
          <w:tcPr>
            <w:tcW w:w="1400" w:type="dxa"/>
          </w:tcPr>
          <w:p>
            <w:pPr>
              <w:rPr>
                <w:ins w:id="90648" w:author="Claude" w:date="2026-10-20T00:00:00Z"/>
              </w:rPr>
            </w:pPr>
            <w:ins w:id="90649" w:author="Claude" w:date="2026-10-20T00:00:00Z">
              <w:r>
                <w:rPr>
                  <w:sz w:val="18"/>
                  <w:szCs w:val="18"/>
                </w:rPr>
                <w:t>1. Dispersión</w:t>
              </w:r>
            </w:ins>
          </w:p>
        </w:tc>
        <w:tc>
          <w:tcPr>
            <w:tcW w:w="2600" w:type="dxa"/>
          </w:tcPr>
          <w:p>
            <w:pPr>
              <w:rPr>
                <w:ins w:id="90650" w:author="Claude" w:date="2026-10-20T00:00:00Z"/>
              </w:rPr>
            </w:pPr>
            <w:ins w:id="90651" w:author="Claude" w:date="2026-10-20T00:00:00Z">
              <w:r>
                <w:rPr>
                  <w:sz w:val="18"/>
                  <w:szCs w:val="18"/>
                </w:rPr>
                <w:t>Ficheros meteorológicos, distancias (mínima, máxima, paso)</w:t>
              </w:r>
            </w:ins>
          </w:p>
        </w:tc>
        <w:tc>
          <w:tcPr>
            <w:tcW w:w="2700" w:type="dxa"/>
          </w:tcPr>
          <w:p>
            <w:pPr>
              <w:rPr>
                <w:ins w:id="90652" w:author="Claude" w:date="2026-10-20T00:00:00Z"/>
              </w:rPr>
            </w:pPr>
            <w:ins w:id="90653" w:author="Claude" w:date="2026-10-20T00:00:00Z">
              <w:r>
                <w:rPr>
                  <w:sz w:val="18"/>
                  <w:szCs w:val="18"/>
                </w:rPr>
                <w:t>Por distancia: 1 caso global y 16 sectoriales de ARCON96; percentiles 95 % y 99,5 %</w:t>
              </w:r>
            </w:ins>
          </w:p>
        </w:tc>
        <w:tc>
          <w:tcPr>
            <w:tcW w:w="2600" w:type="dxa"/>
          </w:tcPr>
          <w:p>
            <w:pPr>
              <w:rPr>
                <w:ins w:id="90654" w:author="Claude" w:date="2026-10-20T00:00:00Z"/>
              </w:rPr>
            </w:pPr>
            <w:ins w:id="90655" w:author="Claude" w:date="2026-10-20T00:00:00Z">
              <w:r>
                <w:rPr>
                  <w:sz w:val="18"/>
                  <w:szCs w:val="18"/>
                </w:rPr>
                <w:t>Hoja de cálculo puente con χ/Q por distancia y periodo</w:t>
              </w:r>
            </w:ins>
          </w:p>
        </w:tc>
      </w:tr>
      <w:tr>
        <w:trPr>
          <w:ins w:id="90656" w:author="Claude" w:date="2026-10-20T00:00:00Z"/>
        </w:trPr>
        <w:tc>
          <w:tcPr>
            <w:tcW w:w="1400" w:type="dxa"/>
          </w:tcPr>
          <w:p>
            <w:pPr>
              <w:rPr>
                <w:ins w:id="90657" w:author="Claude" w:date="2026-10-20T00:00:00Z"/>
              </w:rPr>
            </w:pPr>
            <w:ins w:id="90658" w:author="Claude" w:date="2026-10-20T00:00:00Z">
              <w:r>
                <w:rPr>
                  <w:sz w:val="18"/>
                  <w:szCs w:val="18"/>
                </w:rPr>
                <w:t>2. Dosis</w:t>
              </w:r>
            </w:ins>
          </w:p>
        </w:tc>
        <w:tc>
          <w:tcPr>
            <w:tcW w:w="2600" w:type="dxa"/>
          </w:tcPr>
          <w:p>
            <w:pPr>
              <w:rPr>
                <w:ins w:id="90659" w:author="Claude" w:date="2026-10-20T00:00:00Z"/>
              </w:rPr>
            </w:pPr>
            <w:ins w:id="90660" w:author="Claude" w:date="2026-10-20T00:00:00Z">
              <w:r>
                <w:rPr>
                  <w:sz w:val="18"/>
                  <w:szCs w:val="18"/>
                </w:rPr>
                <w:t>Plantilla .psf, hoja puente, juegos de fracciones de yodo, .nif, .rft, .inp</w:t>
              </w:r>
            </w:ins>
          </w:p>
        </w:tc>
        <w:tc>
          <w:tcPr>
            <w:tcW w:w="2700" w:type="dxa"/>
          </w:tcPr>
          <w:p>
            <w:pPr>
              <w:rPr>
                <w:ins w:id="90661" w:author="Claude" w:date="2026-10-20T00:00:00Z"/>
              </w:rPr>
            </w:pPr>
            <w:ins w:id="90662" w:author="Claude" w:date="2026-10-20T00:00:00Z">
              <w:r>
                <w:rPr>
                  <w:sz w:val="18"/>
                  <w:szCs w:val="18"/>
                </w:rPr>
                <w:t>Un .psf por distancia y juego; ejecución de RADTRAD en lote</w:t>
              </w:r>
            </w:ins>
          </w:p>
        </w:tc>
        <w:tc>
          <w:tcPr>
            <w:tcW w:w="2600" w:type="dxa"/>
          </w:tcPr>
          <w:p>
            <w:pPr>
              <w:rPr>
                <w:ins w:id="90663" w:author="Claude" w:date="2026-10-20T00:00:00Z"/>
              </w:rPr>
            </w:pPr>
            <w:ins w:id="90664" w:author="Claude" w:date="2026-10-20T00:00:00Z">
              <w:r>
                <w:rPr>
                  <w:sz w:val="18"/>
                  <w:szCs w:val="18"/>
                </w:rPr>
                <w:t>Salidas .o0 de RADTRAD</w:t>
              </w:r>
            </w:ins>
          </w:p>
        </w:tc>
      </w:tr>
      <w:tr>
        <w:trPr>
          <w:ins w:id="90665" w:author="Claude" w:date="2026-10-20T00:00:00Z"/>
        </w:trPr>
        <w:tc>
          <w:tcPr>
            <w:tcW w:w="1400" w:type="dxa"/>
          </w:tcPr>
          <w:p>
            <w:pPr>
              <w:rPr>
                <w:ins w:id="90666" w:author="Claude" w:date="2026-10-20T00:00:00Z"/>
              </w:rPr>
            </w:pPr>
            <w:ins w:id="90667" w:author="Claude" w:date="2026-10-20T00:00:00Z">
              <w:r>
                <w:rPr>
                  <w:sz w:val="18"/>
                  <w:szCs w:val="18"/>
                </w:rPr>
                <w:t>3. Postproceso</w:t>
              </w:r>
            </w:ins>
          </w:p>
        </w:tc>
        <w:tc>
          <w:tcPr>
            <w:tcW w:w="2600" w:type="dxa"/>
          </w:tcPr>
          <w:p>
            <w:pPr>
              <w:rPr>
                <w:ins w:id="90668" w:author="Claude" w:date="2026-10-20T00:00:00Z"/>
              </w:rPr>
            </w:pPr>
            <w:ins w:id="90669" w:author="Claude" w:date="2026-10-20T00:00:00Z">
              <w:r>
                <w:rPr>
                  <w:sz w:val="18"/>
                  <w:szCs w:val="18"/>
                </w:rPr>
                <w:t>Salidas .o0</w:t>
              </w:r>
            </w:ins>
          </w:p>
        </w:tc>
        <w:tc>
          <w:tcPr>
            <w:tcW w:w="2700" w:type="dxa"/>
          </w:tcPr>
          <w:p>
            <w:pPr>
              <w:rPr>
                <w:ins w:id="90670" w:author="Claude" w:date="2026-10-20T00:00:00Z"/>
              </w:rPr>
            </w:pPr>
            <w:ins w:id="90671" w:author="Claude" w:date="2026-10-20T00:00:00Z">
              <w:r>
                <w:rPr>
                  <w:sz w:val="18"/>
                  <w:szCs w:val="18"/>
                </w:rPr>
                <w:t>Extracción de la TEDE acumulada y de las peores 2 h</w:t>
              </w:r>
            </w:ins>
          </w:p>
        </w:tc>
        <w:tc>
          <w:tcPr>
            <w:tcW w:w="2600" w:type="dxa"/>
          </w:tcPr>
          <w:p>
            <w:pPr>
              <w:rPr>
                <w:ins w:id="90672" w:author="Claude" w:date="2026-10-20T00:00:00Z"/>
              </w:rPr>
            </w:pPr>
            <w:ins w:id="90673" w:author="Claude" w:date="2026-10-20T00:00:00Z">
              <w:r>
                <w:rPr>
                  <w:sz w:val="18"/>
                  <w:szCs w:val="18"/>
                </w:rPr>
                <w:t>Sets_Worst2h.xlsx y serie temporal acumulada (.csv)</w:t>
              </w:r>
            </w:ins>
          </w:p>
        </w:tc>
      </w:tr>
      <w:tr>
        <w:trPr>
          <w:ins w:id="90674" w:author="Claude" w:date="2026-10-20T00:00:00Z"/>
        </w:trPr>
        <w:tc>
          <w:tcPr>
            <w:tcW w:w="1400" w:type="dxa"/>
          </w:tcPr>
          <w:p>
            <w:pPr>
              <w:rPr>
                <w:ins w:id="90675" w:author="Claude" w:date="2026-10-20T00:00:00Z"/>
              </w:rPr>
            </w:pPr>
            <w:ins w:id="90676" w:author="Claude" w:date="2026-10-20T00:00:00Z">
              <w:r>
                <w:rPr>
                  <w:sz w:val="18"/>
                  <w:szCs w:val="18"/>
                </w:rPr>
                <w:t>4. Zonas</w:t>
              </w:r>
            </w:ins>
          </w:p>
        </w:tc>
        <w:tc>
          <w:tcPr>
            <w:tcW w:w="2600" w:type="dxa"/>
          </w:tcPr>
          <w:p>
            <w:pPr>
              <w:rPr>
                <w:ins w:id="90677" w:author="Claude" w:date="2026-10-20T00:00:00Z"/>
              </w:rPr>
            </w:pPr>
            <w:ins w:id="90678" w:author="Claude" w:date="2026-10-20T00:00:00Z">
              <w:r>
                <w:rPr>
                  <w:sz w:val="18"/>
                  <w:szCs w:val="18"/>
                </w:rPr>
                <w:t>Resultados de la fase 3, posición y rumbo del buque</w:t>
              </w:r>
            </w:ins>
          </w:p>
        </w:tc>
        <w:tc>
          <w:tcPr>
            <w:tcW w:w="2700" w:type="dxa"/>
          </w:tcPr>
          <w:p>
            <w:pPr>
              <w:rPr>
                <w:ins w:id="90679" w:author="Claude" w:date="2026-10-20T00:00:00Z"/>
              </w:rPr>
            </w:pPr>
            <w:ins w:id="90680" w:author="Claude" w:date="2026-10-20T00:00:00Z">
              <w:r>
                <w:rPr>
                  <w:sz w:val="18"/>
                  <w:szCs w:val="18"/>
                </w:rPr>
                <w:t>Envolvente de dosis y cálculo de radios</w:t>
              </w:r>
            </w:ins>
          </w:p>
        </w:tc>
        <w:tc>
          <w:tcPr>
            <w:tcW w:w="2600" w:type="dxa"/>
          </w:tcPr>
          <w:p>
            <w:pPr>
              <w:rPr>
                <w:ins w:id="90681" w:author="Claude" w:date="2026-10-20T00:00:00Z"/>
              </w:rPr>
            </w:pPr>
            <w:ins w:id="90682" w:author="Claude" w:date="2026-10-20T00:00:00Z">
              <w:r>
                <w:rPr>
                  <w:sz w:val="18"/>
                  <w:szCs w:val="18"/>
                </w:rPr>
                <w:t>zonas_emergencia.json, mapa_zonas.html y mapa_zonas.png</w:t>
              </w:r>
            </w:ins>
          </w:p>
        </w:tc>
      </w:tr>
    </w:tbl>
    <w:p>
      <w:pPr>
        <w:spacing w:line="360" w:lineRule="auto"/>
        <w:rPr>
          <w:ins w:id="90683" w:author="Claude" w:date="2026-10-20T00:00:00Z"/>
        </w:rPr>
      </w:pPr>
      <w:ins w:id="90684" w:author="Claude" w:date="2026-10-20T00:00:00Z"/>
    </w:p>
    <w:p>
      <w:pPr>
        <w:pStyle w:val="Ttulo2"/>
        <w:rPr>
          <w:ins w:id="90685" w:author="Claude" w:date="2026-10-20T00:00:00Z"/>
        </w:rPr>
      </w:pPr>
      <w:ins w:id="90686" w:author="Claude" w:date="2026-10-20T00:00:00Z">
        <w:r>
          <w:t>Fase 1: dispersión por distancia y sector</w:t>
        </w:r>
      </w:ins>
    </w:p>
    <w:p>
      <w:pPr>
        <w:spacing w:line="360" w:lineRule="auto"/>
        <w:rPr>
          <w:ins w:id="90687" w:author="Claude" w:date="2026-10-20T00:00:00Z"/>
        </w:rPr>
      </w:pPr>
      <w:commentRangeStart w:id="105"/>
      <w:ins w:id="90688" w:author="Claude" w:date="2026-10-20T00:00:00Z"/>
      <w:ins w:id="92351" w:author="Claude" w:date="2026-10-20T00:00:00Z">
        <w:r>
          <w:t>Para cada distancia del barrido se ejecutan un caso independiente de la dirección (ventana de 360°) y 16 casos direccionales (ventana de 45°), con los parámetros de la metodología de Kairos Power: emisión y receptor a 0 m, velocidad mínima de 0,5 m/s, rugosidad de 0,2 m y constante de anchura de sector de 4,3</w:t>
        </w:r>
      </w:ins>
      <w:sdt>
        <w:sdtPr>
          <w:id w:val="1027562103"/>
          <w:citation/>
        </w:sdtPr>
        <w:sdtContent>
          <w:ins w:id="92349"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352" w:author="Claude" w:date="2026-10-20T00:00:00Z">
        <w:r>
          <w:t>. Del caso global se lee el percentil 95 de cada periodo de promediado; de cada caso sectorial se interpola el percentil 99,5 en la distribución acumulada complementaria. Esta se da para once periodos de promediado (de 1 a 720 h, incluido el de 48 h), y la herramienta identifica la columna de cada periodo a partir de la cabecera del propio fichero, para no confundir unos periodos con otros. El χ/Q de diseño para cada distancia y periodo es el mayor de ambos, siguiendo la RG 1.145</w:t>
        </w:r>
      </w:ins>
      <w:sdt>
        <w:sdtPr>
          <w:id w:val="378398497"/>
          <w:citation/>
        </w:sdtPr>
        <w:sdtContent>
          <w:ins w:id="92350" w:author="Claude" w:date="2026-10-20T00:00:00Z">
            <w:r>
              <w:fldChar w:fldCharType="begin"/>
            </w:r>
            <w:r>
              <w:instrText xml:space="preserve"> CITATION USN82 \l 3082 </w:instrText>
            </w:r>
            <w:r>
              <w:fldChar w:fldCharType="separate"/>
            </w:r>
            <w:r>
              <w:rPr>
                <w:noProof/>
              </w:rPr>
              <w:t xml:space="preserve"> [34]</w:t>
            </w:r>
            <w:r>
              <w:fldChar w:fldCharType="end"/>
            </w:r>
          </w:ins>
        </w:sdtContent>
      </w:sdt>
      <w:ins w:id="92353" w:author="Claude" w:date="2026-10-20T00:00:00Z">
        <w:r>
          <w:t>, y se guarda en una hoja de cálculo puente que alimenta la fase 2.</w:t>
        </w:r>
      </w:ins>
      <w:commentRangeEnd w:id="105"/>
      <w:r>
        <w:rPr>
          <w:rStyle w:val="Refdecomentario"/>
        </w:rPr>
        <w:commentReference w:id="105"/>
      </w:r>
    </w:p>
    <w:p>
      <w:pPr>
        <w:pStyle w:val="Ttulo2"/>
        <w:rPr>
          <w:ins w:id="90689" w:author="Claude" w:date="2026-10-20T00:00:00Z"/>
        </w:rPr>
      </w:pPr>
      <w:ins w:id="90690" w:author="Claude" w:date="2026-10-20T00:00:00Z">
        <w:r>
          <w:t>Fase 2: generación y ejecución de los casos de RADTRAD</w:t>
        </w:r>
      </w:ins>
    </w:p>
    <w:p>
      <w:pPr>
        <w:spacing w:line="360" w:lineRule="auto"/>
        <w:rPr>
          <w:ins w:id="90691" w:author="Claude" w:date="2026-10-20T00:00:00Z"/>
        </w:rPr>
      </w:pPr>
      <w:commentRangeStart w:id="104"/>
      <w:ins w:id="90692" w:author="Claude" w:date="2026-10-20T00:00:00Z">
        <w:r>
          <w:t>A partir de una plantilla .psf se genera un caso por distancia y por juego de fracciones de las formas químicas del yodo. En cada caso se sustituyen la línea de fracciones, las tablas de χ/Q de los dos receptores (EAB y LPZ, ambos a la distancia del caso), que se convierten de medias desde el origen a valores por intervalo con la expresión del apartado de percentiles de diseño y empiezan en t = 0, porque RADTRAD aplica cada valor desde su instante hasta el siguiente; el nombre del fichero de salida y las rutas del inventario, de las fracciones de liberación y de los factores de conversión. Los juegos de fracciones pueden fijarse o muestrearse de una distribución de Dirichlet uniforme, que reparte la unidad entre las tres formas sin preferir ninguna. Los casos se ejecutan en paralelo con RADTRAD en modo de lotes.</w:t>
        </w:r>
      </w:ins>
      <w:commentRangeEnd w:id="104"/>
      <w:r>
        <w:rPr>
          <w:rStyle w:val="Refdecomentario"/>
        </w:rPr>
        <w:commentReference w:id="104"/>
      </w:r>
    </w:p>
    <w:p>
      <w:pPr>
        <w:pStyle w:val="Ttulo2"/>
        <w:rPr>
          <w:ins w:id="90693" w:author="Claude" w:date="2026-10-20T00:00:00Z"/>
        </w:rPr>
      </w:pPr>
      <w:ins w:id="90694" w:author="Claude" w:date="2026-10-20T00:00:00Z">
        <w:r>
          <w:t>Fase 3: postproceso</w:t>
        </w:r>
      </w:ins>
    </w:p>
    <w:p>
      <w:pPr>
        <w:spacing w:line="360" w:lineRule="auto"/>
        <w:rPr>
          <w:ins w:id="90695" w:author="Claude" w:date="2026-10-20T00:00:00Z"/>
        </w:rPr>
      </w:pPr>
      <w:ins w:id="90696" w:author="Claude" w:date="2026-10-20T00:00:00Z">
        <w:r>
          <w:t>De cada salida se extraen la serie de dosis acumulada en cada receptor y la TEDE de las peores 2 horas en el EAB, que se convierten a mSv y se agrupan por juego de fracciones y distancia, señalando el máximo de cada juego.</w:t>
        </w:r>
      </w:ins>
    </w:p>
    <w:p>
      <w:pPr>
        <w:pStyle w:val="Ttulo2"/>
        <w:rPr>
          <w:ins w:id="90697" w:author="Claude" w:date="2026-10-20T00:00:00Z"/>
        </w:rPr>
      </w:pPr>
      <w:ins w:id="90698" w:author="Claude" w:date="2026-10-20T00:00:00Z">
        <w:r>
          <w:t>Fase 4: determinación de los radios y representación en el mapa</w:t>
        </w:r>
      </w:ins>
    </w:p>
    <w:p>
      <w:pPr>
        <w:spacing w:line="360" w:lineRule="auto"/>
        <w:rPr>
          <w:ins w:id="90699" w:author="Claude" w:date="2026-10-20T00:00:00Z"/>
        </w:rPr>
      </w:pPr>
      <w:ins w:id="90700" w:author="Claude" w:date="2026-10-20T00:00:00Z">
        <w:r>
          <w:t>Como las fracciones del yodo son inciertas, se toma, para cada distancia, la dosis del juego más desfavorable:</w:t>
        </w:r>
      </w:ins>
    </w:p>
    <w:p>
      <w:pPr>
        <w:spacing w:before="120" w:after="120"/>
        <w:jc w:val="center"/>
        <w:rPr>
          <w:ins w:id="90701" w:author="Claude" w:date="2026-10-20T00:00:00Z"/>
        </w:rPr>
      </w:pPr>
      <m:oMathPara>
        <m:oMath>
          <w:ins w:id="90702" w:author="Claude" w:date="2026-10-20T00:00:00Z">
            <m:sSubSup>
              <m:e>
                <m:r>
                  <m:t xml:space="preserve">D</m:t>
                </m:r>
              </m:e>
              <m:sub>
                <m:r>
                  <m:rPr>
                    <m:sty m:val="p"/>
                  </m:rPr>
                  <m:t xml:space="preserve">Z</m:t>
                </m:r>
              </m:sub>
              <m:sup>
                <m:r>
                  <m:t xml:space="preserve">env</m:t>
                </m:r>
              </m:sup>
            </m:sSubSup>
            <m:r>
              <m:t xml:space="preserve">(d) = </m:t>
            </m:r>
            <m:r>
              <m:t xml:space="preserve">max</m:t>
            </m:r>
            <m:d>
              <m:dPr>
                <m:begChr m:val="("/>
                <m:endChr m:val=")"/>
              </m:dPr>
              <m:e>
                <m:sSub>
                  <m:e>
                    <m:r>
                      <m:t xml:space="preserve">D</m:t>
                    </m:r>
                  </m:e>
                  <m:sub>
                    <m:r>
                      <m:rPr>
                        <m:sty m:val="p"/>
                      </m:rPr>
                      <m:t xml:space="preserve">Z,s</m:t>
                    </m:r>
                  </m:sub>
                </m:sSub>
                <m:r>
                  <m:t xml:space="preserve">(d)</m:t>
                </m:r>
              </m:e>
            </m:d>
            <m:r>
              <m:t xml:space="preserve">, s = 1…N</m:t>
            </m:r>
          </w:ins>
        </m:oMath>
      </m:oMathPara>
    </w:p>
    <w:p>
      <w:pPr>
        <w:spacing w:line="360" w:lineRule="auto"/>
        <w:rPr>
          <w:ins w:id="90703" w:author="Claude" w:date="2026-10-20T00:00:00Z"/>
        </w:rPr>
      </w:pPr>
      <w:ins w:id="90704" w:author="Claude" w:date="2026-10-20T00:00:00Z">
        <w:r>
          <w:t xml:space="preserve">El radio de la zona Z es la menor distancia a partir de la cual la envolvente no supera el criterio (capítulo </w:t>
        </w:r>
        <w:r>
          <w:fldChar w:fldCharType="begin"/>
        </w:r>
        <w:r>
          <w:instrText xml:space="preserve"> REF _RefCap_marcocalc \r \h </w:instrText>
        </w:r>
        <w:r>
          <w:fldChar w:fldCharType="separate"/>
        </w:r>
        <w:r>
          <w:t>?</w:t>
        </w:r>
        <w:r>
          <w:fldChar w:fldCharType="end"/>
        </w:r>
        <w:r>
          <w:t>). Si d</w:t>
        </w:r>
        <w:r>
          <w:rPr>
            <w:vertAlign w:val="subscript"/>
          </w:rPr>
          <w:t>k</w:t>
        </w:r>
        <w:r>
          <w:t xml:space="preserve"> es la mayor distancia calculada que lo supera, el radio se afina interpolando linealmente el logaritmo de la dosis, ya que la dosis decrece de forma aproximadamente potencial con la distancia:</w:t>
        </w:r>
      </w:ins>
    </w:p>
    <w:p>
      <w:pPr>
        <w:spacing w:before="120" w:after="120"/>
        <w:jc w:val="center"/>
        <w:rPr>
          <w:ins w:id="90705" w:author="Claude" w:date="2026-10-20T00:00:00Z"/>
        </w:rPr>
      </w:pPr>
      <m:oMathPara>
        <m:oMath>
          <w:ins w:id="90706" w:author="Claude" w:date="2026-10-20T00:00:00Z">
            <m:sSub>
              <m:e>
                <m:r>
                  <m:t xml:space="preserve">R</m:t>
                </m:r>
              </m:e>
              <m:sub>
                <m:r>
                  <m:rPr>
                    <m:sty m:val="p"/>
                  </m:rPr>
                  <m:t xml:space="preserve">Z</m:t>
                </m:r>
              </m:sub>
            </m:sSub>
            <m:r>
              <m:t xml:space="preserve"> = </m:t>
            </m:r>
            <m:sSub>
              <m:e>
                <m:r>
                  <m:t xml:space="preserve">d</m:t>
                </m:r>
              </m:e>
              <m:sub>
                <m:r>
                  <m:rPr>
                    <m:sty m:val="p"/>
                  </m:rPr>
                  <m:t xml:space="preserve">k</m:t>
                </m:r>
              </m:sub>
            </m:sSub>
            <m:r>
              <m:t xml:space="preserve"> + (</m:t>
            </m:r>
            <m:sSub>
              <m:e>
                <m:r>
                  <m:t xml:space="preserve">d</m:t>
                </m:r>
              </m:e>
              <m:sub>
                <m:r>
                  <m:rPr>
                    <m:sty m:val="p"/>
                  </m:rPr>
                  <m:t xml:space="preserve">k+1</m:t>
                </m:r>
              </m:sub>
            </m:sSub>
            <m:r>
              <m:t xml:space="preserve"> − </m:t>
            </m:r>
            <m:sSub>
              <m:e>
                <m:r>
                  <m:t xml:space="preserve">d</m:t>
                </m:r>
              </m:e>
              <m:sub>
                <m:r>
                  <m:rPr>
                    <m:sty m:val="p"/>
                  </m:rPr>
                  <m:t xml:space="preserve">k</m:t>
                </m:r>
              </m:sub>
            </m:sSub>
            <m:r>
              <m:t xml:space="preserve">)·</m:t>
            </m:r>
            <m:f>
              <m:num>
                <m:r>
                  <m:t xml:space="preserve">ln </m:t>
                </m:r>
                <m:sSub>
                  <m:e>
                    <m:r>
                      <m:t xml:space="preserve">D</m:t>
                    </m:r>
                  </m:e>
                  <m:sub>
                    <m:r>
                      <m:rPr>
                        <m:sty m:val="p"/>
                      </m:rPr>
                      <m:t xml:space="preserve">k</m:t>
                    </m:r>
                  </m:sub>
                </m:sSub>
                <m:r>
                  <m:t xml:space="preserve"> − ln </m:t>
                </m:r>
                <m:sSub>
                  <m:e>
                    <m:r>
                      <m:t xml:space="preserve">L</m:t>
                    </m:r>
                  </m:e>
                  <m:sub>
                    <m:r>
                      <m:rPr>
                        <m:sty m:val="p"/>
                      </m:rPr>
                      <m:t xml:space="preserve">Z</m:t>
                    </m:r>
                  </m:sub>
                </m:sSub>
              </m:num>
              <m:den>
                <m:r>
                  <m:t xml:space="preserve">ln </m:t>
                </m:r>
                <m:sSub>
                  <m:e>
                    <m:r>
                      <m:t xml:space="preserve">D</m:t>
                    </m:r>
                  </m:e>
                  <m:sub>
                    <m:r>
                      <m:rPr>
                        <m:sty m:val="p"/>
                      </m:rPr>
                      <m:t xml:space="preserve">k</m:t>
                    </m:r>
                  </m:sub>
                </m:sSub>
                <m:r>
                  <m:t xml:space="preserve"> − ln </m:t>
                </m:r>
                <m:sSub>
                  <m:e>
                    <m:r>
                      <m:t xml:space="preserve">D</m:t>
                    </m:r>
                  </m:e>
                  <m:sub>
                    <m:r>
                      <m:rPr>
                        <m:sty m:val="p"/>
                      </m:rPr>
                      <m:t xml:space="preserve">k+1</m:t>
                    </m:r>
                  </m:sub>
                </m:sSub>
              </m:den>
            </m:f>
          </w:ins>
        </m:oMath>
      </m:oMathPara>
    </w:p>
    <w:p>
      <w:pPr>
        <w:spacing w:line="360" w:lineRule="auto"/>
        <w:rPr>
          <w:ins w:id="90707" w:author="Claude" w:date="2026-10-20T00:00:00Z"/>
        </w:rPr>
      </w:pPr>
      <w:ins w:id="90708" w:author="Claude" w:date="2026-10-20T00:00:00Z">
        <w:r>
          <w:t>Si la dosis no supera el criterio en ninguna distancia, el radio se informa como menor o igual que la distancia mínima calculada; si lo supera en la máxima, la herramienta lo advierte para que se amplíe el barrido. Las zonas se representan como circunferencias centradas en el buque con el radio de la distancia más desfavorable: es una representación conservadora, porque el χ/Q de diseño ya es el del peor sector. El mapa se genera como página web con Leaflet sobre cartografía de OpenStreetMap, con el buque orientado según su rumbo y una ventana con el radio, el criterio y el juego de fracciones que lo determina. Sin conexión a internet la página dibuja un esquema equivalente sin fondo cartográfico, y se genera además una imagen estática para informes. La posición por defecto es el puerto exterior de Bilbao, en la zona de la terminal de GNL de Zierbena, y puede cambiarse al lanzar el cálculo.</w:t>
        </w:r>
      </w:ins>
    </w:p>
    <w:p>
      <w:pPr>
        <w:spacing w:line="360" w:lineRule="auto"/>
        <w:rPr>
          <w:ins w:id="90709" w:author="Claude" w:date="2026-10-20T00:00:00Z"/>
        </w:rPr>
      </w:pPr>
      <w:ins w:id="90710" w:author="Claude" w:date="2026-10-20T00:00:00Z">
        <w:r>
          <w:t>[Pendiente: figura con el mapa de zonas generado con los resultados definitivos.]</w:t>
        </w:r>
      </w:ins>
    </w:p>
    <w:p>
      <w:pPr>
        <w:pStyle w:val="Ttulo2"/>
        <w:rPr>
          <w:ins w:id="90711" w:author="Claude" w:date="2026-10-20T00:00:00Z"/>
        </w:rPr>
      </w:pPr>
      <w:ins w:id="90712" w:author="Claude" w:date="2026-10-20T00:00:00Z">
        <w:r>
          <w:t>Verificación</w:t>
        </w:r>
      </w:ins>
    </w:p>
    <w:p>
      <w:pPr>
        <w:spacing w:line="360" w:lineRule="auto"/>
        <w:rPr>
          <w:ins w:id="90713" w:author="Claude" w:date="2026-10-20T00:00:00Z"/>
        </w:rPr>
      </w:pPr>
      <w:ins w:id="90714" w:author="Claude" w:date="2026-10-20T00:00:00Z">
        <w:r>
          <w:t>La herramienta se ha verificado con ejecutables sustitutos que imitan las entradas y salidas de ARCON96 y RADTRAD con resultados sintéticos, sin llamar a los códigos reales. Se comprobó que la versión optimizada produce ficheros de salida idénticos a los de la versión inicial del script, que los ficheros .psf generados con la plantilla y la hoja puente reales coinciden con los del script inicial, y que el radio calculado coincide con la interpolación manual de la envolvente. Con cuatro procesos en paralelo, el caso de prueba se ejecutó en 4,3 s frente a 16,6 s de la versión secuencial. La verificación con los códigos reales queda pendiente de ejecutarse en el entorno Windows en que están instalados.</w:t>
        </w:r>
      </w:ins>
    </w:p>
    <w:p>
      <w:pPr>
        <w:pStyle w:val="Ttulo2"/>
        <w:rPr>
          <w:ins w:id="90715" w:author="Claude" w:date="2026-10-20T00:00:00Z"/>
        </w:rPr>
      </w:pPr>
      <w:ins w:id="90716" w:author="Claude" w:date="2026-10-20T00:00:00Z">
        <w:r>
          <w:t>Limitaciones y desarrollos futuros</w:t>
        </w:r>
      </w:ins>
    </w:p>
    <w:p>
      <w:pPr>
        <w:numPr>
          <w:ilvl w:val="0"/>
          <w:numId w:val="10"/>
        </w:numPr>
        <w:spacing w:line="360" w:lineRule="auto"/>
        <w:rPr>
          <w:ins w:id="90717" w:author="Claude" w:date="2026-10-20T00:00:00Z"/>
        </w:rPr>
      </w:pPr>
      <w:ins w:id="90718" w:author="Claude" w:date="2026-10-20T00:00:00Z">
        <w:r>
          <w:rPr>
            <w:b/>
            <w:bCs/>
          </w:rPr>
          <w:t xml:space="preserve">Zonas circulares. </w:t>
        </w:r>
        <w:r>
          <w:t>Las circunferencias usan el peor sector en todas las direcciones. Como el χ/Q de cada sector ya se calcula en la fase 1, las zonas podrían representarse como polígonos sectoriales, menos conservadores y más informativos para la planificación del puerto.</w:t>
        </w:r>
      </w:ins>
    </w:p>
    <w:p>
      <w:pPr>
        <w:numPr>
          <w:ilvl w:val="0"/>
          <w:numId w:val="10"/>
        </w:numPr>
        <w:spacing w:line="360" w:lineRule="auto"/>
        <w:rPr>
          <w:ins w:id="90719" w:author="Claude" w:date="2026-10-20T00:00:00Z"/>
        </w:rPr>
      </w:pPr>
      <w:ins w:id="90720" w:author="Claude" w:date="2026-10-20T00:00:00Z">
        <w:r>
          <w:rPr>
            <w:b/>
            <w:bCs/>
          </w:rPr>
          <w:t xml:space="preserve">Mismo χ/Q para el EAB y la LPZ. </w:t>
        </w:r>
        <w:r>
          <w:t>Cada caso de RADTRAD evalúa ambos receptores a la misma distancia; es lo que permite construir las dos curvas de dosis frente a la distancia con un único barrido.</w:t>
        </w:r>
      </w:ins>
    </w:p>
    <w:p>
      <w:pPr>
        <w:numPr>
          <w:ilvl w:val="0"/>
          <w:numId w:val="10"/>
        </w:numPr>
        <w:spacing w:line="360" w:lineRule="auto"/>
        <w:rPr>
          <w:ins w:id="90721" w:author="Claude" w:date="2026-10-20T00:00:00Z"/>
        </w:rPr>
      </w:pPr>
      <w:ins w:id="90722" w:author="Claude" w:date="2026-10-20T00:00:00Z">
        <w:r>
          <w:rPr>
            <w:b/>
            <w:bCs/>
          </w:rPr>
          <w:t xml:space="preserve">Rango de validez. </w:t>
        </w:r>
      </w:ins>
      <w:ins w:id="92355" w:author="Claude" w:date="2026-10-20T00:00:00Z">
        <w:r>
          <w:t>Más allá de unos 1.200 m los resultados quedan fuera del rango validado de ARCON96</w:t>
        </w:r>
      </w:ins>
      <w:sdt>
        <w:sdtPr>
          <w:id w:val="815640333"/>
          <w:citation/>
        </w:sdtPr>
        <w:sdtContent>
          <w:ins w:id="92354"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356" w:author="Claude" w:date="2026-10-20T00:00:00Z">
        <w:r>
          <w:t>.</w:t>
        </w:r>
      </w:ins>
    </w:p>
    <w:p>
      <w:pPr>
        <w:numPr>
          <w:ilvl w:val="0"/>
          <w:numId w:val="10"/>
        </w:numPr>
        <w:spacing w:line="360" w:lineRule="auto"/>
        <w:rPr>
          <w:ins w:id="90723" w:author="Claude" w:date="2026-10-20T00:00:00Z"/>
        </w:rPr>
      </w:pPr>
      <w:ins w:id="90724" w:author="Claude" w:date="2026-10-20T00:00:00Z">
        <w:r>
          <w:rPr>
            <w:b/>
            <w:bCs/>
          </w:rPr>
          <w:t xml:space="preserve">Buque en movimiento. </w:t>
        </w:r>
        <w:r>
          <w:t>La herramienta considera el buque atracado. Extenderla a la aproximación y la salida del puerto requeriría encadenar posiciones y tiempos de exposición.</w:t>
        </w:r>
      </w:ins>
    </w:p>
    <w:p w14:paraId="0B23102F" w14:textId="7FA5DE68" w:rsidR="00B90F59" w:rsidRDefault="00B90F59" w:rsidP="00B90F59">
      <w:pPr>
        <w:pStyle w:val="Ttulo1"/>
      </w:pPr>
      <w:commentRangeStart w:id="107"/>
      <w:bookmarkStart w:id="72007" w:name="_RefCap_res"/>
      <w:r>
        <w:t xml:space="preserve"> </w:t>
      </w:r>
      <w:bookmarkStart w:id="80" w:name="_Toc221055566"/>
      <w:r>
        <w:t>RESULTADOS</w:t>
      </w:r>
      <w:bookmarkEnd w:id="80"/>
      <w:r>
        <w:t xml:space="preserve"> </w:t>
      </w:r>
      <w:bookmarkEnd w:id="72007"/>
      <w:commentRangeEnd w:id="107"/>
      <w:r>
        <w:rPr>
          <w:rStyle w:val="Refdecomentario"/>
        </w:rPr>
        <w:commentReference w:id="107"/>
      </w:r>
    </w:p>
    <w:p>
      <w:pPr>
        <w:spacing w:line="360" w:lineRule="auto"/>
        <w:rPr>
          <w:ins w:id="90785" w:author="Claude" w:date="2026-10-20T00:00:00Z"/>
        </w:rPr>
      </w:pPr>
      <w:ins w:id="90786" w:author="Claude" w:date="2026-10-20T00:00:00Z">
        <w:r>
          <w:t xml:space="preserve">Este capítulo presenta los resultados de la cadena de cálculo del capítulo </w:t>
        </w:r>
        <w:r>
          <w:fldChar w:fldCharType="begin"/>
        </w:r>
        <w:r>
          <w:instrText xml:space="preserve"> REF _RefCap_marcocalc \r \h </w:instrText>
        </w:r>
        <w:r>
          <w:fldChar w:fldCharType="separate"/>
        </w:r>
        <w:r>
          <w:t>?</w:t>
        </w:r>
        <w:r>
          <w:fldChar w:fldCharType="end"/>
        </w:r>
        <w:r>
          <w:t xml:space="preserve"> para el buque atracado en el puerto exterior de Bilbao, obtenidos con la herramienta del capítulo </w:t>
        </w:r>
        <w:r>
          <w:fldChar w:fldCharType="begin"/>
        </w:r>
        <w:r>
          <w:instrText xml:space="preserve"> REF _RefCap_herr \r \h </w:instrText>
        </w:r>
        <w:r>
          <w:fldChar w:fldCharType="separate"/>
        </w:r>
        <w:r>
          <w:t>?</w:t>
        </w:r>
        <w:r>
          <w:fldChar w:fldCharType="end"/>
        </w:r>
        <w:r>
          <w:t>.</w:t>
        </w:r>
      </w:ins>
    </w:p>
    <w:p>
      <w:pPr>
        <w:pStyle w:val="Ttulo2"/>
        <w:rPr>
          <w:ins w:id="90787" w:author="Claude" w:date="2026-10-20T00:00:00Z"/>
        </w:rPr>
      </w:pPr>
      <w:ins w:id="90788" w:author="Claude" w:date="2026-10-20T00:00:00Z">
        <w:r>
          <w:t>Coeficientes de dispersión atmosférica</w:t>
        </w:r>
      </w:ins>
    </w:p>
    <w:p>
      <w:pPr>
        <w:spacing w:line="360" w:lineRule="auto"/>
        <w:rPr>
          <w:ins w:id="90789" w:author="Claude" w:date="2026-10-20T00:00:00Z"/>
        </w:rPr>
      </w:pPr>
      <w:ins w:id="90790" w:author="Claude" w:date="2026-10-20T00:00:00Z">
        <w:r>
          <w:t>[Pendiente: χ/Q de diseño frente a la distancia para los intervalos de 0–2 h, 2–8 h, 8–24 h, 1–4 d y 4–30 d (gráfico y tabla), indicando el sector más desfavorable y si el valor de diseño lo fija el percentil 99,5 sectorial o el 95 global.]</w:t>
        </w:r>
      </w:ins>
    </w:p>
    <w:p>
      <w:pPr>
        <w:pStyle w:val="Ttulo2"/>
        <w:rPr>
          <w:ins w:id="90791" w:author="Claude" w:date="2026-10-20T00:00:00Z"/>
        </w:rPr>
      </w:pPr>
      <w:ins w:id="90792" w:author="Claude" w:date="2026-10-20T00:00:00Z">
        <w:r>
          <w:t>Dosis frente a la distancia</w:t>
        </w:r>
      </w:ins>
    </w:p>
    <w:p>
      <w:pPr>
        <w:spacing w:line="360" w:lineRule="auto"/>
        <w:rPr>
          <w:ins w:id="90793" w:author="Claude" w:date="2026-10-20T00:00:00Z"/>
        </w:rPr>
      </w:pPr>
      <w:ins w:id="90794" w:author="Claude" w:date="2026-10-20T00:00:00Z">
        <w:r>
          <w:t>[Pendiente: TEDE en el EAB (peores 2 h) y en la LPZ (30 d) frente a la distancia para cada juego de fracciones de las formas químicas del yodo y su envolvente, para los escenarios E1 y E2, con la contribución de los nucleidos dominantes.]</w:t>
        </w:r>
      </w:ins>
    </w:p>
    <w:p>
      <w:pPr>
        <w:pStyle w:val="Ttulo2"/>
        <w:rPr>
          <w:ins w:id="90795" w:author="Claude" w:date="2026-10-20T00:00:00Z"/>
        </w:rPr>
      </w:pPr>
      <w:ins w:id="90796" w:author="Claude" w:date="2026-10-20T00:00:00Z">
        <w:r>
          <w:t>Radios de las zonas de emergencia</w:t>
        </w:r>
      </w:ins>
    </w:p>
    <w:p>
      <w:pPr>
        <w:spacing w:line="360" w:lineRule="auto"/>
        <w:rPr>
          <w:ins w:id="90797" w:author="Claude" w:date="2026-10-20T00:00:00Z"/>
        </w:rPr>
      </w:pPr>
      <w:ins w:id="90798" w:author="Claude" w:date="2026-10-20T00:00:00Z">
        <w:r>
          <w:t xml:space="preserve">[Pendiente: tabla con el radio de cada zona según los criterios adoptados en el capítulo </w:t>
        </w:r>
        <w:r>
          <w:fldChar w:fldCharType="begin"/>
        </w:r>
        <w:r>
          <w:instrText xml:space="preserve"> REF _RefCap_marco \r \h </w:instrText>
        </w:r>
        <w:r>
          <w:fldChar w:fldCharType="separate"/>
        </w:r>
        <w:r>
          <w:t>?</w:t>
        </w:r>
        <w:r>
          <w:fldChar w:fldCharType="end"/>
        </w:r>
        <w:r>
          <w:t xml:space="preserve"> (EAB, LPZ, evacuación, confinamiento, profilaxis con yodo y zona de planificación) y figura con el mapa de zonas del puerto generado por la herramienta.]</w:t>
        </w:r>
      </w:ins>
    </w:p>
    <w:p>
      <w:pPr>
        <w:pStyle w:val="Ttulo2"/>
        <w:rPr>
          <w:ins w:id="90799" w:author="Claude" w:date="2026-10-20T00:00:00Z"/>
        </w:rPr>
      </w:pPr>
      <w:ins w:id="90800" w:author="Claude" w:date="2026-10-20T00:00:00Z">
        <w:r>
          <w:t>Comparación con otros referentes</w:t>
        </w:r>
      </w:ins>
    </w:p>
    <w:p>
      <w:pPr>
        <w:spacing w:line="360" w:lineRule="auto"/>
        <w:rPr>
          <w:ins w:id="90801" w:author="Claude" w:date="2026-10-20T00:00:00Z"/>
        </w:rPr>
      </w:pPr>
      <w:ins w:id="90802" w:author="Claude" w:date="2026-10-20T00:00:00Z">
        <w:r>
          <w:t xml:space="preserve">[Pendiente: comparación de los radios con los referentes del capítulo </w:t>
        </w:r>
        <w:r>
          <w:fldChar w:fldCharType="begin"/>
        </w:r>
        <w:r>
          <w:instrText xml:space="preserve"> REF _RefCap_marco \r \h </w:instrText>
        </w:r>
        <w:r>
          <w:fldChar w:fldCharType="separate"/>
        </w:r>
        <w:r>
          <w:t>?</w:t>
        </w:r>
        <w:r>
          <w:fldChar w:fldCharType="end"/>
        </w:r>
      </w:ins>
      <w:ins w:id="92358" w:author="Claude" w:date="2026-10-20T00:00:00Z">
        <w:r>
          <w:t xml:space="preserve"> (Barrow, Devonport y el accidente de referencia de ARPANSA) y con la dosis de 7,2 mSv a 335 m del cálculo de ejemplo de Kairos Power</w:t>
        </w:r>
      </w:ins>
      <w:sdt>
        <w:sdtPr>
          <w:id w:val="1172744456"/>
          <w:citation/>
        </w:sdtPr>
        <w:sdtContent>
          <w:ins w:id="92357"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359" w:author="Claude" w:date="2026-10-20T00:00:00Z">
        <w:r>
          <w:t>, discutiendo las diferencias de potencia, término fuente y meteorología.]</w:t>
        </w:r>
      </w:ins>
    </w:p>
    <w:p>
      <w:pPr>
        <w:pStyle w:val="Ttulo2"/>
        <w:rPr>
          <w:ins w:id="90803" w:author="Claude" w:date="2026-10-20T00:00:00Z"/>
        </w:rPr>
      </w:pPr>
      <w:ins w:id="90804" w:author="Claude" w:date="2026-10-20T00:00:00Z">
        <w:r>
          <w:t>Análisis de sensibilidad</w:t>
        </w:r>
      </w:ins>
    </w:p>
    <w:p>
      <w:pPr>
        <w:spacing w:line="360" w:lineRule="auto"/>
        <w:rPr>
          <w:ins w:id="90805" w:author="Claude" w:date="2026-10-20T00:00:00Z"/>
        </w:rPr>
      </w:pPr>
      <w:ins w:id="90806" w:author="Claude" w:date="2026-10-20T00:00:00Z">
        <w:r>
          <w:t>[Pendiente: efecto sobre los radios de las fracciones de yodo, de la meteorología (incluido el caso determinista F con 1 m/s durante 12 h del accidente de referencia australiano) y de los factores de atenuación adoptados.]</w:t>
        </w:r>
      </w:ins>
    </w:p>
    <w:p w14:paraId="00DFDACD" w14:textId="26D998A1" w:rsidR="00B90F59" w:rsidRDefault="00B90F59">
      <w:r>
        <w:br w:type="page"/>
      </w:r>
    </w:p>
    <w:p w14:paraId="073C9182" w14:textId="00FAE7E2" w:rsidR="00B90F59" w:rsidRDefault="00B90F59" w:rsidP="00B90F59">
      <w:pPr>
        <w:pStyle w:val="Ttulo1"/>
      </w:pPr>
      <w:commentRangeStart w:id="109"/>
      <w:bookmarkStart w:id="72008" w:name="_RefCap_concl"/>
      <w:r>
        <w:t xml:space="preserve"> </w:t>
      </w:r>
      <w:bookmarkStart w:id="81" w:name="_Toc221055567"/>
      <w:r>
        <w:t>CONCLUSIONES</w:t>
      </w:r>
      <w:bookmarkEnd w:id="81"/>
      <w:bookmarkEnd w:id="72008"/>
      <w:commentRangeEnd w:id="109"/>
      <w:r>
        <w:rPr>
          <w:rStyle w:val="Refdecomentario"/>
        </w:rPr>
        <w:commentReference w:id="109"/>
      </w:r>
    </w:p>
    <w:p>
      <w:pPr>
        <w:spacing w:line="360" w:lineRule="auto"/>
        <w:rPr>
          <w:ins w:id="90807" w:author="Claude" w:date="2026-10-20T00:00:00Z"/>
        </w:rPr>
      </w:pPr>
      <w:ins w:id="90808" w:author="Claude" w:date="2026-10-20T00:00:00Z">
        <w:r>
          <w:t xml:space="preserve">[Pendiente: completar con los resultados numéricos del capítulo </w:t>
        </w:r>
        <w:r>
          <w:fldChar w:fldCharType="begin"/>
        </w:r>
        <w:r>
          <w:instrText xml:space="preserve"> REF _RefCap_res \r \h </w:instrText>
        </w:r>
        <w:r>
          <w:fldChar w:fldCharType="separate"/>
        </w:r>
        <w:r>
          <w:t>?</w:t>
        </w:r>
        <w:r>
          <w:fldChar w:fldCharType="end"/>
        </w:r>
        <w:r>
          <w:t>. Las conclusiones siguientes recogen las que no dependen de ellos.]</w:t>
        </w:r>
      </w:ins>
    </w:p>
    <w:p>
      <w:pPr>
        <w:pStyle w:val="Ttulo2"/>
        <w:rPr>
          <w:ins w:id="90809" w:author="Claude" w:date="2026-10-20T00:00:00Z"/>
        </w:rPr>
      </w:pPr>
      <w:ins w:id="90810" w:author="Claude" w:date="2026-10-20T00:00:00Z">
        <w:r>
          <w:t>Sobre el marco regulatorio</w:t>
        </w:r>
      </w:ins>
    </w:p>
    <w:p>
      <w:pPr>
        <w:spacing w:line="360" w:lineRule="auto"/>
        <w:rPr>
          <w:ins w:id="90811" w:author="Claude" w:date="2026-10-20T00:00:00Z"/>
        </w:rPr>
      </w:pPr>
      <w:ins w:id="90812" w:author="Claude" w:date="2026-10-20T00:00:00Z"/>
      <w:ins w:id="92361" w:author="Claude" w:date="2026-10-20T00:00:00Z">
        <w:r>
          <w:t>No existe una norma que fije distancias de protección para un buque nuclear atracado. La normativa española sitúa un reactor embarcado de más de 100 MW en el Grupo I de la Directriz básica ante el riesgo radiológico, que sí se aplica al ámbito portuario</w:t>
        </w:r>
      </w:ins>
      <w:sdt>
        <w:sdtPr>
          <w:id w:val="565041913"/>
          <w:citation/>
        </w:sdtPr>
        <w:sdtContent>
          <w:ins w:id="92360" w:author="Claude" w:date="2026-10-20T00:00:00Z">
            <w:r>
              <w:fldChar w:fldCharType="begin"/>
            </w:r>
            <w:r>
              <w:instrText xml:space="preserve"> CITATION RD1564 \l 3082 </w:instrText>
            </w:r>
            <w:r>
              <w:fldChar w:fldCharType="separate"/>
            </w:r>
            <w:r>
              <w:rPr>
                <w:noProof/>
              </w:rPr>
              <w:t xml:space="preserve"> [5]</w:t>
            </w:r>
            <w:r>
              <w:fldChar w:fldCharType="end"/>
            </w:r>
          </w:ins>
        </w:sdtContent>
      </w:sdt>
      <w:ins w:id="92362" w:author="Claude" w:date="2026-10-20T00:00:00Z">
        <w:r>
          <w:t>, pero sus distancias por defecto no son representativas de un reactor de esta potencia. Por ello las zonas deben obtenerse mediante un análisis específico de consecuencias, con criterios de dosis que el trabajo toma de la Directriz, del OIEA y, como referencia metodológica, de la NRC.</w:t>
        </w:r>
      </w:ins>
    </w:p>
    <w:p>
      <w:pPr>
        <w:pStyle w:val="Ttulo2"/>
        <w:rPr>
          <w:ins w:id="90813" w:author="Claude" w:date="2026-10-20T00:00:00Z"/>
        </w:rPr>
      </w:pPr>
      <w:ins w:id="90814" w:author="Claude" w:date="2026-10-20T00:00:00Z">
        <w:r>
          <w:t>Sobre la selección del reactor y su integración</w:t>
        </w:r>
      </w:ins>
    </w:p>
    <w:p>
      <w:pPr>
        <w:spacing w:line="360" w:lineRule="auto"/>
        <w:rPr>
          <w:ins w:id="90815" w:author="Claude" w:date="2026-10-20T00:00:00Z"/>
        </w:rPr>
      </w:pPr>
      <w:ins w:id="90816" w:author="Claude" w:date="2026-10-20T00:00:00Z">
        <w:r>
          <w:t>El cribado del catálogo de SMR del OIEA y el análisis multicriterio conducen al KP-FHR como diseño más adecuado para la propulsión marítima, por la combinación de baja presión de operación, combustible TRISO y evacuación pasiva del calor residual. El reactor es compatible en potencia y en volumen con un metanero de turbina de vapor, con márgenes amplios en ambos casos.</w:t>
        </w:r>
      </w:ins>
    </w:p>
    <w:p>
      <w:pPr>
        <w:pStyle w:val="Ttulo2"/>
        <w:rPr>
          <w:ins w:id="90817" w:author="Claude" w:date="2026-10-20T00:00:00Z"/>
        </w:rPr>
      </w:pPr>
      <w:ins w:id="90818" w:author="Claude" w:date="2026-10-20T00:00:00Z">
        <w:r>
          <w:t>Sobre la metodología de cálculo</w:t>
        </w:r>
      </w:ins>
    </w:p>
    <w:p>
      <w:pPr>
        <w:spacing w:line="360" w:lineRule="auto"/>
        <w:rPr>
          <w:ins w:id="90819" w:author="Claude" w:date="2026-10-20T00:00:00Z"/>
        </w:rPr>
      </w:pPr>
      <w:ins w:id="90820" w:author="Claude" w:date="2026-10-20T00:00:00Z"/>
      <w:ins w:id="92364" w:author="Claude" w:date="2026-10-20T00:00:00Z">
        <w:r>
          <w:t>La cadena formada por un término fuente mecanicista, ARCON96 y RADTRAD es coherente con la metodología de Kairos Power aceptada por la NRC para el KP-FHR</w:t>
        </w:r>
      </w:ins>
      <w:sdt>
        <w:sdtPr>
          <w:id w:val="226377230"/>
          <w:citation/>
        </w:sdtPr>
        <w:sdtContent>
          <w:ins w:id="92363" w:author="Claude" w:date="2026-10-20T00:00:00Z">
            <w:r>
              <w:fldChar w:fldCharType="begin"/>
            </w:r>
            <w:r>
              <w:instrText xml:space="preserve"> CITATION Kai20 \l 3082 </w:instrText>
            </w:r>
            <w:r>
              <w:fldChar w:fldCharType="separate"/>
            </w:r>
            <w:r>
              <w:rPr>
                <w:noProof/>
              </w:rPr>
              <w:t xml:space="preserve"> [21]</w:t>
            </w:r>
            <w:r>
              <w:fldChar w:fldCharType="end"/>
            </w:r>
          </w:ins>
        </w:sdtContent>
      </w:sdt>
      <w:ins w:id="92365" w:author="Claude" w:date="2026-10-20T00:00:00Z">
        <w:r>
          <w:t>, y permite trazar cada resultado hasta la herramienta y el documento que lo respaldan. Su validez está limitada a distancias inferiores a unos 1.200 m, el rango en el que se validaron los algoritmos de ARCON96.</w:t>
        </w:r>
      </w:ins>
    </w:p>
    <w:p>
      <w:pPr>
        <w:pStyle w:val="Ttulo2"/>
        <w:rPr>
          <w:ins w:id="90821" w:author="Claude" w:date="2026-10-20T00:00:00Z"/>
        </w:rPr>
      </w:pPr>
      <w:ins w:id="90822" w:author="Claude" w:date="2026-10-20T00:00:00Z">
        <w:r>
          <w:t>Sobre la herramienta desarrollada</w:t>
        </w:r>
      </w:ins>
    </w:p>
    <w:p>
      <w:pPr>
        <w:spacing w:line="360" w:lineRule="auto"/>
        <w:rPr>
          <w:ins w:id="90823" w:author="Claude" w:date="2026-10-20T00:00:00Z"/>
        </w:rPr>
      </w:pPr>
      <w:ins w:id="90824" w:author="Claude" w:date="2026-10-20T00:00:00Z">
        <w:r>
          <w:t>La herramienta automatiza el barrido de distancias, sectores y fracciones de yodo, que de otro modo exigiría cientos de ejecuciones manuales, y traduce los resultados en zonas sobre el mapa del puerto. Su verificación con ejecutables sustitutos ha permitido además detectar y corregir dos errores del procedimiento de cálculo inicial: la lectura de las columnas de la distribución acumulada de ARCON96 y la construcción de la tabla de χ/Q que recibe RADTRAD.</w:t>
        </w:r>
      </w:ins>
    </w:p>
    <w:p>
      <w:pPr>
        <w:pStyle w:val="Ttulo2"/>
        <w:rPr>
          <w:ins w:id="90825" w:author="Claude" w:date="2026-10-20T00:00:00Z"/>
        </w:rPr>
      </w:pPr>
      <w:ins w:id="90826" w:author="Claude" w:date="2026-10-20T00:00:00Z">
        <w:r>
          <w:t>Limitaciones</w:t>
        </w:r>
      </w:ins>
    </w:p>
    <w:p>
      <w:pPr>
        <w:numPr>
          <w:ilvl w:val="0"/>
          <w:numId w:val="10"/>
        </w:numPr>
        <w:spacing w:line="360" w:lineRule="auto"/>
        <w:rPr>
          <w:ins w:id="90827" w:author="Claude" w:date="2026-10-20T00:00:00Z"/>
        </w:rPr>
      </w:pPr>
      <w:ins w:id="90828" w:author="Claude" w:date="2026-10-20T00:00:00Z">
        <w:r>
          <w:t>El inventario de referencia no incluye los yodos y gases nobles de vida corta ni el tritio, que deben añadirse al término fuente.</w:t>
        </w:r>
      </w:ins>
    </w:p>
    <w:p>
      <w:pPr>
        <w:numPr>
          <w:ilvl w:val="0"/>
          <w:numId w:val="10"/>
        </w:numPr>
        <w:spacing w:line="360" w:lineRule="auto"/>
        <w:rPr>
          <w:ins w:id="90829" w:author="Claude" w:date="2026-10-20T00:00:00Z"/>
        </w:rPr>
      </w:pPr>
      <w:ins w:id="90830" w:author="Claude" w:date="2026-10-20T00:00:00Z">
        <w:r>
          <w:t>La serie meteorológica no procede del emplazamiento y los cinco años se construyen a partir de uno solo.</w:t>
        </w:r>
      </w:ins>
    </w:p>
    <w:p>
      <w:pPr>
        <w:numPr>
          <w:ilvl w:val="0"/>
          <w:numId w:val="10"/>
        </w:numPr>
        <w:spacing w:line="360" w:lineRule="auto"/>
        <w:rPr>
          <w:ins w:id="90831" w:author="Claude" w:date="2026-10-20T00:00:00Z"/>
        </w:rPr>
      </w:pPr>
      <w:ins w:id="90832" w:author="Claude" w:date="2026-10-20T00:00:00Z">
        <w:r>
          <w:t>El factor de atenuación del FLiBe es único para todas las especies retenidas (salvo los gases nobles, que no se atenúan), lo que es conservador frente a los factores por grupo químico de la metodología de referencia.</w:t>
        </w:r>
      </w:ins>
    </w:p>
    <w:p>
      <w:pPr>
        <w:numPr>
          <w:ilvl w:val="0"/>
          <w:numId w:val="10"/>
        </w:numPr>
        <w:spacing w:line="360" w:lineRule="auto"/>
        <w:rPr>
          <w:ins w:id="90833" w:author="Claude" w:date="2026-10-20T00:00:00Z"/>
        </w:rPr>
      </w:pPr>
      <w:ins w:id="90834" w:author="Claude" w:date="2026-10-20T00:00:00Z">
        <w:r>
          <w:t>El análisis considera el buque atracado y no las fases de aproximación y salida del puerto.</w:t>
        </w:r>
      </w:ins>
    </w:p>
    <w:p>
      <w:pPr>
        <w:pStyle w:val="Ttulo2"/>
        <w:rPr>
          <w:ins w:id="90835" w:author="Claude" w:date="2026-10-20T00:00:00Z"/>
        </w:rPr>
      </w:pPr>
      <w:ins w:id="90836" w:author="Claude" w:date="2026-10-20T00:00:00Z">
        <w:r>
          <w:t>Líneas futuras</w:t>
        </w:r>
      </w:ins>
    </w:p>
    <w:p>
      <w:pPr>
        <w:numPr>
          <w:ilvl w:val="0"/>
          <w:numId w:val="10"/>
        </w:numPr>
        <w:spacing w:line="360" w:lineRule="auto"/>
        <w:rPr>
          <w:ins w:id="90837" w:author="Claude" w:date="2026-10-20T00:00:00Z"/>
        </w:rPr>
      </w:pPr>
      <w:ins w:id="90838" w:author="Claude" w:date="2026-10-20T00:00:00Z">
        <w:r>
          <w:t>Completar el inventario con un cálculo de agotamiento del combustible del KP-FHR y añadir el tritio.</w:t>
        </w:r>
      </w:ins>
    </w:p>
    <w:p>
      <w:pPr>
        <w:numPr>
          <w:ilvl w:val="0"/>
          <w:numId w:val="10"/>
        </w:numPr>
        <w:spacing w:line="360" w:lineRule="auto"/>
        <w:rPr>
          <w:ins w:id="90839" w:author="Claude" w:date="2026-10-20T00:00:00Z"/>
        </w:rPr>
      </w:pPr>
      <w:ins w:id="90840" w:author="Claude" w:date="2026-10-20T00:00:00Z">
        <w:r>
          <w:t>Repetir el cálculo con una serie meteorológica horaria real del puerto de Bilbao de varios años.</w:t>
        </w:r>
      </w:ins>
    </w:p>
    <w:p>
      <w:pPr>
        <w:numPr>
          <w:ilvl w:val="0"/>
          <w:numId w:val="10"/>
        </w:numPr>
        <w:spacing w:line="360" w:lineRule="auto"/>
        <w:rPr>
          <w:ins w:id="90841" w:author="Claude" w:date="2026-10-20T00:00:00Z"/>
        </w:rPr>
      </w:pPr>
      <w:ins w:id="90842" w:author="Claude" w:date="2026-10-20T00:00:00Z">
        <w:r>
          <w:t>Representar las zonas por sectores en lugar de con circunferencias, aprovechando el χ/Q de cada sector que ya calcula la herramienta.</w:t>
        </w:r>
      </w:ins>
    </w:p>
    <w:p>
      <w:pPr>
        <w:numPr>
          <w:ilvl w:val="0"/>
          <w:numId w:val="10"/>
        </w:numPr>
        <w:spacing w:line="360" w:lineRule="auto"/>
        <w:rPr>
          <w:ins w:id="90843" w:author="Claude" w:date="2026-10-20T00:00:00Z"/>
        </w:rPr>
      </w:pPr>
      <w:ins w:id="90844" w:author="Claude" w:date="2026-10-20T00:00:00Z">
        <w:r>
          <w:t>Extender el análisis a la vía de ingestión y a las fases de navegación por la ría.</w:t>
        </w:r>
      </w:ins>
    </w:p>
    <w:p>
      <w:pPr>
        <w:numPr>
          <w:ilvl w:val="0"/>
          <w:numId w:val="10"/>
        </w:numPr>
        <w:spacing w:line="360" w:lineRule="auto"/>
        <w:rPr>
          <w:ins w:id="90845" w:author="Claude" w:date="2026-10-20T00:00:00Z"/>
        </w:rPr>
      </w:pPr>
      <w:ins w:id="90846" w:author="Claude" w:date="2026-10-20T00:00:00Z">
        <w:r>
          <w:t>Contrastar los resultados de ARCON96 con PAVAN para las distancias mayores.</w:t>
        </w:r>
      </w:ins>
    </w:p>
    <w:p w14:paraId="3FB384B7" w14:textId="64F72EE4" w:rsidR="00B90F59" w:rsidRDefault="00B90F59">
      <w:r>
        <w:br w:type="page"/>
      </w:r>
    </w:p>
    <w:p>
      <w:pPr>
        <w:pStyle w:val="Ttulo1"/>
        <w:pageBreakBefore/>
        <w:numPr>
          <w:ilvl w:val="0"/>
          <w:numId w:val="0"/>
        </w:numPr>
        <w:rPr>
          <w:ins w:id="90725" w:author="Claude" w:date="2026-10-20T00:00:00Z"/>
        </w:rPr>
      </w:pPr>
      <w:commentRangeStart w:id="108"/>
      <w:ins w:id="90726" w:author="Claude" w:date="2026-10-20T00:00:00Z">
        <w:r>
          <w:t>BIBLIOGRAFÍA</w:t>
        </w:r>
      </w:ins>
      <w:commentRangeEnd w:id="108"/>
      <w:r>
        <w:rPr>
          <w:rStyle w:val="Refdecomentario"/>
        </w:rPr>
        <w:commentReference w:id="108"/>
      </w:r>
    </w:p>
    <w:p>
      <w:pPr>
        <w:spacing w:line="360" w:lineRule="auto"/>
        <w:ind w:left="567" w:hanging="567"/>
        <w:rPr>
          <w:ins w:id="92371" w:author="Claude" w:date="2026-10-20T00:00:00Z"/>
        </w:rPr>
      </w:pPr>
      <w:ins w:id="92372" w:author="Claude" w:date="2026-10-20T00:00:00Z">
        <w:r>
          <w:fldChar w:fldCharType="begin"/>
        </w:r>
        <w:r>
          <w:instrText xml:space="preserve"> BIBLIOGRAPHY \l 3082 </w:instrText>
        </w:r>
        <w:r>
          <w:fldChar w:fldCharType="separate"/>
        </w:r>
        <w:r>
          <w:t>[1]	International Atomic Energy Agency, «Small Modular Reactors Catalogue», Viena, 2024.</w:t>
        </w:r>
      </w:ins>
    </w:p>
    <w:p>
      <w:pPr>
        <w:spacing w:line="360" w:lineRule="auto"/>
        <w:ind w:left="567" w:hanging="567"/>
        <w:rPr>
          <w:ins w:id="92373" w:author="Claude" w:date="2026-10-20T00:00:00Z"/>
        </w:rPr>
      </w:pPr>
      <w:ins w:id="92374" w:author="Claude" w:date="2026-10-20T00:00:00Z">
        <w:r>
          <w:t>[2]	[Completar], «Restricciones de acceso a puerto de los buques mercantes nucleares (Savannah, Otto Hahn, Mutsu, Sevmorput)». [Completar referencia.]</w:t>
        </w:r>
      </w:ins>
    </w:p>
    <w:p>
      <w:pPr>
        <w:spacing w:line="360" w:lineRule="auto"/>
        <w:ind w:left="567" w:hanging="567"/>
        <w:rPr>
          <w:ins w:id="92375" w:author="Claude" w:date="2026-10-20T00:00:00Z"/>
        </w:rPr>
      </w:pPr>
      <w:ins w:id="92376" w:author="Claude" w:date="2026-10-20T00:00:00Z">
        <w:r>
          <w:t>[3]	Organización Marítima Internacional, «Convenio SOLAS, Capítulo VIII, y Código de seguridad para buques mercantes nucleares, Resolución A.491(XII)», Londres, 1981.</w:t>
        </w:r>
      </w:ins>
    </w:p>
    <w:p>
      <w:pPr>
        <w:spacing w:line="360" w:lineRule="auto"/>
        <w:ind w:left="567" w:hanging="567"/>
        <w:rPr>
          <w:ins w:id="92377" w:author="Claude" w:date="2026-10-20T00:00:00Z"/>
        </w:rPr>
      </w:pPr>
      <w:ins w:id="92378" w:author="Claude" w:date="2026-10-20T00:00:00Z">
        <w:r>
          <w:t>[4]	Gobierno de España, «Real Decreto 1546/2004, de 25 de junio, por el que se aprueba el Plan Básico de Emergencia Nuclear (modificado por el Real Decreto 1428/2009)», BOE, 2004.</w:t>
        </w:r>
      </w:ins>
    </w:p>
    <w:p>
      <w:pPr>
        <w:spacing w:line="360" w:lineRule="auto"/>
        <w:ind w:left="567" w:hanging="567"/>
        <w:rPr>
          <w:ins w:id="92379" w:author="Claude" w:date="2026-10-20T00:00:00Z"/>
        </w:rPr>
      </w:pPr>
      <w:ins w:id="92380" w:author="Claude" w:date="2026-10-20T00:00:00Z">
        <w:r>
          <w:t>[5]	Gobierno de España, «Real Decreto 1564/2010, de 19 de noviembre, por el que se aprueba la Directriz básica de planificación de protección civil ante el riesgo radiológico», BOE, 2010.</w:t>
        </w:r>
      </w:ins>
    </w:p>
    <w:p>
      <w:pPr>
        <w:spacing w:line="360" w:lineRule="auto"/>
        <w:ind w:left="567" w:hanging="567"/>
        <w:rPr>
          <w:ins w:id="92381" w:author="Claude" w:date="2026-10-20T00:00:00Z"/>
        </w:rPr>
      </w:pPr>
      <w:ins w:id="92382" w:author="Claude" w:date="2026-10-20T00:00:00Z">
        <w:r>
          <w:t>[6]	Gobierno de España, «Real Decreto 524/2023, de 20 de junio, por el que se aprueba la Norma Básica de Protección Civil», BOE, 2023.</w:t>
        </w:r>
      </w:ins>
    </w:p>
    <w:p>
      <w:pPr>
        <w:spacing w:line="360" w:lineRule="auto"/>
        <w:ind w:left="567" w:hanging="567"/>
        <w:rPr>
          <w:ins w:id="92383" w:author="Claude" w:date="2026-10-20T00:00:00Z"/>
        </w:rPr>
      </w:pPr>
      <w:ins w:id="92384" w:author="Claude" w:date="2026-10-20T00:00:00Z">
        <w:r>
          <w:t>[7]	Armada Española, «Plan de Vigilancia Radiológica Ambiental en escalas de buques de propulsión nuclear (GOVRA)». [Completar referencia.]</w:t>
        </w:r>
      </w:ins>
    </w:p>
    <w:p>
      <w:pPr>
        <w:spacing w:line="360" w:lineRule="auto"/>
        <w:ind w:left="567" w:hanging="567"/>
        <w:rPr>
          <w:ins w:id="92385" w:author="Claude" w:date="2026-10-20T00:00:00Z"/>
        </w:rPr>
      </w:pPr>
      <w:ins w:id="92386" w:author="Claude" w:date="2026-10-20T00:00:00Z">
        <w:r>
          <w:t>[8]	International Atomic Energy Agency, «Preparedness and Response for a Nuclear or Radiological Emergency, General Safety Requirements No. GSR Part 7», Viena, 2015.</w:t>
        </w:r>
      </w:ins>
    </w:p>
    <w:p>
      <w:pPr>
        <w:spacing w:line="360" w:lineRule="auto"/>
        <w:ind w:left="567" w:hanging="567"/>
        <w:rPr>
          <w:ins w:id="92387" w:author="Claude" w:date="2026-10-20T00:00:00Z"/>
        </w:rPr>
      </w:pPr>
      <w:ins w:id="92388" w:author="Claude" w:date="2026-10-20T00:00:00Z">
        <w:r>
          <w:t>[9]	International Atomic Energy Agency, «Actions to Protect the Public in an Emergency due to Severe Conditions at a Light Water Reactor (EPR-NPP Public Protective Actions 2013)», Viena, 2013.</w:t>
        </w:r>
      </w:ins>
    </w:p>
    <w:p>
      <w:pPr>
        <w:spacing w:line="360" w:lineRule="auto"/>
        <w:ind w:left="567" w:hanging="567"/>
        <w:rPr>
          <w:ins w:id="92389" w:author="Claude" w:date="2026-10-20T00:00:00Z"/>
        </w:rPr>
      </w:pPr>
      <w:ins w:id="92390" w:author="Claude" w:date="2026-10-20T00:00:00Z">
        <w:r>
          <w:t>[10]	Consejo de la Unión Europea, «Directiva 2013/59/Euratom, por la que se establecen normas de seguridad básicas para la protección contra los peligros derivados de la exposición a radiaciones ionizantes», DOUE L 13, 2013.</w:t>
        </w:r>
      </w:ins>
    </w:p>
    <w:p>
      <w:pPr>
        <w:spacing w:line="360" w:lineRule="auto"/>
        <w:ind w:left="567" w:hanging="567"/>
        <w:rPr>
          <w:ins w:id="92391" w:author="Claude" w:date="2026-10-20T00:00:00Z"/>
        </w:rPr>
      </w:pPr>
      <w:ins w:id="92392" w:author="Claude" w:date="2026-10-20T00:00:00Z">
        <w:r>
          <w:t>[11]	U.S. Nuclear Regulatory Commission, «10 CFR 50.160: Emergency preparedness for small modular reactors, non-light-water reactors, and non-power production or utilization facilities», Washington, DC, 2023.</w:t>
        </w:r>
      </w:ins>
    </w:p>
    <w:p>
      <w:pPr>
        <w:spacing w:line="360" w:lineRule="auto"/>
        <w:ind w:left="567" w:hanging="567"/>
        <w:rPr>
          <w:ins w:id="92393" w:author="Claude" w:date="2026-10-20T00:00:00Z"/>
        </w:rPr>
      </w:pPr>
      <w:ins w:id="92394" w:author="Claude" w:date="2026-10-20T00:00:00Z">
        <w:r>
          <w:t>[12]	U.S. Nuclear Regulatory Commission, «Regulatory Guide 1.242: Performance-Based Emergency Preparedness for Small Modular Reactors, Non-Light-Water Reactors, and Non-Power Production or Utilization Facilities», Washington, DC, 2023.</w:t>
        </w:r>
      </w:ins>
    </w:p>
    <w:p>
      <w:pPr>
        <w:spacing w:line="360" w:lineRule="auto"/>
        <w:ind w:left="567" w:hanging="567"/>
        <w:rPr>
          <w:ins w:id="92395" w:author="Claude" w:date="2026-10-20T00:00:00Z"/>
        </w:rPr>
      </w:pPr>
      <w:ins w:id="92396" w:author="Claude" w:date="2026-10-20T00:00:00Z">
        <w:r>
          <w:t>[13]	[Completar], «Metodología de dimensionamiento de la EPZ de un SMR avanzado presentada a la NRC». [Completar referencia.]</w:t>
        </w:r>
      </w:ins>
    </w:p>
    <w:p>
      <w:pPr>
        <w:spacing w:line="360" w:lineRule="auto"/>
        <w:ind w:left="567" w:hanging="567"/>
        <w:rPr>
          <w:ins w:id="92397" w:author="Claude" w:date="2026-10-20T00:00:00Z"/>
        </w:rPr>
      </w:pPr>
      <w:ins w:id="92398" w:author="Claude" w:date="2026-10-20T00:00:00Z">
        <w:r>
          <w:t>[14]	U.S. Nuclear Regulatory Commission, «Regulatory Guide 1.183: Alternative Radiological Source Terms for Evaluating Design Basis Accidents at Nuclear Power Reactors», Washington, DC, 2000.</w:t>
        </w:r>
      </w:ins>
    </w:p>
    <w:p>
      <w:pPr>
        <w:spacing w:line="360" w:lineRule="auto"/>
        <w:ind w:left="567" w:hanging="567"/>
        <w:rPr>
          <w:ins w:id="92399" w:author="Claude" w:date="2026-10-20T00:00:00Z"/>
        </w:rPr>
      </w:pPr>
      <w:ins w:id="92400" w:author="Claude" w:date="2026-10-20T00:00:00Z">
        <w:r>
          <w:t>[15]	U.S. Nuclear Regulatory Commission, «10 CFR 100.11: Determination of exclusion area, low population zone, and population center distance», 2021.</w:t>
        </w:r>
      </w:ins>
    </w:p>
    <w:p>
      <w:pPr>
        <w:spacing w:line="360" w:lineRule="auto"/>
        <w:ind w:left="567" w:hanging="567"/>
        <w:rPr>
          <w:ins w:id="92401" w:author="Claude" w:date="2026-10-20T00:00:00Z"/>
        </w:rPr>
      </w:pPr>
      <w:ins w:id="92402" w:author="Claude" w:date="2026-10-20T00:00:00Z">
        <w:r>
          <w:t>[16]	Plymouth City Council, «HMNB Devonport – REPPIR 2019 Detailed Emergency Planning Zone», Plymouth. [Completar referencia.]</w:t>
        </w:r>
      </w:ins>
    </w:p>
    <w:p>
      <w:pPr>
        <w:spacing w:line="360" w:lineRule="auto"/>
        <w:ind w:left="567" w:hanging="567"/>
        <w:rPr>
          <w:ins w:id="92403" w:author="Claude" w:date="2026-10-20T00:00:00Z"/>
        </w:rPr>
      </w:pPr>
      <w:ins w:id="92404" w:author="Claude" w:date="2026-10-20T00:00:00Z">
        <w:r>
          <w:t>[17]	Royal Navy / BAE Systems, «REPPIR 2019 Consequences Report – Barrow-in-Furness (Ramsden Dock)». [Completar referencia.]</w:t>
        </w:r>
      </w:ins>
    </w:p>
    <w:p>
      <w:pPr>
        <w:spacing w:line="360" w:lineRule="auto"/>
        <w:ind w:left="567" w:hanging="567"/>
        <w:rPr>
          <w:ins w:id="92405" w:author="Claude" w:date="2026-10-20T00:00:00Z"/>
        </w:rPr>
      </w:pPr>
      <w:ins w:id="92406" w:author="Claude" w:date="2026-10-20T00:00:00Z">
        <w:r>
          <w:t>[18]	ARPANSA, «The 2000 Reference Accident Used to Assess the Suitability of Australian Ports for Visits by Nuclear Powered Warships», Yallambie. [Completar serie y número.]</w:t>
        </w:r>
      </w:ins>
    </w:p>
    <w:p>
      <w:pPr>
        <w:spacing w:line="360" w:lineRule="auto"/>
        <w:ind w:left="567" w:hanging="567"/>
        <w:rPr>
          <w:ins w:id="92407" w:author="Claude" w:date="2026-10-20T00:00:00Z"/>
        </w:rPr>
      </w:pPr>
      <w:ins w:id="92408" w:author="Claude" w:date="2026-10-20T00:00:00Z">
        <w:r>
          <w:t>[19]	Direktoratet for strålevern og atomsikkerhet (DSA), «DSA-rapport 2021:05 – accidente hipotético en el transporte marítimo de combustible gastado desde la bahía de Andréyeva», Østerås, 2021. [Verificar título.]</w:t>
        </w:r>
      </w:ins>
    </w:p>
    <w:p>
      <w:pPr>
        <w:spacing w:line="360" w:lineRule="auto"/>
        <w:ind w:left="567" w:hanging="567"/>
        <w:rPr>
          <w:ins w:id="92409" w:author="Claude" w:date="2026-10-20T00:00:00Z"/>
        </w:rPr>
      </w:pPr>
      <w:ins w:id="92410" w:author="Claude" w:date="2026-10-20T00:00:00Z">
        <w:r>
          <w:t>[20]	Generation IV International Forum, «Technology Roadmap Update for Generation IV Nuclear Energy Systems, GIF-002-00», 2014.</w:t>
        </w:r>
      </w:ins>
    </w:p>
    <w:p>
      <w:pPr>
        <w:spacing w:line="360" w:lineRule="auto"/>
        <w:ind w:left="567" w:hanging="567"/>
        <w:rPr>
          <w:ins w:id="92411" w:author="Claude" w:date="2026-10-20T00:00:00Z"/>
        </w:rPr>
      </w:pPr>
      <w:ins w:id="92412" w:author="Claude" w:date="2026-10-20T00:00:00Z">
        <w:r>
          <w:t>[21]	Kairos Power LLC, «KP-FHR Mechanistic Source Term Methodology – Topical Report (KP-TR-012)», Alameda, CA, 2020.</w:t>
        </w:r>
      </w:ins>
    </w:p>
    <w:p>
      <w:pPr>
        <w:spacing w:line="360" w:lineRule="auto"/>
        <w:ind w:left="567" w:hanging="567"/>
        <w:rPr>
          <w:ins w:id="92413" w:author="Claude" w:date="2026-10-20T00:00:00Z"/>
        </w:rPr>
      </w:pPr>
      <w:ins w:id="92414" w:author="Claude" w:date="2026-10-20T00:00:00Z">
        <w:r>
          <w:t>[22]	IDOM Consulting, Engineering, Architecture, «IDOM-SMART User Guide», Bilbao, 2025.</w:t>
        </w:r>
      </w:ins>
    </w:p>
    <w:p>
      <w:pPr>
        <w:spacing w:line="360" w:lineRule="auto"/>
        <w:ind w:left="567" w:hanging="567"/>
        <w:rPr>
          <w:ins w:id="92415" w:author="Claude" w:date="2026-10-20T00:00:00Z"/>
        </w:rPr>
      </w:pPr>
      <w:ins w:id="92416" w:author="Claude" w:date="2026-10-20T00:00:00Z">
        <w:r>
          <w:t>[23]	T. L. Saaty, «The Analytic Hierarchy Process», Nueva York: McGraw-Hill, 1980.</w:t>
        </w:r>
      </w:ins>
    </w:p>
    <w:p>
      <w:pPr>
        <w:spacing w:line="360" w:lineRule="auto"/>
        <w:ind w:left="567" w:hanging="567"/>
        <w:rPr>
          <w:ins w:id="92417" w:author="Claude" w:date="2026-10-20T00:00:00Z"/>
        </w:rPr>
      </w:pPr>
      <w:ins w:id="92418" w:author="Claude" w:date="2026-10-20T00:00:00Z">
        <w:r>
          <w:t>[24]	Creative Decisions Foundation, «SuperDecisions (software para AHP/ANP)». [Completar versión y dirección web.]</w:t>
        </w:r>
      </w:ins>
    </w:p>
    <w:p>
      <w:pPr>
        <w:spacing w:line="360" w:lineRule="auto"/>
        <w:ind w:left="567" w:hanging="567"/>
        <w:rPr>
          <w:ins w:id="92419" w:author="Claude" w:date="2026-10-20T00:00:00Z"/>
        </w:rPr>
      </w:pPr>
      <w:ins w:id="92420" w:author="Claude" w:date="2026-10-20T00:00:00Z">
        <w:r>
          <w:t>[25]	Kairos Power LLC, «Hermes Test Reactor – Final Safety Analysis Report (FSAR)», Alameda, CA, 2023.</w:t>
        </w:r>
      </w:ins>
    </w:p>
    <w:p>
      <w:pPr>
        <w:spacing w:line="360" w:lineRule="auto"/>
        <w:ind w:left="567" w:hanging="567"/>
        <w:rPr>
          <w:ins w:id="92421" w:author="Claude" w:date="2026-10-20T00:00:00Z"/>
        </w:rPr>
      </w:pPr>
      <w:ins w:id="92422" w:author="Claude" w:date="2026-10-20T00:00:00Z">
        <w:r>
          <w:t>[26]	G. F. Flanagan, D. E. Holcomb, S. M. Cetiner, «FHR Generic Design Criteria, ORNL/TM-2012/226», Oak Ridge, TN: Oak Ridge National Laboratory, 2012.</w:t>
        </w:r>
      </w:ins>
    </w:p>
    <w:p>
      <w:pPr>
        <w:spacing w:line="360" w:lineRule="auto"/>
        <w:ind w:left="567" w:hanging="567"/>
        <w:rPr>
          <w:ins w:id="92423" w:author="Claude" w:date="2026-10-20T00:00:00Z"/>
        </w:rPr>
      </w:pPr>
      <w:ins w:id="92424" w:author="Claude" w:date="2026-10-20T00:00:00Z">
        <w:r>
          <w:t>[27]	Empresa Naviera Elcano S.A., «Castillo de Villalba – LNG Carrier Technical Particulars, Izar Construcciones Navales», 2003.</w:t>
        </w:r>
      </w:ins>
    </w:p>
    <w:p>
      <w:pPr>
        <w:spacing w:line="360" w:lineRule="auto"/>
        <w:ind w:left="567" w:hanging="567"/>
        <w:rPr>
          <w:ins w:id="92425" w:author="Claude" w:date="2026-10-20T00:00:00Z"/>
        </w:rPr>
      </w:pPr>
      <w:ins w:id="92426" w:author="Claude" w:date="2026-10-20T00:00:00Z">
        <w:r>
          <w:t>[28]	NuScale Power, «NuScale Power Module Technical Specifications», Corvallis, OR, 2020.</w:t>
        </w:r>
      </w:ins>
    </w:p>
    <w:p>
      <w:pPr>
        <w:spacing w:line="360" w:lineRule="auto"/>
        <w:ind w:left="567" w:hanging="567"/>
        <w:rPr>
          <w:ins w:id="92427" w:author="Claude" w:date="2026-10-20T00:00:00Z"/>
        </w:rPr>
      </w:pPr>
      <w:ins w:id="92428" w:author="Claude" w:date="2026-10-20T00:00:00Z">
        <w:r>
          <w:t>[29]	Kairos Power, «Equilibrium Core Concentrations Calculations for the KP-FHR (Public Release)».</w:t>
        </w:r>
      </w:ins>
    </w:p>
    <w:p>
      <w:pPr>
        <w:spacing w:line="360" w:lineRule="auto"/>
        <w:ind w:left="567" w:hanging="567"/>
        <w:rPr>
          <w:ins w:id="92429" w:author="Claude" w:date="2026-10-20T00:00:00Z"/>
        </w:rPr>
      </w:pPr>
      <w:ins w:id="92430" w:author="Claude" w:date="2026-10-20T00:00:00Z">
        <w:r>
          <w:t>[30]	F. G. Kondev, M. Wang, W. J. Huang, S. Naimi, G. Audi, «The NUBASE2020 evaluation of nuclear physics properties, Chinese Physics C 45, 030001», 2021.</w:t>
        </w:r>
      </w:ins>
    </w:p>
    <w:p>
      <w:pPr>
        <w:spacing w:line="360" w:lineRule="auto"/>
        <w:ind w:left="567" w:hanging="567"/>
        <w:rPr>
          <w:ins w:id="92431" w:author="Claude" w:date="2026-10-20T00:00:00Z"/>
        </w:rPr>
      </w:pPr>
      <w:ins w:id="92432" w:author="Claude" w:date="2026-10-20T00:00:00Z">
        <w:r>
          <w:t>[31]	Idaho National Laboratory, «Mechanistic Source Term Determination», Idaho Falls, ID, 2021.</w:t>
        </w:r>
      </w:ins>
    </w:p>
    <w:p>
      <w:pPr>
        <w:spacing w:line="360" w:lineRule="auto"/>
        <w:ind w:left="567" w:hanging="567"/>
        <w:rPr>
          <w:ins w:id="92433" w:author="Claude" w:date="2026-10-20T00:00:00Z"/>
        </w:rPr>
      </w:pPr>
      <w:ins w:id="92434" w:author="Claude" w:date="2026-10-20T00:00:00Z">
        <w:r>
          <w:t>[32]	J. V. Ramsdell, C. A. Simonen, «Atmospheric Relative Concentrations in Building Wakes (NUREG/CR-6331, Revision 1)», Richland, WA: Pacific Northwest National Laboratory, 1997.</w:t>
        </w:r>
      </w:ins>
    </w:p>
    <w:p>
      <w:pPr>
        <w:spacing w:line="360" w:lineRule="auto"/>
        <w:ind w:left="567" w:hanging="567"/>
        <w:rPr>
          <w:ins w:id="92435" w:author="Claude" w:date="2026-10-20T00:00:00Z"/>
        </w:rPr>
      </w:pPr>
      <w:ins w:id="92436" w:author="Claude" w:date="2026-10-20T00:00:00Z">
        <w:r>
          <w:t>[33]	U.S. Nuclear Regulatory Commission, «Regulatory Guide 1.249, Revision 0: Use of ARCON Methodology for Calculation of Accident-Related Offsite Atmospheric Dispersion Factors», Washington, DC, 2022.</w:t>
        </w:r>
      </w:ins>
    </w:p>
    <w:p>
      <w:pPr>
        <w:spacing w:line="360" w:lineRule="auto"/>
        <w:ind w:left="567" w:hanging="567"/>
        <w:rPr>
          <w:ins w:id="92437" w:author="Claude" w:date="2026-10-20T00:00:00Z"/>
        </w:rPr>
      </w:pPr>
      <w:ins w:id="92438" w:author="Claude" w:date="2026-10-20T00:00:00Z">
        <w:r>
          <w:t>[34]	U.S. Nuclear Regulatory Commission, «Regulatory Guide 1.145: Atmospheric Dispersion Models for Potential Accident Consequence Assessments at Nuclear Power Plants», Washington, DC, 1982.</w:t>
        </w:r>
      </w:ins>
    </w:p>
    <w:p>
      <w:pPr>
        <w:spacing w:line="360" w:lineRule="auto"/>
        <w:ind w:left="567" w:hanging="567"/>
        <w:rPr>
          <w:ins w:id="92439" w:author="Claude" w:date="2026-10-20T00:00:00Z"/>
        </w:rPr>
      </w:pPr>
      <w:ins w:id="92440" w:author="Claude" w:date="2026-10-20T00:00:00Z">
        <w:r>
          <w:t>[35]	S. L. Humphreys, et al., «RADTRAD: A Simplified Model for RADionuclide Transport and Removal And Dose Estimation (NUREG/CR-6604)», Albuquerque, NM: Sandia National Laboratories, 1998.</w:t>
        </w:r>
      </w:ins>
    </w:p>
    <w:p>
      <w:pPr>
        <w:spacing w:line="360" w:lineRule="auto"/>
        <w:ind w:left="567" w:hanging="567"/>
        <w:rPr>
          <w:ins w:id="92441" w:author="Claude" w:date="2026-10-20T00:00:00Z"/>
        </w:rPr>
      </w:pPr>
      <w:ins w:id="92442" w:author="Claude" w:date="2026-10-20T00:00:00Z">
        <w:r>
          <w:t>[36]	K. F. Eckerman, A. B. Wolbarst, A. C. B. Richardson, «Limiting Values of Radionuclide Intake and Air Concentration and Dose Conversion Factors for Inhalation, Submersion, and Ingestion, Federal Guidance Report No. 11 (EPA-520/1-88-020)», Washington, DC: U.S. Environmental Protection Agency, 1988.</w:t>
        </w:r>
      </w:ins>
    </w:p>
    <w:p>
      <w:pPr>
        <w:spacing w:line="360" w:lineRule="auto"/>
        <w:ind w:left="567" w:hanging="567"/>
        <w:rPr>
          <w:ins w:id="92443" w:author="Claude" w:date="2026-10-20T00:00:00Z"/>
        </w:rPr>
      </w:pPr>
      <w:ins w:id="92444" w:author="Claude" w:date="2026-10-20T00:00:00Z">
        <w:r>
          <w:t>[37]	K. F. Eckerman, J. C. Ryman, «External Exposure to Radionuclides in Air, Water, and Soil, Federal Guidance Report No. 12 (EPA-402-R-93-081)», Washington, DC: U.S. Environmental Protection Agency, 1993.</w:t>
        </w:r>
      </w:ins>
    </w:p>
    <w:p>
      <w:pPr>
        <w:spacing w:line="360" w:lineRule="auto"/>
        <w:ind w:left="567" w:hanging="567"/>
        <w:rPr>
          <w:ins w:id="92445" w:author="Claude" w:date="2026-10-20T00:00:00Z"/>
        </w:rPr>
      </w:pPr>
      <w:ins w:id="92446" w:author="Claude" w:date="2026-10-20T00:00:00Z">
        <w:r>
          <w:t>[38]	T. J. Bander, «PAVAN: An Atmospheric Dispersion Program for Evaluating Design Basis Accidental Releases of Radioactive Materials from Nuclear Power Stations (NUREG/CR-2858)», Richland, WA: Pacific Northwest Laboratory, 1982.</w:t>
        </w:r>
      </w:ins>
    </w:p>
    <w:p>
      <w:pPr>
        <w:spacing w:line="360" w:lineRule="auto"/>
        <w:ind w:left="567" w:hanging="567"/>
        <w:rPr>
          <w:ins w:id="92447" w:author="Claude" w:date="2026-10-20T00:00:00Z"/>
        </w:rPr>
      </w:pPr>
      <w:ins w:id="92448" w:author="Claude" w:date="2026-10-20T00:00:00Z">
        <w:r>
          <w:t>[39]	U.S. Nuclear Regulatory Commission, «Regulatory Guide 1.23, Revision 1: Meteorological Monitoring Programs for Nuclear Power Plants», Washington, DC, 2007.</w:t>
        </w:r>
      </w:ins>
    </w:p>
    <w:p>
      <w:pPr>
        <w:spacing w:line="360" w:lineRule="auto"/>
        <w:ind w:left="567" w:hanging="567"/>
        <w:rPr>
          <w:ins w:id="92449" w:author="Claude" w:date="2026-10-20T00:00:00Z"/>
        </w:rPr>
      </w:pPr>
      <w:ins w:id="92450" w:author="Claude" w:date="2026-10-20T00:00:00Z">
        <w:r>
          <w:t>[40]	U.S. Nuclear Regulatory Commission, «NUREG-0800, Standard Review Plan, Section 2.3.3: Onsite Meteorological Measurements Programs», Washington, DC.</w:t>
        </w:r>
      </w:ins>
    </w:p>
    <w:p>
      <w:pPr>
        <w:spacing w:line="360" w:lineRule="auto"/>
        <w:ind w:left="567" w:hanging="567"/>
        <w:rPr>
          <w:ins w:id="92451" w:author="Claude" w:date="2026-10-20T00:00:00Z"/>
        </w:rPr>
      </w:pPr>
      <w:ins w:id="92452" w:author="Claude" w:date="2026-10-20T00:00:00Z">
        <w:r>
          <w:t>[41]	F. A. Gifford, «Use of routine meteorological observations for estimating atmospheric dispersion, Nuclear Safety 2(4), 47–51», 1961.</w:t>
        </w:r>
      </w:ins>
    </w:p>
    <w:p>
      <w:pPr>
        <w:spacing w:line="360" w:lineRule="auto"/>
        <w:ind w:left="567" w:hanging="567"/>
        <w:rPr>
          <w:ins w:id="92453" w:author="Claude" w:date="2026-10-20T00:00:00Z"/>
        </w:rPr>
      </w:pPr>
      <w:ins w:id="92454" w:author="Claude" w:date="2026-10-20T00:00:00Z">
        <w:r>
          <w:t>[42]	U.S. Nuclear Regulatory Commission, «Regulatory Guide 1.194: Atmospheric Relative Concentrations for Control Room Radiological Habitability Assessments at Nuclear Power Plants», Washington, DC, 2003.</w:t>
        </w:r>
      </w:ins>
    </w:p>
    <w:p>
      <w:pPr>
        <w:spacing w:line="360" w:lineRule="auto"/>
        <w:ind w:left="567" w:hanging="567"/>
        <w:rPr>
          <w:ins w:id="92455" w:author="Claude" w:date="2026-10-20T00:00:00Z"/>
        </w:rPr>
      </w:pPr>
      <w:ins w:id="92456" w:author="Claude" w:date="2026-10-20T00:00:00Z">
        <w:r>
          <w:t>[43]	DTU Wind Energy, «Global Wind Atlas». [Verificar: fuente de la imagen del puerto y de la rosa de los vientos de Bilbao.]</w:t>
        </w:r>
        <w:r>
          <w:fldChar w:fldCharType="end"/>
        </w:r>
      </w:ins>
    </w:p>
    <w:p w14:paraId="79CED138" w14:textId="460803CC" w:rsidR="00B90F59" w:rsidRPr="00B90F59" w:rsidRDefault="00B90F59" w:rsidP="00B90F59">
      <w:pPr>
        <w:pStyle w:val="Ttulo1"/>
        <w:numPr>
          <w:ilvl w:val="0"/>
          <w:numId w:val="0"/>
        </w:numPr>
        <w:ind w:left="431" w:hanging="431"/>
      </w:pPr>
      <w:bookmarkStart w:id="82" w:name="_Toc221055568"/>
      <w:r>
        <w:t>ANEXOS</w:t>
      </w:r>
      <w:bookmarkEnd w:id="82"/>
    </w:p>
    <w:p w14:paraId="12CC64B7" w14:textId="77777777" w:rsidR="00BD2662" w:rsidRDefault="00BD2662">
      <w:pPr>
        <w:rPr>
          <w:rFonts w:eastAsia="Times New Roman" w:cs="Times New Roman"/>
        </w:rPr>
        <w:sectPr w:rsidR="00BD2662" w:rsidSect="003F2EA3">
          <w:headerReference w:type="default" r:id="rId9"/>
          <w:footerReference w:type="default" r:id="rId10"/>
          <w:headerReference w:type="first" r:id="rId11"/>
          <w:pgSz w:w="11906" w:h="16838"/>
          <w:pgMar w:top="1418" w:right="1134" w:bottom="1418" w:left="1134" w:header="709" w:footer="709" w:gutter="0"/>
          <w:cols w:space="708"/>
          <w:titlePg/>
          <w:docGrid w:linePitch="360"/>
        </w:sectPr>
      </w:pPr>
    </w:p>
    <w:p>
      <w:pPr>
        <w:pStyle w:val="Ttulo2"/>
        <w:numPr>
          <w:ilvl w:val="0"/>
          <w:numId w:val="0"/>
        </w:numPr>
        <w:rPr>
          <w:ins w:id="90727" w:author="Claude" w:date="2026-10-20T00:00:00Z"/>
        </w:rPr>
      </w:pPr>
      <w:ins w:id="90728" w:author="Claude" w:date="2026-10-20T00:00:00Z">
        <w:r>
          <w:t>Anexo A: Catálogo de diseños SMR considerados</w:t>
        </w:r>
      </w:ins>
    </w:p>
    <w:p xmlns:ns32="urn:tmp" w14:paraId="5AA3D29A" w14:textId="6F27086C" w:rsidR="004A33FE" w:rsidRDefault="004A33FE" w:rsidP="004A33FE">
      <w:pPr>
        <w:pStyle w:val="Descripcin"/>
        <w:keepNext/>
        <w:jc w:val="center"/>
      </w:pPr>
      <w:commentRangeStart w:id="83"/>
      <w:bookmarkStart w:id="5" w:name="_Ref219195193"/>
      <w:bookmarkStart w:id="6" w:name="_Ref219195188"/>
      <w:bookmarkStart w:id="71009" w:name="_RefTab_catalogo"/>
      <w:r>
        <w:t xml:space="preserve">Tabla </w:t>
      </w:r>
      <w:fldSimple w:instr=" SEQ Tabla \* ARABIC ">
        <w:r>
          <w:rPr>
            <w:noProof/>
          </w:rPr>
          <w:t>20</w:t>
        </w:r>
      </w:fldSimple>
      <w:bookmarkEnd w:id="71009"/>
      <w:bookmarkEnd w:id="5"/>
      <w:r>
        <w:t>: Lista de reactores recogidos en el catálogo de la IAEA</w:t>
      </w:r>
      <w:bookmarkEnd w:id="6"/>
      <w:commentRangeEnd w:id="83"/>
      <w:r>
        <w:rPr>
          <w:rStyle w:val="Refdecomentario"/>
        </w:rPr>
        <w:commentReference w:id="83"/>
      </w:r>
    </w:p>
    <w:tbl>
      <w:tblPr>
        <w:tblW w:w="5000" w:type="pct"/>
        <w:tblLayout w:type="fixed"/>
        <w:tblCellMar>
          <w:left w:w="70" w:type="dxa"/>
          <w:right w:w="70" w:type="dxa"/>
        </w:tblCellMar>
        <w:tblLook w:val="04A0" w:firstRow="1" w:lastRow="0" w:firstColumn="1" w:lastColumn="0" w:noHBand="0" w:noVBand="1"/>
      </w:tblPr>
      <w:tblGrid>
        <w:gridCol w:w="1004"/>
        <w:gridCol w:w="1869"/>
        <w:gridCol w:w="1237"/>
        <w:gridCol w:w="1699"/>
        <w:gridCol w:w="1987"/>
        <w:gridCol w:w="1844"/>
        <w:gridCol w:w="2057"/>
        <w:gridCol w:w="1220"/>
        <w:gridCol w:w="1075"/>
      </w:tblGrid>
      <w:tr w:rsidR="00C040C8" w:rsidRPr="00C040C8" w14:paraId="420AD894" w14:textId="77777777" w:rsidTr="00B07314">
        <w:trPr>
          <w:trHeight w:val="420"/>
          <w:tblHeader/>
        </w:trPr>
        <w:tc>
          <w:tcPr>
            <w:tcW w:w="359" w:type="pct"/>
            <w:tcBorders>
              <w:top w:val="nil"/>
              <w:left w:val="nil"/>
              <w:bottom w:val="single" w:sz="8" w:space="0" w:color="auto"/>
              <w:right w:val="single" w:sz="8" w:space="0" w:color="auto"/>
            </w:tcBorders>
            <w:vAlign w:val="center"/>
            <w:hideMark/>
          </w:tcPr>
          <w:p w14:paraId="76BD3573"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 </w:t>
            </w:r>
          </w:p>
        </w:tc>
        <w:tc>
          <w:tcPr>
            <w:tcW w:w="668" w:type="pct"/>
            <w:tcBorders>
              <w:top w:val="single" w:sz="8" w:space="0" w:color="auto"/>
              <w:left w:val="nil"/>
              <w:bottom w:val="single" w:sz="8" w:space="0" w:color="auto"/>
              <w:right w:val="single" w:sz="8" w:space="0" w:color="auto"/>
            </w:tcBorders>
            <w:shd w:val="clear" w:color="000000" w:fill="D9D9D9"/>
            <w:noWrap/>
            <w:vAlign w:val="center"/>
            <w:hideMark/>
          </w:tcPr>
          <w:p w14:paraId="53B86933"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Diseño</w:t>
            </w:r>
          </w:p>
        </w:tc>
        <w:tc>
          <w:tcPr>
            <w:tcW w:w="442" w:type="pct"/>
            <w:tcBorders>
              <w:top w:val="single" w:sz="8" w:space="0" w:color="auto"/>
              <w:left w:val="nil"/>
              <w:bottom w:val="single" w:sz="8" w:space="0" w:color="auto"/>
              <w:right w:val="single" w:sz="8" w:space="0" w:color="auto"/>
            </w:tcBorders>
            <w:shd w:val="clear" w:color="000000" w:fill="D9D9D9"/>
            <w:vAlign w:val="center"/>
            <w:hideMark/>
          </w:tcPr>
          <w:p w14:paraId="64A89D12"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Diseñadores</w:t>
            </w:r>
          </w:p>
        </w:tc>
        <w:tc>
          <w:tcPr>
            <w:tcW w:w="607" w:type="pct"/>
            <w:tcBorders>
              <w:top w:val="single" w:sz="8" w:space="0" w:color="auto"/>
              <w:left w:val="nil"/>
              <w:bottom w:val="single" w:sz="8" w:space="0" w:color="auto"/>
              <w:right w:val="single" w:sz="8" w:space="0" w:color="auto"/>
            </w:tcBorders>
            <w:shd w:val="clear" w:color="000000" w:fill="D9D9D9"/>
            <w:noWrap/>
            <w:vAlign w:val="center"/>
            <w:hideMark/>
          </w:tcPr>
          <w:p w14:paraId="339EA9AF"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Tipo</w:t>
            </w:r>
          </w:p>
        </w:tc>
        <w:tc>
          <w:tcPr>
            <w:tcW w:w="710" w:type="pct"/>
            <w:tcBorders>
              <w:top w:val="single" w:sz="8" w:space="0" w:color="auto"/>
              <w:left w:val="nil"/>
              <w:bottom w:val="single" w:sz="8" w:space="0" w:color="auto"/>
              <w:right w:val="single" w:sz="8" w:space="0" w:color="auto"/>
            </w:tcBorders>
            <w:shd w:val="clear" w:color="000000" w:fill="D9D9D9"/>
            <w:vAlign w:val="center"/>
            <w:hideMark/>
          </w:tcPr>
          <w:p w14:paraId="68E078DC"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Refrigerante/moderador</w:t>
            </w:r>
          </w:p>
        </w:tc>
        <w:tc>
          <w:tcPr>
            <w:tcW w:w="659" w:type="pct"/>
            <w:tcBorders>
              <w:top w:val="single" w:sz="8" w:space="0" w:color="auto"/>
              <w:left w:val="nil"/>
              <w:bottom w:val="single" w:sz="8" w:space="0" w:color="auto"/>
              <w:right w:val="single" w:sz="8" w:space="0" w:color="auto"/>
            </w:tcBorders>
            <w:shd w:val="clear" w:color="000000" w:fill="D9D9D9"/>
            <w:vAlign w:val="center"/>
            <w:hideMark/>
          </w:tcPr>
          <w:p w14:paraId="06898B68"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Tipo de combustible</w:t>
            </w:r>
          </w:p>
        </w:tc>
        <w:tc>
          <w:tcPr>
            <w:tcW w:w="735" w:type="pct"/>
            <w:tcBorders>
              <w:top w:val="single" w:sz="8" w:space="0" w:color="auto"/>
              <w:left w:val="nil"/>
              <w:bottom w:val="single" w:sz="8" w:space="0" w:color="auto"/>
              <w:right w:val="single" w:sz="8" w:space="0" w:color="auto"/>
            </w:tcBorders>
            <w:shd w:val="clear" w:color="000000" w:fill="D9D9D9"/>
            <w:vAlign w:val="center"/>
            <w:hideMark/>
          </w:tcPr>
          <w:p w14:paraId="65B5D571"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Enriquecimiento (%)</w:t>
            </w:r>
          </w:p>
        </w:tc>
        <w:tc>
          <w:tcPr>
            <w:tcW w:w="436" w:type="pct"/>
            <w:tcBorders>
              <w:top w:val="single" w:sz="8" w:space="0" w:color="auto"/>
              <w:left w:val="nil"/>
              <w:bottom w:val="single" w:sz="8" w:space="0" w:color="auto"/>
              <w:right w:val="single" w:sz="8" w:space="0" w:color="auto"/>
            </w:tcBorders>
            <w:shd w:val="clear" w:color="000000" w:fill="D9D9D9"/>
            <w:noWrap/>
            <w:vAlign w:val="center"/>
            <w:hideMark/>
          </w:tcPr>
          <w:p w14:paraId="0BCA46E4"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País</w:t>
            </w:r>
          </w:p>
        </w:tc>
        <w:tc>
          <w:tcPr>
            <w:tcW w:w="384" w:type="pct"/>
            <w:tcBorders>
              <w:top w:val="single" w:sz="8" w:space="0" w:color="auto"/>
              <w:left w:val="nil"/>
              <w:bottom w:val="single" w:sz="8" w:space="0" w:color="auto"/>
              <w:right w:val="single" w:sz="8" w:space="0" w:color="auto"/>
            </w:tcBorders>
            <w:shd w:val="clear" w:color="000000" w:fill="D9D9D9"/>
            <w:noWrap/>
            <w:vAlign w:val="center"/>
            <w:hideMark/>
          </w:tcPr>
          <w:p w14:paraId="6A0E4F73"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Status</w:t>
            </w:r>
          </w:p>
        </w:tc>
      </w:tr>
      <w:tr w:rsidR="00C040C8" w:rsidRPr="00C040C8" w14:paraId="4B4D05D7" w14:textId="77777777" w:rsidTr="00B07314">
        <w:trPr>
          <w:trHeight w:val="300"/>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35236B86" w14:textId="77777777" w:rsidR="00C040C8" w:rsidRPr="00C040C8" w:rsidRDefault="00C040C8" w:rsidP="00C040C8">
            <w:pPr>
              <w:spacing w:after="0" w:line="240" w:lineRule="auto"/>
              <w:jc w:val="center"/>
              <w:rPr>
                <w:rFonts w:ascii="Arial" w:eastAsia="Times New Roman" w:hAnsi="Arial" w:cs="Arial"/>
                <w:b/>
                <w:bCs/>
                <w:color w:val="000000"/>
                <w:sz w:val="16"/>
                <w:szCs w:val="16"/>
                <w:lang w:val="en-US"/>
              </w:rPr>
            </w:pPr>
            <w:r>
              <w:rPr>
                <w:rFonts w:ascii="Arial" w:eastAsia="Times New Roman" w:hAnsi="Arial" w:cs="Arial"/>
                <w:b/>
                <w:bCs/>
                <w:color w:val="000000"/>
                <w:sz w:val="16"/>
                <w:szCs w:val="16"/>
                <w:lang w:val="en-US"/>
              </w:rPr>
              <w:t>WATER COOLED SMR (LAND BASED)</w:t>
            </w:r>
          </w:p>
        </w:tc>
        <w:tc>
          <w:tcPr>
            <w:tcW w:w="668" w:type="pct"/>
            <w:tcBorders>
              <w:top w:val="nil"/>
              <w:left w:val="nil"/>
              <w:bottom w:val="single" w:sz="8" w:space="0" w:color="auto"/>
              <w:right w:val="single" w:sz="8" w:space="0" w:color="auto"/>
            </w:tcBorders>
            <w:noWrap/>
            <w:vAlign w:val="center"/>
            <w:hideMark/>
          </w:tcPr>
          <w:p w14:paraId="2AE0D1A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i-SMR</w:t>
            </w:r>
          </w:p>
        </w:tc>
        <w:tc>
          <w:tcPr>
            <w:tcW w:w="442" w:type="pct"/>
            <w:tcBorders>
              <w:top w:val="nil"/>
              <w:left w:val="nil"/>
              <w:bottom w:val="single" w:sz="8" w:space="0" w:color="auto"/>
              <w:right w:val="single" w:sz="8" w:space="0" w:color="auto"/>
            </w:tcBorders>
            <w:noWrap/>
            <w:vAlign w:val="center"/>
            <w:hideMark/>
          </w:tcPr>
          <w:p w14:paraId="0DD751E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KHNP &amp; KAERI</w:t>
            </w:r>
          </w:p>
        </w:tc>
        <w:tc>
          <w:tcPr>
            <w:tcW w:w="607" w:type="pct"/>
            <w:tcBorders>
              <w:top w:val="nil"/>
              <w:left w:val="nil"/>
              <w:bottom w:val="single" w:sz="8" w:space="0" w:color="auto"/>
              <w:right w:val="single" w:sz="8" w:space="0" w:color="auto"/>
            </w:tcBorders>
            <w:noWrap/>
            <w:vAlign w:val="center"/>
            <w:hideMark/>
          </w:tcPr>
          <w:p w14:paraId="186CDB4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2325625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noWrap/>
            <w:vAlign w:val="center"/>
            <w:hideMark/>
          </w:tcPr>
          <w:p w14:paraId="6C3AE09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29C644F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&lt;5</w:t>
            </w:r>
          </w:p>
        </w:tc>
        <w:tc>
          <w:tcPr>
            <w:tcW w:w="436" w:type="pct"/>
            <w:tcBorders>
              <w:top w:val="nil"/>
              <w:left w:val="nil"/>
              <w:bottom w:val="single" w:sz="8" w:space="0" w:color="auto"/>
              <w:right w:val="single" w:sz="8" w:space="0" w:color="auto"/>
            </w:tcBorders>
            <w:noWrap/>
            <w:vAlign w:val="center"/>
            <w:hideMark/>
          </w:tcPr>
          <w:p w14:paraId="365172C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Corea</w:t>
            </w:r>
          </w:p>
        </w:tc>
        <w:tc>
          <w:tcPr>
            <w:tcW w:w="384" w:type="pct"/>
            <w:tcBorders>
              <w:top w:val="nil"/>
              <w:left w:val="nil"/>
              <w:bottom w:val="single" w:sz="8" w:space="0" w:color="auto"/>
              <w:right w:val="single" w:sz="8" w:space="0" w:color="auto"/>
            </w:tcBorders>
            <w:noWrap/>
            <w:vAlign w:val="center"/>
            <w:hideMark/>
          </w:tcPr>
          <w:p w14:paraId="6DAE1AF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350E3228"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64E5E50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290ABF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ACP100</w:t>
            </w:r>
          </w:p>
        </w:tc>
        <w:tc>
          <w:tcPr>
            <w:tcW w:w="442" w:type="pct"/>
            <w:tcBorders>
              <w:top w:val="nil"/>
              <w:left w:val="nil"/>
              <w:bottom w:val="single" w:sz="8" w:space="0" w:color="auto"/>
              <w:right w:val="single" w:sz="8" w:space="0" w:color="auto"/>
            </w:tcBorders>
            <w:vAlign w:val="center"/>
            <w:hideMark/>
          </w:tcPr>
          <w:p w14:paraId="6321FBD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CNNC</w:t>
            </w:r>
          </w:p>
        </w:tc>
        <w:tc>
          <w:tcPr>
            <w:tcW w:w="607" w:type="pct"/>
            <w:tcBorders>
              <w:top w:val="nil"/>
              <w:left w:val="nil"/>
              <w:bottom w:val="single" w:sz="8" w:space="0" w:color="auto"/>
              <w:right w:val="single" w:sz="8" w:space="0" w:color="auto"/>
            </w:tcBorders>
            <w:noWrap/>
            <w:vAlign w:val="center"/>
            <w:hideMark/>
          </w:tcPr>
          <w:p w14:paraId="29C6800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3F29829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3684186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04A9D63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&lt;4.95</w:t>
            </w:r>
          </w:p>
        </w:tc>
        <w:tc>
          <w:tcPr>
            <w:tcW w:w="436" w:type="pct"/>
            <w:tcBorders>
              <w:top w:val="nil"/>
              <w:left w:val="nil"/>
              <w:bottom w:val="single" w:sz="8" w:space="0" w:color="auto"/>
              <w:right w:val="single" w:sz="8" w:space="0" w:color="auto"/>
            </w:tcBorders>
            <w:noWrap/>
            <w:vAlign w:val="center"/>
            <w:hideMark/>
          </w:tcPr>
          <w:p w14:paraId="028B631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China</w:t>
            </w:r>
          </w:p>
        </w:tc>
        <w:tc>
          <w:tcPr>
            <w:tcW w:w="384" w:type="pct"/>
            <w:tcBorders>
              <w:top w:val="nil"/>
              <w:left w:val="nil"/>
              <w:bottom w:val="single" w:sz="8" w:space="0" w:color="auto"/>
              <w:right w:val="single" w:sz="8" w:space="0" w:color="auto"/>
            </w:tcBorders>
            <w:noWrap/>
            <w:vAlign w:val="center"/>
            <w:hideMark/>
          </w:tcPr>
          <w:p w14:paraId="3865D0F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En construcción</w:t>
            </w:r>
          </w:p>
        </w:tc>
      </w:tr>
      <w:tr w:rsidR="00C040C8" w:rsidRPr="00C040C8" w14:paraId="1BDCBE78"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7CA6E944"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A4FD38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AP-300</w:t>
            </w:r>
          </w:p>
        </w:tc>
        <w:tc>
          <w:tcPr>
            <w:tcW w:w="442" w:type="pct"/>
            <w:tcBorders>
              <w:top w:val="nil"/>
              <w:left w:val="nil"/>
              <w:bottom w:val="single" w:sz="8" w:space="0" w:color="auto"/>
              <w:right w:val="single" w:sz="8" w:space="0" w:color="auto"/>
            </w:tcBorders>
            <w:vAlign w:val="center"/>
            <w:hideMark/>
          </w:tcPr>
          <w:p w14:paraId="5371FB2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Westinghouse</w:t>
            </w:r>
          </w:p>
        </w:tc>
        <w:tc>
          <w:tcPr>
            <w:tcW w:w="607" w:type="pct"/>
            <w:tcBorders>
              <w:top w:val="nil"/>
              <w:left w:val="nil"/>
              <w:bottom w:val="single" w:sz="8" w:space="0" w:color="auto"/>
              <w:right w:val="single" w:sz="8" w:space="0" w:color="auto"/>
            </w:tcBorders>
            <w:noWrap/>
            <w:vAlign w:val="center"/>
            <w:hideMark/>
          </w:tcPr>
          <w:p w14:paraId="56BD6B6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3BCE0C8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6AC3AD7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6FE3D72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&lt;5</w:t>
            </w:r>
          </w:p>
        </w:tc>
        <w:tc>
          <w:tcPr>
            <w:tcW w:w="436" w:type="pct"/>
            <w:tcBorders>
              <w:top w:val="nil"/>
              <w:left w:val="nil"/>
              <w:bottom w:val="single" w:sz="8" w:space="0" w:color="auto"/>
              <w:right w:val="single" w:sz="8" w:space="0" w:color="auto"/>
            </w:tcBorders>
            <w:noWrap/>
            <w:vAlign w:val="center"/>
            <w:hideMark/>
          </w:tcPr>
          <w:p w14:paraId="12C1A9D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2A9E743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3E487EB2"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7E83B152"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1D368BA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BWRX-300</w:t>
            </w:r>
          </w:p>
        </w:tc>
        <w:tc>
          <w:tcPr>
            <w:tcW w:w="442" w:type="pct"/>
            <w:tcBorders>
              <w:top w:val="nil"/>
              <w:left w:val="nil"/>
              <w:bottom w:val="single" w:sz="8" w:space="0" w:color="auto"/>
              <w:right w:val="single" w:sz="8" w:space="0" w:color="auto"/>
            </w:tcBorders>
            <w:vAlign w:val="center"/>
            <w:hideMark/>
          </w:tcPr>
          <w:p w14:paraId="5099537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GE-Hitachi</w:t>
            </w:r>
          </w:p>
        </w:tc>
        <w:tc>
          <w:tcPr>
            <w:tcW w:w="607" w:type="pct"/>
            <w:tcBorders>
              <w:top w:val="nil"/>
              <w:left w:val="nil"/>
              <w:bottom w:val="single" w:sz="8" w:space="0" w:color="auto"/>
              <w:right w:val="single" w:sz="8" w:space="0" w:color="auto"/>
            </w:tcBorders>
            <w:noWrap/>
            <w:vAlign w:val="center"/>
            <w:hideMark/>
          </w:tcPr>
          <w:p w14:paraId="25242AD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BWR</w:t>
            </w:r>
          </w:p>
        </w:tc>
        <w:tc>
          <w:tcPr>
            <w:tcW w:w="710" w:type="pct"/>
            <w:tcBorders>
              <w:top w:val="nil"/>
              <w:left w:val="nil"/>
              <w:bottom w:val="single" w:sz="8" w:space="0" w:color="auto"/>
              <w:right w:val="single" w:sz="8" w:space="0" w:color="auto"/>
            </w:tcBorders>
            <w:vAlign w:val="center"/>
            <w:hideMark/>
          </w:tcPr>
          <w:p w14:paraId="778B4FF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3686BD5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6A1ACF4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3.8</w:t>
            </w:r>
          </w:p>
        </w:tc>
        <w:tc>
          <w:tcPr>
            <w:tcW w:w="436" w:type="pct"/>
            <w:tcBorders>
              <w:top w:val="nil"/>
              <w:left w:val="nil"/>
              <w:bottom w:val="single" w:sz="8" w:space="0" w:color="auto"/>
              <w:right w:val="single" w:sz="8" w:space="0" w:color="auto"/>
            </w:tcBorders>
            <w:noWrap/>
            <w:vAlign w:val="center"/>
            <w:hideMark/>
          </w:tcPr>
          <w:p w14:paraId="218ECFB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7EC3F2D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0B67CE8D"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7E3142E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2E0D31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CALOGENA</w:t>
            </w:r>
          </w:p>
        </w:tc>
        <w:tc>
          <w:tcPr>
            <w:tcW w:w="442" w:type="pct"/>
            <w:tcBorders>
              <w:top w:val="nil"/>
              <w:left w:val="nil"/>
              <w:bottom w:val="single" w:sz="8" w:space="0" w:color="auto"/>
              <w:right w:val="single" w:sz="8" w:space="0" w:color="auto"/>
            </w:tcBorders>
            <w:vAlign w:val="center"/>
            <w:hideMark/>
          </w:tcPr>
          <w:p w14:paraId="460EE94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Calogena S.A.</w:t>
            </w:r>
          </w:p>
        </w:tc>
        <w:tc>
          <w:tcPr>
            <w:tcW w:w="607" w:type="pct"/>
            <w:tcBorders>
              <w:top w:val="nil"/>
              <w:left w:val="nil"/>
              <w:bottom w:val="single" w:sz="8" w:space="0" w:color="auto"/>
              <w:right w:val="single" w:sz="8" w:space="0" w:color="auto"/>
            </w:tcBorders>
            <w:noWrap/>
            <w:vAlign w:val="center"/>
            <w:hideMark/>
          </w:tcPr>
          <w:p w14:paraId="451927E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Pool type</w:t>
            </w:r>
          </w:p>
        </w:tc>
        <w:tc>
          <w:tcPr>
            <w:tcW w:w="710" w:type="pct"/>
            <w:tcBorders>
              <w:top w:val="nil"/>
              <w:left w:val="nil"/>
              <w:bottom w:val="single" w:sz="8" w:space="0" w:color="auto"/>
              <w:right w:val="single" w:sz="8" w:space="0" w:color="auto"/>
            </w:tcBorders>
            <w:vAlign w:val="center"/>
            <w:hideMark/>
          </w:tcPr>
          <w:p w14:paraId="711CCF9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desmineralizada</w:t>
            </w:r>
          </w:p>
        </w:tc>
        <w:tc>
          <w:tcPr>
            <w:tcW w:w="659" w:type="pct"/>
            <w:tcBorders>
              <w:top w:val="nil"/>
              <w:left w:val="nil"/>
              <w:bottom w:val="single" w:sz="8" w:space="0" w:color="auto"/>
              <w:right w:val="single" w:sz="8" w:space="0" w:color="auto"/>
            </w:tcBorders>
            <w:vAlign w:val="center"/>
            <w:hideMark/>
          </w:tcPr>
          <w:p w14:paraId="7953B0C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1AB2EBD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&lt;5</w:t>
            </w:r>
          </w:p>
        </w:tc>
        <w:tc>
          <w:tcPr>
            <w:tcW w:w="436" w:type="pct"/>
            <w:tcBorders>
              <w:top w:val="nil"/>
              <w:left w:val="nil"/>
              <w:bottom w:val="single" w:sz="8" w:space="0" w:color="auto"/>
              <w:right w:val="single" w:sz="8" w:space="0" w:color="auto"/>
            </w:tcBorders>
            <w:noWrap/>
            <w:vAlign w:val="center"/>
            <w:hideMark/>
          </w:tcPr>
          <w:p w14:paraId="5D0D52B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632B339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7EFB8448"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286BB9C3"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7C22CB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CAREM</w:t>
            </w:r>
          </w:p>
        </w:tc>
        <w:tc>
          <w:tcPr>
            <w:tcW w:w="442" w:type="pct"/>
            <w:tcBorders>
              <w:top w:val="nil"/>
              <w:left w:val="nil"/>
              <w:bottom w:val="single" w:sz="8" w:space="0" w:color="auto"/>
              <w:right w:val="single" w:sz="8" w:space="0" w:color="auto"/>
            </w:tcBorders>
            <w:vAlign w:val="center"/>
            <w:hideMark/>
          </w:tcPr>
          <w:p w14:paraId="7F39DE7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CNEA</w:t>
            </w:r>
          </w:p>
        </w:tc>
        <w:tc>
          <w:tcPr>
            <w:tcW w:w="607" w:type="pct"/>
            <w:tcBorders>
              <w:top w:val="nil"/>
              <w:left w:val="nil"/>
              <w:bottom w:val="single" w:sz="8" w:space="0" w:color="auto"/>
              <w:right w:val="single" w:sz="8" w:space="0" w:color="auto"/>
            </w:tcBorders>
            <w:noWrap/>
            <w:vAlign w:val="center"/>
            <w:hideMark/>
          </w:tcPr>
          <w:p w14:paraId="6A1761D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1E11C91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2B5BD8C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7D986CA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3.1</w:t>
            </w:r>
          </w:p>
        </w:tc>
        <w:tc>
          <w:tcPr>
            <w:tcW w:w="436" w:type="pct"/>
            <w:tcBorders>
              <w:top w:val="nil"/>
              <w:left w:val="nil"/>
              <w:bottom w:val="single" w:sz="8" w:space="0" w:color="auto"/>
              <w:right w:val="single" w:sz="8" w:space="0" w:color="auto"/>
            </w:tcBorders>
            <w:noWrap/>
            <w:vAlign w:val="center"/>
            <w:hideMark/>
          </w:tcPr>
          <w:p w14:paraId="5B8D80D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Argentina</w:t>
            </w:r>
          </w:p>
        </w:tc>
        <w:tc>
          <w:tcPr>
            <w:tcW w:w="384" w:type="pct"/>
            <w:tcBorders>
              <w:top w:val="nil"/>
              <w:left w:val="nil"/>
              <w:bottom w:val="single" w:sz="8" w:space="0" w:color="auto"/>
              <w:right w:val="single" w:sz="8" w:space="0" w:color="auto"/>
            </w:tcBorders>
            <w:noWrap/>
            <w:vAlign w:val="center"/>
            <w:hideMark/>
          </w:tcPr>
          <w:p w14:paraId="5E946BE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En construcción</w:t>
            </w:r>
          </w:p>
        </w:tc>
      </w:tr>
      <w:tr w:rsidR="00C040C8" w:rsidRPr="00C040C8" w14:paraId="2CDFF8B1"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120EAD6E"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81FFE6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HAPPY200</w:t>
            </w:r>
          </w:p>
        </w:tc>
        <w:tc>
          <w:tcPr>
            <w:tcW w:w="442" w:type="pct"/>
            <w:tcBorders>
              <w:top w:val="nil"/>
              <w:left w:val="nil"/>
              <w:bottom w:val="single" w:sz="8" w:space="0" w:color="auto"/>
              <w:right w:val="single" w:sz="8" w:space="0" w:color="auto"/>
            </w:tcBorders>
            <w:vAlign w:val="center"/>
            <w:hideMark/>
          </w:tcPr>
          <w:p w14:paraId="5E6F53B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SPIC</w:t>
            </w:r>
          </w:p>
        </w:tc>
        <w:tc>
          <w:tcPr>
            <w:tcW w:w="607" w:type="pct"/>
            <w:tcBorders>
              <w:top w:val="nil"/>
              <w:left w:val="nil"/>
              <w:bottom w:val="single" w:sz="8" w:space="0" w:color="auto"/>
              <w:right w:val="single" w:sz="8" w:space="0" w:color="auto"/>
            </w:tcBorders>
            <w:noWrap/>
            <w:vAlign w:val="center"/>
            <w:hideMark/>
          </w:tcPr>
          <w:p w14:paraId="6FEA6F7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0FC2EA9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43AF86D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3FD4BEF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2.76</w:t>
            </w:r>
          </w:p>
        </w:tc>
        <w:tc>
          <w:tcPr>
            <w:tcW w:w="436" w:type="pct"/>
            <w:tcBorders>
              <w:top w:val="nil"/>
              <w:left w:val="nil"/>
              <w:bottom w:val="single" w:sz="8" w:space="0" w:color="auto"/>
              <w:right w:val="single" w:sz="8" w:space="0" w:color="auto"/>
            </w:tcBorders>
            <w:noWrap/>
            <w:vAlign w:val="center"/>
            <w:hideMark/>
          </w:tcPr>
          <w:p w14:paraId="5FAF1A4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China</w:t>
            </w:r>
          </w:p>
        </w:tc>
        <w:tc>
          <w:tcPr>
            <w:tcW w:w="384" w:type="pct"/>
            <w:tcBorders>
              <w:top w:val="nil"/>
              <w:left w:val="nil"/>
              <w:bottom w:val="single" w:sz="8" w:space="0" w:color="auto"/>
              <w:right w:val="single" w:sz="8" w:space="0" w:color="auto"/>
            </w:tcBorders>
            <w:noWrap/>
            <w:vAlign w:val="center"/>
            <w:hideMark/>
          </w:tcPr>
          <w:p w14:paraId="5B8F8B4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5AD727D0"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2754717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D91FA4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NuScale Power Module</w:t>
            </w:r>
          </w:p>
        </w:tc>
        <w:tc>
          <w:tcPr>
            <w:tcW w:w="442" w:type="pct"/>
            <w:tcBorders>
              <w:top w:val="nil"/>
              <w:left w:val="nil"/>
              <w:bottom w:val="single" w:sz="8" w:space="0" w:color="auto"/>
              <w:right w:val="single" w:sz="8" w:space="0" w:color="auto"/>
            </w:tcBorders>
            <w:vAlign w:val="center"/>
            <w:hideMark/>
          </w:tcPr>
          <w:p w14:paraId="143AA4E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NuScale Power Inc</w:t>
            </w:r>
          </w:p>
        </w:tc>
        <w:tc>
          <w:tcPr>
            <w:tcW w:w="607" w:type="pct"/>
            <w:tcBorders>
              <w:top w:val="nil"/>
              <w:left w:val="nil"/>
              <w:bottom w:val="single" w:sz="8" w:space="0" w:color="auto"/>
              <w:right w:val="single" w:sz="8" w:space="0" w:color="auto"/>
            </w:tcBorders>
            <w:noWrap/>
            <w:vAlign w:val="center"/>
            <w:hideMark/>
          </w:tcPr>
          <w:p w14:paraId="28D3D24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6136003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6FB45BA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752D360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&lt;4.95</w:t>
            </w:r>
          </w:p>
        </w:tc>
        <w:tc>
          <w:tcPr>
            <w:tcW w:w="436" w:type="pct"/>
            <w:tcBorders>
              <w:top w:val="nil"/>
              <w:left w:val="nil"/>
              <w:bottom w:val="single" w:sz="8" w:space="0" w:color="auto"/>
              <w:right w:val="single" w:sz="8" w:space="0" w:color="auto"/>
            </w:tcBorders>
            <w:noWrap/>
            <w:vAlign w:val="center"/>
            <w:hideMark/>
          </w:tcPr>
          <w:p w14:paraId="627E063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17C0CF2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4F4C3A26"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0B1F35F3"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765678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NUWARD</w:t>
            </w:r>
          </w:p>
        </w:tc>
        <w:tc>
          <w:tcPr>
            <w:tcW w:w="442" w:type="pct"/>
            <w:tcBorders>
              <w:top w:val="nil"/>
              <w:left w:val="nil"/>
              <w:bottom w:val="single" w:sz="8" w:space="0" w:color="auto"/>
              <w:right w:val="single" w:sz="8" w:space="0" w:color="auto"/>
            </w:tcBorders>
            <w:vAlign w:val="center"/>
            <w:hideMark/>
          </w:tcPr>
          <w:p w14:paraId="184134A8"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Pr>
                <w:rFonts w:ascii="Arial" w:eastAsia="Times New Roman" w:hAnsi="Arial" w:cs="Arial"/>
                <w:color w:val="000000"/>
                <w:sz w:val="16"/>
                <w:szCs w:val="16"/>
                <w:lang w:val="en-US"/>
              </w:rPr>
              <w:t>EDF, CEA, TA, Naval Group</w:t>
            </w:r>
          </w:p>
        </w:tc>
        <w:tc>
          <w:tcPr>
            <w:tcW w:w="607" w:type="pct"/>
            <w:tcBorders>
              <w:top w:val="nil"/>
              <w:left w:val="nil"/>
              <w:bottom w:val="single" w:sz="8" w:space="0" w:color="auto"/>
              <w:right w:val="single" w:sz="8" w:space="0" w:color="auto"/>
            </w:tcBorders>
            <w:noWrap/>
            <w:vAlign w:val="center"/>
            <w:hideMark/>
          </w:tcPr>
          <w:p w14:paraId="188DD49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1422851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0B58BF7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66B4FDB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&lt;5</w:t>
            </w:r>
          </w:p>
        </w:tc>
        <w:tc>
          <w:tcPr>
            <w:tcW w:w="436" w:type="pct"/>
            <w:tcBorders>
              <w:top w:val="nil"/>
              <w:left w:val="nil"/>
              <w:bottom w:val="single" w:sz="8" w:space="0" w:color="auto"/>
              <w:right w:val="single" w:sz="8" w:space="0" w:color="auto"/>
            </w:tcBorders>
            <w:noWrap/>
            <w:vAlign w:val="center"/>
            <w:hideMark/>
          </w:tcPr>
          <w:p w14:paraId="4876EB2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15288A3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68E1DE20"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3A5FA48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23808B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PWR-20</w:t>
            </w:r>
          </w:p>
        </w:tc>
        <w:tc>
          <w:tcPr>
            <w:tcW w:w="442" w:type="pct"/>
            <w:tcBorders>
              <w:top w:val="nil"/>
              <w:left w:val="nil"/>
              <w:bottom w:val="single" w:sz="8" w:space="0" w:color="auto"/>
              <w:right w:val="single" w:sz="8" w:space="0" w:color="auto"/>
            </w:tcBorders>
            <w:vAlign w:val="center"/>
            <w:hideMark/>
          </w:tcPr>
          <w:p w14:paraId="3AB3325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Last Energy</w:t>
            </w:r>
          </w:p>
        </w:tc>
        <w:tc>
          <w:tcPr>
            <w:tcW w:w="607" w:type="pct"/>
            <w:tcBorders>
              <w:top w:val="nil"/>
              <w:left w:val="nil"/>
              <w:bottom w:val="single" w:sz="8" w:space="0" w:color="auto"/>
              <w:right w:val="single" w:sz="8" w:space="0" w:color="auto"/>
            </w:tcBorders>
            <w:noWrap/>
            <w:vAlign w:val="center"/>
            <w:hideMark/>
          </w:tcPr>
          <w:p w14:paraId="07A00A7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21BEE25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32FE967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6BDE880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&lt;4.95</w:t>
            </w:r>
          </w:p>
        </w:tc>
        <w:tc>
          <w:tcPr>
            <w:tcW w:w="436" w:type="pct"/>
            <w:tcBorders>
              <w:top w:val="nil"/>
              <w:left w:val="nil"/>
              <w:bottom w:val="single" w:sz="8" w:space="0" w:color="auto"/>
              <w:right w:val="single" w:sz="8" w:space="0" w:color="auto"/>
            </w:tcBorders>
            <w:noWrap/>
            <w:vAlign w:val="center"/>
            <w:hideMark/>
          </w:tcPr>
          <w:p w14:paraId="53145A1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4ED1FCF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6020254A"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3C136863"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F9873F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RITM-200N</w:t>
            </w:r>
          </w:p>
        </w:tc>
        <w:tc>
          <w:tcPr>
            <w:tcW w:w="442" w:type="pct"/>
            <w:tcBorders>
              <w:top w:val="nil"/>
              <w:left w:val="nil"/>
              <w:bottom w:val="single" w:sz="8" w:space="0" w:color="auto"/>
              <w:right w:val="single" w:sz="8" w:space="0" w:color="auto"/>
            </w:tcBorders>
            <w:vAlign w:val="center"/>
            <w:hideMark/>
          </w:tcPr>
          <w:p w14:paraId="26A6521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55A89B3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4056884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52B7180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5522D27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33F1D37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5F4B203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5FDCFBF1"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4C436804"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0FA3D0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SMART</w:t>
            </w:r>
          </w:p>
        </w:tc>
        <w:tc>
          <w:tcPr>
            <w:tcW w:w="442" w:type="pct"/>
            <w:tcBorders>
              <w:top w:val="nil"/>
              <w:left w:val="nil"/>
              <w:bottom w:val="single" w:sz="8" w:space="0" w:color="auto"/>
              <w:right w:val="single" w:sz="8" w:space="0" w:color="auto"/>
            </w:tcBorders>
            <w:vAlign w:val="center"/>
            <w:hideMark/>
          </w:tcPr>
          <w:p w14:paraId="2B039AF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KAERI &amp; K.A. CARE</w:t>
            </w:r>
          </w:p>
        </w:tc>
        <w:tc>
          <w:tcPr>
            <w:tcW w:w="607" w:type="pct"/>
            <w:tcBorders>
              <w:top w:val="nil"/>
              <w:left w:val="nil"/>
              <w:bottom w:val="single" w:sz="8" w:space="0" w:color="auto"/>
              <w:right w:val="single" w:sz="8" w:space="0" w:color="auto"/>
            </w:tcBorders>
            <w:noWrap/>
            <w:vAlign w:val="center"/>
            <w:hideMark/>
          </w:tcPr>
          <w:p w14:paraId="445BFD3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180F30B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19CD3D6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71B9F04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&lt;5</w:t>
            </w:r>
          </w:p>
        </w:tc>
        <w:tc>
          <w:tcPr>
            <w:tcW w:w="436" w:type="pct"/>
            <w:tcBorders>
              <w:top w:val="nil"/>
              <w:left w:val="nil"/>
              <w:bottom w:val="single" w:sz="8" w:space="0" w:color="auto"/>
              <w:right w:val="single" w:sz="8" w:space="0" w:color="auto"/>
            </w:tcBorders>
            <w:noWrap/>
            <w:vAlign w:val="center"/>
            <w:hideMark/>
          </w:tcPr>
          <w:p w14:paraId="0544062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Corea y Arabia Saudi</w:t>
            </w:r>
          </w:p>
        </w:tc>
        <w:tc>
          <w:tcPr>
            <w:tcW w:w="384" w:type="pct"/>
            <w:tcBorders>
              <w:top w:val="nil"/>
              <w:left w:val="nil"/>
              <w:bottom w:val="single" w:sz="8" w:space="0" w:color="auto"/>
              <w:right w:val="single" w:sz="8" w:space="0" w:color="auto"/>
            </w:tcBorders>
            <w:noWrap/>
            <w:vAlign w:val="center"/>
            <w:hideMark/>
          </w:tcPr>
          <w:p w14:paraId="1DABB8C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167F73C2"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3BBA2F3B"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0B2CCB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STAR</w:t>
            </w:r>
          </w:p>
        </w:tc>
        <w:tc>
          <w:tcPr>
            <w:tcW w:w="442" w:type="pct"/>
            <w:tcBorders>
              <w:top w:val="nil"/>
              <w:left w:val="nil"/>
              <w:bottom w:val="single" w:sz="8" w:space="0" w:color="auto"/>
              <w:right w:val="single" w:sz="8" w:space="0" w:color="auto"/>
            </w:tcBorders>
            <w:vAlign w:val="center"/>
            <w:hideMark/>
          </w:tcPr>
          <w:p w14:paraId="1665547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Star Energy</w:t>
            </w:r>
          </w:p>
        </w:tc>
        <w:tc>
          <w:tcPr>
            <w:tcW w:w="607" w:type="pct"/>
            <w:tcBorders>
              <w:top w:val="nil"/>
              <w:left w:val="nil"/>
              <w:bottom w:val="single" w:sz="8" w:space="0" w:color="auto"/>
              <w:right w:val="single" w:sz="8" w:space="0" w:color="auto"/>
            </w:tcBorders>
            <w:noWrap/>
            <w:vAlign w:val="center"/>
            <w:hideMark/>
          </w:tcPr>
          <w:p w14:paraId="4867138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PTWR</w:t>
            </w:r>
          </w:p>
        </w:tc>
        <w:tc>
          <w:tcPr>
            <w:tcW w:w="710" w:type="pct"/>
            <w:tcBorders>
              <w:top w:val="nil"/>
              <w:left w:val="nil"/>
              <w:bottom w:val="single" w:sz="8" w:space="0" w:color="auto"/>
              <w:right w:val="single" w:sz="8" w:space="0" w:color="auto"/>
            </w:tcBorders>
            <w:vAlign w:val="center"/>
            <w:hideMark/>
          </w:tcPr>
          <w:p w14:paraId="356607C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2644306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2102EA7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19</w:t>
            </w:r>
          </w:p>
        </w:tc>
        <w:tc>
          <w:tcPr>
            <w:tcW w:w="436" w:type="pct"/>
            <w:tcBorders>
              <w:top w:val="nil"/>
              <w:left w:val="nil"/>
              <w:bottom w:val="single" w:sz="8" w:space="0" w:color="auto"/>
              <w:right w:val="single" w:sz="8" w:space="0" w:color="auto"/>
            </w:tcBorders>
            <w:noWrap/>
            <w:vAlign w:val="center"/>
            <w:hideMark/>
          </w:tcPr>
          <w:p w14:paraId="07E8BBE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Suiza</w:t>
            </w:r>
          </w:p>
        </w:tc>
        <w:tc>
          <w:tcPr>
            <w:tcW w:w="384" w:type="pct"/>
            <w:tcBorders>
              <w:top w:val="nil"/>
              <w:left w:val="nil"/>
              <w:bottom w:val="single" w:sz="8" w:space="0" w:color="auto"/>
              <w:right w:val="single" w:sz="8" w:space="0" w:color="auto"/>
            </w:tcBorders>
            <w:noWrap/>
            <w:vAlign w:val="center"/>
            <w:hideMark/>
          </w:tcPr>
          <w:p w14:paraId="067D785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42A42CBB"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3288A980"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FDB6D0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Rolls-Royce SMR</w:t>
            </w:r>
          </w:p>
        </w:tc>
        <w:tc>
          <w:tcPr>
            <w:tcW w:w="442" w:type="pct"/>
            <w:tcBorders>
              <w:top w:val="nil"/>
              <w:left w:val="nil"/>
              <w:bottom w:val="single" w:sz="8" w:space="0" w:color="auto"/>
              <w:right w:val="single" w:sz="8" w:space="0" w:color="auto"/>
            </w:tcBorders>
            <w:vAlign w:val="center"/>
            <w:hideMark/>
          </w:tcPr>
          <w:p w14:paraId="5FF2F4C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Rolls-Royce</w:t>
            </w:r>
          </w:p>
        </w:tc>
        <w:tc>
          <w:tcPr>
            <w:tcW w:w="607" w:type="pct"/>
            <w:tcBorders>
              <w:top w:val="nil"/>
              <w:left w:val="nil"/>
              <w:bottom w:val="single" w:sz="8" w:space="0" w:color="auto"/>
              <w:right w:val="single" w:sz="8" w:space="0" w:color="auto"/>
            </w:tcBorders>
            <w:noWrap/>
            <w:vAlign w:val="center"/>
            <w:hideMark/>
          </w:tcPr>
          <w:p w14:paraId="06A5F9A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2866157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6F53363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665506E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&lt;4.95</w:t>
            </w:r>
          </w:p>
        </w:tc>
        <w:tc>
          <w:tcPr>
            <w:tcW w:w="436" w:type="pct"/>
            <w:tcBorders>
              <w:top w:val="nil"/>
              <w:left w:val="nil"/>
              <w:bottom w:val="single" w:sz="8" w:space="0" w:color="auto"/>
              <w:right w:val="single" w:sz="8" w:space="0" w:color="auto"/>
            </w:tcBorders>
            <w:noWrap/>
            <w:vAlign w:val="center"/>
            <w:hideMark/>
          </w:tcPr>
          <w:p w14:paraId="66F7654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Reino Unido</w:t>
            </w:r>
          </w:p>
        </w:tc>
        <w:tc>
          <w:tcPr>
            <w:tcW w:w="384" w:type="pct"/>
            <w:tcBorders>
              <w:top w:val="nil"/>
              <w:left w:val="nil"/>
              <w:bottom w:val="single" w:sz="8" w:space="0" w:color="auto"/>
              <w:right w:val="single" w:sz="8" w:space="0" w:color="auto"/>
            </w:tcBorders>
            <w:noWrap/>
            <w:vAlign w:val="center"/>
            <w:hideMark/>
          </w:tcPr>
          <w:p w14:paraId="3BF50A9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05CC6D2A"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2F54CEA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389033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SMR-300</w:t>
            </w:r>
          </w:p>
        </w:tc>
        <w:tc>
          <w:tcPr>
            <w:tcW w:w="442" w:type="pct"/>
            <w:tcBorders>
              <w:top w:val="nil"/>
              <w:left w:val="nil"/>
              <w:bottom w:val="single" w:sz="8" w:space="0" w:color="auto"/>
              <w:right w:val="single" w:sz="8" w:space="0" w:color="auto"/>
            </w:tcBorders>
            <w:vAlign w:val="center"/>
            <w:hideMark/>
          </w:tcPr>
          <w:p w14:paraId="1A4DE67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Holtec</w:t>
            </w:r>
          </w:p>
        </w:tc>
        <w:tc>
          <w:tcPr>
            <w:tcW w:w="607" w:type="pct"/>
            <w:tcBorders>
              <w:top w:val="nil"/>
              <w:left w:val="nil"/>
              <w:bottom w:val="single" w:sz="8" w:space="0" w:color="auto"/>
              <w:right w:val="single" w:sz="8" w:space="0" w:color="auto"/>
            </w:tcBorders>
            <w:noWrap/>
            <w:vAlign w:val="center"/>
            <w:hideMark/>
          </w:tcPr>
          <w:p w14:paraId="398F62F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4CD52BC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28FD16A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105C038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4.9</w:t>
            </w:r>
          </w:p>
        </w:tc>
        <w:tc>
          <w:tcPr>
            <w:tcW w:w="436" w:type="pct"/>
            <w:tcBorders>
              <w:top w:val="nil"/>
              <w:left w:val="nil"/>
              <w:bottom w:val="single" w:sz="8" w:space="0" w:color="auto"/>
              <w:right w:val="single" w:sz="8" w:space="0" w:color="auto"/>
            </w:tcBorders>
            <w:noWrap/>
            <w:vAlign w:val="center"/>
            <w:hideMark/>
          </w:tcPr>
          <w:p w14:paraId="3501191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062CF55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14E3B1D2" w14:textId="77777777" w:rsidTr="00B07314">
        <w:trPr>
          <w:trHeight w:val="420"/>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0E8488FA" w14:textId="77777777" w:rsidR="00C040C8" w:rsidRPr="00C040C8" w:rsidRDefault="00C040C8" w:rsidP="00C040C8">
            <w:pPr>
              <w:spacing w:after="0" w:line="240" w:lineRule="auto"/>
              <w:jc w:val="center"/>
              <w:rPr>
                <w:rFonts w:ascii="Arial" w:eastAsia="Times New Roman" w:hAnsi="Arial" w:cs="Arial"/>
                <w:b/>
                <w:bCs/>
                <w:color w:val="000000"/>
                <w:sz w:val="16"/>
                <w:szCs w:val="16"/>
                <w:lang w:val="en-US"/>
              </w:rPr>
            </w:pPr>
            <w:r>
              <w:rPr>
                <w:rFonts w:ascii="Arial" w:eastAsia="Times New Roman" w:hAnsi="Arial" w:cs="Arial"/>
                <w:b/>
                <w:bCs/>
                <w:color w:val="000000"/>
                <w:sz w:val="16"/>
                <w:szCs w:val="16"/>
                <w:lang w:val="en-US"/>
              </w:rPr>
              <w:t>WATER COOLED SMR (MARINE BASED)</w:t>
            </w:r>
          </w:p>
        </w:tc>
        <w:tc>
          <w:tcPr>
            <w:tcW w:w="668" w:type="pct"/>
            <w:tcBorders>
              <w:top w:val="nil"/>
              <w:left w:val="nil"/>
              <w:bottom w:val="single" w:sz="8" w:space="0" w:color="auto"/>
              <w:right w:val="single" w:sz="8" w:space="0" w:color="auto"/>
            </w:tcBorders>
            <w:noWrap/>
            <w:vAlign w:val="center"/>
            <w:hideMark/>
          </w:tcPr>
          <w:p w14:paraId="0D87927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ABV-6E</w:t>
            </w:r>
          </w:p>
        </w:tc>
        <w:tc>
          <w:tcPr>
            <w:tcW w:w="442" w:type="pct"/>
            <w:tcBorders>
              <w:top w:val="nil"/>
              <w:left w:val="nil"/>
              <w:bottom w:val="single" w:sz="8" w:space="0" w:color="auto"/>
              <w:right w:val="single" w:sz="8" w:space="0" w:color="auto"/>
            </w:tcBorders>
            <w:vAlign w:val="center"/>
            <w:hideMark/>
          </w:tcPr>
          <w:p w14:paraId="2509FF0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0B895A5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2F5B177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54A1017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3FC2BB2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2C9391F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3453FB7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75561863"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7E297CB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18A3220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ACP100S</w:t>
            </w:r>
          </w:p>
        </w:tc>
        <w:tc>
          <w:tcPr>
            <w:tcW w:w="442" w:type="pct"/>
            <w:tcBorders>
              <w:top w:val="nil"/>
              <w:left w:val="nil"/>
              <w:bottom w:val="single" w:sz="8" w:space="0" w:color="auto"/>
              <w:right w:val="single" w:sz="8" w:space="0" w:color="auto"/>
            </w:tcBorders>
            <w:vAlign w:val="center"/>
            <w:hideMark/>
          </w:tcPr>
          <w:p w14:paraId="455CFF0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CNNC</w:t>
            </w:r>
          </w:p>
        </w:tc>
        <w:tc>
          <w:tcPr>
            <w:tcW w:w="607" w:type="pct"/>
            <w:tcBorders>
              <w:top w:val="nil"/>
              <w:left w:val="nil"/>
              <w:bottom w:val="single" w:sz="8" w:space="0" w:color="auto"/>
              <w:right w:val="single" w:sz="8" w:space="0" w:color="auto"/>
            </w:tcBorders>
            <w:noWrap/>
            <w:vAlign w:val="center"/>
            <w:hideMark/>
          </w:tcPr>
          <w:p w14:paraId="1BB1320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77D9C32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7820DCB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1FBFB2F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&lt;4.95</w:t>
            </w:r>
          </w:p>
        </w:tc>
        <w:tc>
          <w:tcPr>
            <w:tcW w:w="436" w:type="pct"/>
            <w:tcBorders>
              <w:top w:val="nil"/>
              <w:left w:val="nil"/>
              <w:bottom w:val="single" w:sz="8" w:space="0" w:color="auto"/>
              <w:right w:val="single" w:sz="8" w:space="0" w:color="auto"/>
            </w:tcBorders>
            <w:noWrap/>
            <w:vAlign w:val="center"/>
            <w:hideMark/>
          </w:tcPr>
          <w:p w14:paraId="1840A16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China</w:t>
            </w:r>
          </w:p>
        </w:tc>
        <w:tc>
          <w:tcPr>
            <w:tcW w:w="384" w:type="pct"/>
            <w:tcBorders>
              <w:top w:val="nil"/>
              <w:left w:val="nil"/>
              <w:bottom w:val="single" w:sz="8" w:space="0" w:color="auto"/>
              <w:right w:val="single" w:sz="8" w:space="0" w:color="auto"/>
            </w:tcBorders>
            <w:noWrap/>
            <w:vAlign w:val="center"/>
            <w:hideMark/>
          </w:tcPr>
          <w:p w14:paraId="027C4B0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2C3B039D"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02F2828F"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C87646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BANDI</w:t>
            </w:r>
          </w:p>
        </w:tc>
        <w:tc>
          <w:tcPr>
            <w:tcW w:w="442" w:type="pct"/>
            <w:tcBorders>
              <w:top w:val="nil"/>
              <w:left w:val="nil"/>
              <w:bottom w:val="single" w:sz="8" w:space="0" w:color="auto"/>
              <w:right w:val="single" w:sz="8" w:space="0" w:color="auto"/>
            </w:tcBorders>
            <w:vAlign w:val="center"/>
            <w:hideMark/>
          </w:tcPr>
          <w:p w14:paraId="612426C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BANDI</w:t>
            </w:r>
          </w:p>
        </w:tc>
        <w:tc>
          <w:tcPr>
            <w:tcW w:w="607" w:type="pct"/>
            <w:tcBorders>
              <w:top w:val="nil"/>
              <w:left w:val="nil"/>
              <w:bottom w:val="single" w:sz="8" w:space="0" w:color="auto"/>
              <w:right w:val="single" w:sz="8" w:space="0" w:color="auto"/>
            </w:tcBorders>
            <w:noWrap/>
            <w:vAlign w:val="center"/>
            <w:hideMark/>
          </w:tcPr>
          <w:p w14:paraId="42EF885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7A4E3D5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2694BE6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UO2</w:t>
            </w:r>
          </w:p>
        </w:tc>
        <w:tc>
          <w:tcPr>
            <w:tcW w:w="735" w:type="pct"/>
            <w:tcBorders>
              <w:top w:val="nil"/>
              <w:left w:val="nil"/>
              <w:bottom w:val="single" w:sz="8" w:space="0" w:color="auto"/>
              <w:right w:val="single" w:sz="8" w:space="0" w:color="auto"/>
            </w:tcBorders>
            <w:noWrap/>
            <w:vAlign w:val="center"/>
            <w:hideMark/>
          </w:tcPr>
          <w:p w14:paraId="3359301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4.95</w:t>
            </w:r>
          </w:p>
        </w:tc>
        <w:tc>
          <w:tcPr>
            <w:tcW w:w="436" w:type="pct"/>
            <w:tcBorders>
              <w:top w:val="nil"/>
              <w:left w:val="nil"/>
              <w:bottom w:val="single" w:sz="8" w:space="0" w:color="auto"/>
              <w:right w:val="single" w:sz="8" w:space="0" w:color="auto"/>
            </w:tcBorders>
            <w:noWrap/>
            <w:vAlign w:val="center"/>
            <w:hideMark/>
          </w:tcPr>
          <w:p w14:paraId="7F969E7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Corea</w:t>
            </w:r>
          </w:p>
        </w:tc>
        <w:tc>
          <w:tcPr>
            <w:tcW w:w="384" w:type="pct"/>
            <w:tcBorders>
              <w:top w:val="nil"/>
              <w:left w:val="nil"/>
              <w:bottom w:val="single" w:sz="8" w:space="0" w:color="auto"/>
              <w:right w:val="single" w:sz="8" w:space="0" w:color="auto"/>
            </w:tcBorders>
            <w:noWrap/>
            <w:vAlign w:val="center"/>
            <w:hideMark/>
          </w:tcPr>
          <w:p w14:paraId="50496F2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18FF5674"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6F0677F2"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6347DE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KLT-40S</w:t>
            </w:r>
          </w:p>
        </w:tc>
        <w:tc>
          <w:tcPr>
            <w:tcW w:w="442" w:type="pct"/>
            <w:tcBorders>
              <w:top w:val="nil"/>
              <w:left w:val="nil"/>
              <w:bottom w:val="single" w:sz="8" w:space="0" w:color="auto"/>
              <w:right w:val="single" w:sz="8" w:space="0" w:color="auto"/>
            </w:tcBorders>
            <w:vAlign w:val="center"/>
            <w:hideMark/>
          </w:tcPr>
          <w:p w14:paraId="06CF75B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5FE3C30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3FBE8DD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0C54027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 xml:space="preserve"> en matriz de silumin</w:t>
            </w:r>
          </w:p>
        </w:tc>
        <w:tc>
          <w:tcPr>
            <w:tcW w:w="735" w:type="pct"/>
            <w:tcBorders>
              <w:top w:val="nil"/>
              <w:left w:val="nil"/>
              <w:bottom w:val="single" w:sz="8" w:space="0" w:color="auto"/>
              <w:right w:val="single" w:sz="8" w:space="0" w:color="auto"/>
            </w:tcBorders>
            <w:noWrap/>
            <w:vAlign w:val="center"/>
            <w:hideMark/>
          </w:tcPr>
          <w:p w14:paraId="0DF054A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18.6</w:t>
            </w:r>
          </w:p>
        </w:tc>
        <w:tc>
          <w:tcPr>
            <w:tcW w:w="436" w:type="pct"/>
            <w:tcBorders>
              <w:top w:val="nil"/>
              <w:left w:val="nil"/>
              <w:bottom w:val="single" w:sz="8" w:space="0" w:color="auto"/>
              <w:right w:val="single" w:sz="8" w:space="0" w:color="auto"/>
            </w:tcBorders>
            <w:noWrap/>
            <w:vAlign w:val="center"/>
            <w:hideMark/>
          </w:tcPr>
          <w:p w14:paraId="57EC129C"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07" w:author="Claude" w:date="2026-10-20T00:00:00Z">
              <w:r>
                <w:rPr>
                  <w:rFonts w:ascii="Arial" w:eastAsia="Times New Roman" w:hAnsi="Arial" w:cs="Arial"/>
                  <w:color w:val="000000"/>
                  <w:sz w:val="16"/>
                  <w:szCs w:val="16"/>
                </w:rPr>
                <w:delText xml:space="preserve">Russia</w:delText>
              </w:r>
            </w:del>
            <w:ins w:id="90208" w:author="Claude" w:date="2026-10-20T00:00:00Z">
              <w:r>
                <w:rPr>
                  <w:rFonts w:ascii="Arial" w:eastAsia="Times New Roman" w:hAnsi="Arial" w:cs="Arial"/>
                  <w:color w:val="000000"/>
                  <w:sz w:val="16"/>
                  <w:szCs w:val="16"/>
                </w:rPr>
                <w:t>Rusia</w:t>
              </w:r>
            </w:ins>
          </w:p>
        </w:tc>
        <w:tc>
          <w:tcPr>
            <w:tcW w:w="384" w:type="pct"/>
            <w:tcBorders>
              <w:top w:val="nil"/>
              <w:left w:val="nil"/>
              <w:bottom w:val="single" w:sz="8" w:space="0" w:color="auto"/>
              <w:right w:val="single" w:sz="8" w:space="0" w:color="auto"/>
            </w:tcBorders>
            <w:noWrap/>
            <w:vAlign w:val="center"/>
            <w:hideMark/>
          </w:tcPr>
          <w:p w14:paraId="1692CE4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En operación</w:t>
            </w:r>
          </w:p>
        </w:tc>
      </w:tr>
      <w:tr w:rsidR="00C040C8" w:rsidRPr="00C040C8" w14:paraId="78988E87"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16A45485"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94B248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RITM-200M</w:t>
            </w:r>
          </w:p>
        </w:tc>
        <w:tc>
          <w:tcPr>
            <w:tcW w:w="442" w:type="pct"/>
            <w:tcBorders>
              <w:top w:val="nil"/>
              <w:left w:val="nil"/>
              <w:bottom w:val="single" w:sz="8" w:space="0" w:color="auto"/>
              <w:right w:val="single" w:sz="8" w:space="0" w:color="auto"/>
            </w:tcBorders>
            <w:vAlign w:val="center"/>
            <w:hideMark/>
          </w:tcPr>
          <w:p w14:paraId="12C4D09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2384101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1C6B3D1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5914892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Cambria Math" w:eastAsia="Times New Roman" w:hAnsi="Cambria Math" w:cs="Cambria Math"/>
                <w:color w:val="000000"/>
                <w:sz w:val="16"/>
                <w:szCs w:val="16"/>
              </w:rPr>
              <w:t>₂</w:t>
            </w:r>
          </w:p>
        </w:tc>
        <w:tc>
          <w:tcPr>
            <w:tcW w:w="735" w:type="pct"/>
            <w:tcBorders>
              <w:top w:val="nil"/>
              <w:left w:val="nil"/>
              <w:bottom w:val="single" w:sz="8" w:space="0" w:color="auto"/>
              <w:right w:val="single" w:sz="8" w:space="0" w:color="auto"/>
            </w:tcBorders>
            <w:noWrap/>
            <w:vAlign w:val="center"/>
            <w:hideMark/>
          </w:tcPr>
          <w:p w14:paraId="03DE948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0CF4E673"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09" w:author="Claude" w:date="2026-10-20T00:00:00Z">
              <w:r>
                <w:rPr>
                  <w:rFonts w:ascii="Arial" w:eastAsia="Times New Roman" w:hAnsi="Arial" w:cs="Arial"/>
                  <w:color w:val="000000"/>
                  <w:sz w:val="16"/>
                  <w:szCs w:val="16"/>
                </w:rPr>
                <w:delText xml:space="preserve">Russia</w:delText>
              </w:r>
            </w:del>
            <w:ins w:id="90210" w:author="Claude" w:date="2026-10-20T00:00:00Z">
              <w:r>
                <w:rPr>
                  <w:rFonts w:ascii="Arial" w:eastAsia="Times New Roman" w:hAnsi="Arial" w:cs="Arial"/>
                  <w:color w:val="000000"/>
                  <w:sz w:val="16"/>
                  <w:szCs w:val="16"/>
                </w:rPr>
                <w:t>Rusia</w:t>
              </w:r>
            </w:ins>
          </w:p>
        </w:tc>
        <w:tc>
          <w:tcPr>
            <w:tcW w:w="384" w:type="pct"/>
            <w:tcBorders>
              <w:top w:val="nil"/>
              <w:left w:val="nil"/>
              <w:bottom w:val="single" w:sz="8" w:space="0" w:color="auto"/>
              <w:right w:val="single" w:sz="8" w:space="0" w:color="auto"/>
            </w:tcBorders>
            <w:noWrap/>
            <w:vAlign w:val="center"/>
            <w:hideMark/>
          </w:tcPr>
          <w:p w14:paraId="2A39705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76F2F3F8"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0FA0BCB8"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474931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VBER-300</w:t>
            </w:r>
          </w:p>
        </w:tc>
        <w:tc>
          <w:tcPr>
            <w:tcW w:w="442" w:type="pct"/>
            <w:tcBorders>
              <w:top w:val="nil"/>
              <w:left w:val="nil"/>
              <w:bottom w:val="single" w:sz="8" w:space="0" w:color="auto"/>
              <w:right w:val="single" w:sz="8" w:space="0" w:color="auto"/>
            </w:tcBorders>
            <w:vAlign w:val="center"/>
            <w:hideMark/>
          </w:tcPr>
          <w:p w14:paraId="273AE42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19501C2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Floating PWR</w:t>
            </w:r>
          </w:p>
        </w:tc>
        <w:tc>
          <w:tcPr>
            <w:tcW w:w="710" w:type="pct"/>
            <w:tcBorders>
              <w:top w:val="nil"/>
              <w:left w:val="nil"/>
              <w:bottom w:val="single" w:sz="8" w:space="0" w:color="auto"/>
              <w:right w:val="single" w:sz="8" w:space="0" w:color="auto"/>
            </w:tcBorders>
            <w:vAlign w:val="center"/>
            <w:hideMark/>
          </w:tcPr>
          <w:p w14:paraId="3155493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2FE72B5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Cambria Math" w:eastAsia="Times New Roman" w:hAnsi="Cambria Math" w:cs="Cambria Math"/>
                <w:color w:val="000000"/>
                <w:sz w:val="16"/>
                <w:szCs w:val="16"/>
              </w:rPr>
              <w:t>₂</w:t>
            </w:r>
          </w:p>
        </w:tc>
        <w:tc>
          <w:tcPr>
            <w:tcW w:w="735" w:type="pct"/>
            <w:tcBorders>
              <w:top w:val="nil"/>
              <w:left w:val="nil"/>
              <w:bottom w:val="single" w:sz="8" w:space="0" w:color="auto"/>
              <w:right w:val="single" w:sz="8" w:space="0" w:color="auto"/>
            </w:tcBorders>
            <w:noWrap/>
            <w:vAlign w:val="center"/>
            <w:hideMark/>
          </w:tcPr>
          <w:p w14:paraId="52763FF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4.95</w:t>
            </w:r>
          </w:p>
        </w:tc>
        <w:tc>
          <w:tcPr>
            <w:tcW w:w="436" w:type="pct"/>
            <w:tcBorders>
              <w:top w:val="nil"/>
              <w:left w:val="nil"/>
              <w:bottom w:val="single" w:sz="8" w:space="0" w:color="auto"/>
              <w:right w:val="single" w:sz="8" w:space="0" w:color="auto"/>
            </w:tcBorders>
            <w:noWrap/>
            <w:vAlign w:val="center"/>
            <w:hideMark/>
          </w:tcPr>
          <w:p w14:paraId="1D8173CD"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11" w:author="Claude" w:date="2026-10-20T00:00:00Z">
              <w:r>
                <w:rPr>
                  <w:rFonts w:ascii="Arial" w:eastAsia="Times New Roman" w:hAnsi="Arial" w:cs="Arial"/>
                  <w:color w:val="000000"/>
                  <w:sz w:val="16"/>
                  <w:szCs w:val="16"/>
                </w:rPr>
                <w:delText xml:space="preserve">Russia</w:delText>
              </w:r>
            </w:del>
            <w:ins w:id="90212" w:author="Claude" w:date="2026-10-20T00:00:00Z">
              <w:r>
                <w:rPr>
                  <w:rFonts w:ascii="Arial" w:eastAsia="Times New Roman" w:hAnsi="Arial" w:cs="Arial"/>
                  <w:color w:val="000000"/>
                  <w:sz w:val="16"/>
                  <w:szCs w:val="16"/>
                </w:rPr>
                <w:t>Rusia</w:t>
              </w:r>
            </w:ins>
          </w:p>
        </w:tc>
        <w:tc>
          <w:tcPr>
            <w:tcW w:w="384" w:type="pct"/>
            <w:tcBorders>
              <w:top w:val="nil"/>
              <w:left w:val="nil"/>
              <w:bottom w:val="single" w:sz="8" w:space="0" w:color="auto"/>
              <w:right w:val="single" w:sz="8" w:space="0" w:color="auto"/>
            </w:tcBorders>
            <w:noWrap/>
            <w:vAlign w:val="center"/>
            <w:hideMark/>
          </w:tcPr>
          <w:p w14:paraId="0A443D5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695C70E1" w14:textId="77777777" w:rsidTr="00B07314">
        <w:trPr>
          <w:trHeight w:val="420"/>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61867378"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HIGH TEMPERATURE GAS COOLED</w:t>
            </w:r>
          </w:p>
        </w:tc>
        <w:tc>
          <w:tcPr>
            <w:tcW w:w="668" w:type="pct"/>
            <w:tcBorders>
              <w:top w:val="nil"/>
              <w:left w:val="nil"/>
              <w:bottom w:val="single" w:sz="8" w:space="0" w:color="auto"/>
              <w:right w:val="single" w:sz="8" w:space="0" w:color="auto"/>
            </w:tcBorders>
            <w:noWrap/>
            <w:vAlign w:val="center"/>
            <w:hideMark/>
          </w:tcPr>
          <w:p w14:paraId="7E089E8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EM2</w:t>
            </w:r>
          </w:p>
        </w:tc>
        <w:tc>
          <w:tcPr>
            <w:tcW w:w="442" w:type="pct"/>
            <w:tcBorders>
              <w:top w:val="nil"/>
              <w:left w:val="nil"/>
              <w:bottom w:val="single" w:sz="8" w:space="0" w:color="auto"/>
              <w:right w:val="single" w:sz="8" w:space="0" w:color="auto"/>
            </w:tcBorders>
            <w:vAlign w:val="center"/>
            <w:hideMark/>
          </w:tcPr>
          <w:p w14:paraId="2BB69C6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General Atomics</w:t>
            </w:r>
          </w:p>
        </w:tc>
        <w:tc>
          <w:tcPr>
            <w:tcW w:w="607" w:type="pct"/>
            <w:tcBorders>
              <w:top w:val="nil"/>
              <w:left w:val="nil"/>
              <w:bottom w:val="single" w:sz="8" w:space="0" w:color="auto"/>
              <w:right w:val="single" w:sz="8" w:space="0" w:color="auto"/>
            </w:tcBorders>
            <w:noWrap/>
            <w:vAlign w:val="center"/>
            <w:hideMark/>
          </w:tcPr>
          <w:p w14:paraId="1799E81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66A873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Sin moderador</w:t>
            </w:r>
          </w:p>
        </w:tc>
        <w:tc>
          <w:tcPr>
            <w:tcW w:w="659" w:type="pct"/>
            <w:tcBorders>
              <w:top w:val="nil"/>
              <w:left w:val="nil"/>
              <w:bottom w:val="single" w:sz="8" w:space="0" w:color="auto"/>
              <w:right w:val="single" w:sz="8" w:space="0" w:color="auto"/>
            </w:tcBorders>
            <w:vAlign w:val="center"/>
            <w:hideMark/>
          </w:tcPr>
          <w:p w14:paraId="3FD1106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UC</w:t>
            </w:r>
          </w:p>
        </w:tc>
        <w:tc>
          <w:tcPr>
            <w:tcW w:w="735" w:type="pct"/>
            <w:tcBorders>
              <w:top w:val="nil"/>
              <w:left w:val="nil"/>
              <w:bottom w:val="single" w:sz="8" w:space="0" w:color="auto"/>
              <w:right w:val="single" w:sz="8" w:space="0" w:color="auto"/>
            </w:tcBorders>
            <w:noWrap/>
            <w:vAlign w:val="center"/>
            <w:hideMark/>
          </w:tcPr>
          <w:p w14:paraId="52703D8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6.5</w:t>
            </w:r>
          </w:p>
        </w:tc>
        <w:tc>
          <w:tcPr>
            <w:tcW w:w="436" w:type="pct"/>
            <w:tcBorders>
              <w:top w:val="nil"/>
              <w:left w:val="nil"/>
              <w:bottom w:val="single" w:sz="8" w:space="0" w:color="auto"/>
              <w:right w:val="single" w:sz="8" w:space="0" w:color="auto"/>
            </w:tcBorders>
            <w:noWrap/>
            <w:vAlign w:val="center"/>
            <w:hideMark/>
          </w:tcPr>
          <w:p w14:paraId="36F6322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1DEEB32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276FC80A"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1A63560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FE8592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FMR</w:t>
            </w:r>
          </w:p>
        </w:tc>
        <w:tc>
          <w:tcPr>
            <w:tcW w:w="442" w:type="pct"/>
            <w:tcBorders>
              <w:top w:val="nil"/>
              <w:left w:val="nil"/>
              <w:bottom w:val="single" w:sz="8" w:space="0" w:color="auto"/>
              <w:right w:val="single" w:sz="8" w:space="0" w:color="auto"/>
            </w:tcBorders>
            <w:vAlign w:val="center"/>
            <w:hideMark/>
          </w:tcPr>
          <w:p w14:paraId="3FB03A3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General Atomics</w:t>
            </w:r>
          </w:p>
        </w:tc>
        <w:tc>
          <w:tcPr>
            <w:tcW w:w="607" w:type="pct"/>
            <w:tcBorders>
              <w:top w:val="nil"/>
              <w:left w:val="nil"/>
              <w:bottom w:val="single" w:sz="8" w:space="0" w:color="auto"/>
              <w:right w:val="single" w:sz="8" w:space="0" w:color="auto"/>
            </w:tcBorders>
            <w:noWrap/>
            <w:vAlign w:val="center"/>
            <w:hideMark/>
          </w:tcPr>
          <w:p w14:paraId="66B6AAF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8CAD00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Sin moderador</w:t>
            </w:r>
          </w:p>
        </w:tc>
        <w:tc>
          <w:tcPr>
            <w:tcW w:w="659" w:type="pct"/>
            <w:tcBorders>
              <w:top w:val="nil"/>
              <w:left w:val="nil"/>
              <w:bottom w:val="single" w:sz="8" w:space="0" w:color="auto"/>
              <w:right w:val="single" w:sz="8" w:space="0" w:color="auto"/>
            </w:tcBorders>
            <w:vAlign w:val="center"/>
            <w:hideMark/>
          </w:tcPr>
          <w:p w14:paraId="679A884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Cambria Math" w:eastAsia="Times New Roman" w:hAnsi="Cambria Math" w:cs="Cambria Math"/>
                <w:color w:val="000000"/>
                <w:sz w:val="16"/>
                <w:szCs w:val="16"/>
              </w:rPr>
              <w:t>₂</w:t>
            </w:r>
          </w:p>
        </w:tc>
        <w:tc>
          <w:tcPr>
            <w:tcW w:w="735" w:type="pct"/>
            <w:tcBorders>
              <w:top w:val="nil"/>
              <w:left w:val="nil"/>
              <w:bottom w:val="single" w:sz="8" w:space="0" w:color="auto"/>
              <w:right w:val="single" w:sz="8" w:space="0" w:color="auto"/>
            </w:tcBorders>
            <w:noWrap/>
            <w:vAlign w:val="center"/>
            <w:hideMark/>
          </w:tcPr>
          <w:p w14:paraId="2E6A3A4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17.6</w:t>
            </w:r>
          </w:p>
        </w:tc>
        <w:tc>
          <w:tcPr>
            <w:tcW w:w="436" w:type="pct"/>
            <w:tcBorders>
              <w:top w:val="nil"/>
              <w:left w:val="nil"/>
              <w:bottom w:val="single" w:sz="8" w:space="0" w:color="auto"/>
              <w:right w:val="single" w:sz="8" w:space="0" w:color="auto"/>
            </w:tcBorders>
            <w:noWrap/>
            <w:vAlign w:val="center"/>
            <w:hideMark/>
          </w:tcPr>
          <w:p w14:paraId="3C4A514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0A1D772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27DBF8A5"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0659F111"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381CCF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GTHTR300</w:t>
            </w:r>
          </w:p>
        </w:tc>
        <w:tc>
          <w:tcPr>
            <w:tcW w:w="442" w:type="pct"/>
            <w:tcBorders>
              <w:top w:val="nil"/>
              <w:left w:val="nil"/>
              <w:bottom w:val="single" w:sz="8" w:space="0" w:color="auto"/>
              <w:right w:val="single" w:sz="8" w:space="0" w:color="auto"/>
            </w:tcBorders>
            <w:vAlign w:val="center"/>
            <w:hideMark/>
          </w:tcPr>
          <w:p w14:paraId="65A073D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JAEA</w:t>
            </w:r>
          </w:p>
        </w:tc>
        <w:tc>
          <w:tcPr>
            <w:tcW w:w="607" w:type="pct"/>
            <w:tcBorders>
              <w:top w:val="nil"/>
              <w:left w:val="nil"/>
              <w:bottom w:val="single" w:sz="8" w:space="0" w:color="auto"/>
              <w:right w:val="single" w:sz="8" w:space="0" w:color="auto"/>
            </w:tcBorders>
            <w:noWrap/>
            <w:vAlign w:val="center"/>
            <w:hideMark/>
          </w:tcPr>
          <w:p w14:paraId="57882E8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1E6EF3A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2186F18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 xml:space="preserve"> TRISO con recubrimiento cerámico</w:t>
            </w:r>
          </w:p>
        </w:tc>
        <w:tc>
          <w:tcPr>
            <w:tcW w:w="735" w:type="pct"/>
            <w:tcBorders>
              <w:top w:val="nil"/>
              <w:left w:val="nil"/>
              <w:bottom w:val="single" w:sz="8" w:space="0" w:color="auto"/>
              <w:right w:val="single" w:sz="8" w:space="0" w:color="auto"/>
            </w:tcBorders>
            <w:noWrap/>
            <w:vAlign w:val="center"/>
            <w:hideMark/>
          </w:tcPr>
          <w:p w14:paraId="50EC1B3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14</w:t>
            </w:r>
          </w:p>
        </w:tc>
        <w:tc>
          <w:tcPr>
            <w:tcW w:w="436" w:type="pct"/>
            <w:tcBorders>
              <w:top w:val="nil"/>
              <w:left w:val="nil"/>
              <w:bottom w:val="single" w:sz="8" w:space="0" w:color="auto"/>
              <w:right w:val="single" w:sz="8" w:space="0" w:color="auto"/>
            </w:tcBorders>
            <w:noWrap/>
            <w:vAlign w:val="center"/>
            <w:hideMark/>
          </w:tcPr>
          <w:p w14:paraId="0CDDB52D"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13" w:author="Claude" w:date="2026-10-20T00:00:00Z">
              <w:r>
                <w:rPr>
                  <w:rFonts w:ascii="Arial" w:eastAsia="Times New Roman" w:hAnsi="Arial" w:cs="Arial"/>
                  <w:color w:val="000000"/>
                  <w:sz w:val="16"/>
                  <w:szCs w:val="16"/>
                </w:rPr>
                <w:delText xml:space="preserve">Japon</w:delText>
              </w:r>
            </w:del>
            <w:ins w:id="90214" w:author="Claude" w:date="2026-10-20T00:00:00Z">
              <w:r>
                <w:rPr>
                  <w:rFonts w:ascii="Arial" w:eastAsia="Times New Roman" w:hAnsi="Arial" w:cs="Arial"/>
                  <w:color w:val="000000"/>
                  <w:sz w:val="16"/>
                  <w:szCs w:val="16"/>
                </w:rPr>
                <w:t>Japón</w:t>
              </w:r>
            </w:ins>
          </w:p>
        </w:tc>
        <w:tc>
          <w:tcPr>
            <w:tcW w:w="384" w:type="pct"/>
            <w:tcBorders>
              <w:top w:val="nil"/>
              <w:left w:val="nil"/>
              <w:bottom w:val="single" w:sz="8" w:space="0" w:color="auto"/>
              <w:right w:val="single" w:sz="8" w:space="0" w:color="auto"/>
            </w:tcBorders>
            <w:noWrap/>
            <w:vAlign w:val="center"/>
            <w:hideMark/>
          </w:tcPr>
          <w:p w14:paraId="307C33C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15FD05F9" w14:textId="77777777" w:rsidTr="00B07314">
        <w:trPr>
          <w:trHeight w:val="828"/>
        </w:trPr>
        <w:tc>
          <w:tcPr>
            <w:tcW w:w="359" w:type="pct"/>
            <w:vMerge/>
            <w:tcBorders>
              <w:top w:val="nil"/>
              <w:left w:val="single" w:sz="8" w:space="0" w:color="auto"/>
              <w:bottom w:val="single" w:sz="8" w:space="0" w:color="000000"/>
              <w:right w:val="single" w:sz="8" w:space="0" w:color="auto"/>
            </w:tcBorders>
            <w:vAlign w:val="center"/>
            <w:hideMark/>
          </w:tcPr>
          <w:p w14:paraId="3CDE9C1F"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318245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GT-MHR</w:t>
            </w:r>
          </w:p>
        </w:tc>
        <w:tc>
          <w:tcPr>
            <w:tcW w:w="442" w:type="pct"/>
            <w:tcBorders>
              <w:top w:val="nil"/>
              <w:left w:val="nil"/>
              <w:bottom w:val="single" w:sz="8" w:space="0" w:color="auto"/>
              <w:right w:val="single" w:sz="8" w:space="0" w:color="auto"/>
            </w:tcBorders>
            <w:vAlign w:val="center"/>
            <w:hideMark/>
          </w:tcPr>
          <w:p w14:paraId="1037A1C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41455C2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1CEC30D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2C1B3DB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Combustible de partículas recubiertas en compactos</w:t>
            </w:r>
          </w:p>
        </w:tc>
        <w:tc>
          <w:tcPr>
            <w:tcW w:w="735" w:type="pct"/>
            <w:tcBorders>
              <w:top w:val="nil"/>
              <w:left w:val="nil"/>
              <w:bottom w:val="single" w:sz="8" w:space="0" w:color="auto"/>
              <w:right w:val="single" w:sz="8" w:space="0" w:color="auto"/>
            </w:tcBorders>
            <w:noWrap/>
            <w:vAlign w:val="center"/>
            <w:hideMark/>
          </w:tcPr>
          <w:p w14:paraId="2C1B6E7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14–18</w:t>
            </w:r>
          </w:p>
        </w:tc>
        <w:tc>
          <w:tcPr>
            <w:tcW w:w="436" w:type="pct"/>
            <w:tcBorders>
              <w:top w:val="nil"/>
              <w:left w:val="nil"/>
              <w:bottom w:val="single" w:sz="8" w:space="0" w:color="auto"/>
              <w:right w:val="single" w:sz="8" w:space="0" w:color="auto"/>
            </w:tcBorders>
            <w:noWrap/>
            <w:vAlign w:val="center"/>
            <w:hideMark/>
          </w:tcPr>
          <w:p w14:paraId="336ACFE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23B5F17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224756B3"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26DAED96"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7D95BF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HTGR-POLA</w:t>
            </w:r>
          </w:p>
        </w:tc>
        <w:tc>
          <w:tcPr>
            <w:tcW w:w="442" w:type="pct"/>
            <w:tcBorders>
              <w:top w:val="nil"/>
              <w:left w:val="nil"/>
              <w:bottom w:val="single" w:sz="8" w:space="0" w:color="auto"/>
              <w:right w:val="single" w:sz="8" w:space="0" w:color="auto"/>
            </w:tcBorders>
            <w:vAlign w:val="center"/>
            <w:hideMark/>
          </w:tcPr>
          <w:p w14:paraId="28A9458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NCBJ</w:t>
            </w:r>
          </w:p>
        </w:tc>
        <w:tc>
          <w:tcPr>
            <w:tcW w:w="607" w:type="pct"/>
            <w:tcBorders>
              <w:top w:val="nil"/>
              <w:left w:val="nil"/>
              <w:bottom w:val="single" w:sz="8" w:space="0" w:color="auto"/>
              <w:right w:val="single" w:sz="8" w:space="0" w:color="auto"/>
            </w:tcBorders>
            <w:noWrap/>
            <w:vAlign w:val="center"/>
            <w:hideMark/>
          </w:tcPr>
          <w:p w14:paraId="00DE2EF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66BD173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7F30967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 xml:space="preserve"> TRISO</w:t>
            </w:r>
          </w:p>
        </w:tc>
        <w:tc>
          <w:tcPr>
            <w:tcW w:w="735" w:type="pct"/>
            <w:tcBorders>
              <w:top w:val="nil"/>
              <w:left w:val="nil"/>
              <w:bottom w:val="single" w:sz="8" w:space="0" w:color="auto"/>
              <w:right w:val="single" w:sz="8" w:space="0" w:color="auto"/>
            </w:tcBorders>
            <w:noWrap/>
            <w:vAlign w:val="center"/>
            <w:hideMark/>
          </w:tcPr>
          <w:p w14:paraId="060A01DF"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01" w:author="Claude" w:date="2026-10-20T00:00:00Z">
              <w:r>
                <w:rPr>
                  <w:rFonts w:ascii="Arial" w:eastAsia="Times New Roman" w:hAnsi="Arial" w:cs="Arial"/>
                  <w:color w:val="000000"/>
                  <w:sz w:val="16"/>
                  <w:szCs w:val="16"/>
                </w:rPr>
                <w:delText xml:space="preserve">10–dic</w:delText>
              </w:r>
            </w:del>
            <w:ins w:id="90202" w:author="Claude" w:date="2026-10-20T00:00:00Z">
              <w:r>
                <w:rPr>
                  <w:rFonts w:ascii="Arial" w:eastAsia="Times New Roman" w:hAnsi="Arial" w:cs="Arial"/>
                  <w:color w:val="000000"/>
                  <w:sz w:val="16"/>
                  <w:szCs w:val="16"/>
                </w:rPr>
                <w:t>10–12</w:t>
              </w:r>
            </w:ins>
          </w:p>
        </w:tc>
        <w:tc>
          <w:tcPr>
            <w:tcW w:w="436" w:type="pct"/>
            <w:tcBorders>
              <w:top w:val="nil"/>
              <w:left w:val="nil"/>
              <w:bottom w:val="single" w:sz="8" w:space="0" w:color="auto"/>
              <w:right w:val="single" w:sz="8" w:space="0" w:color="auto"/>
            </w:tcBorders>
            <w:noWrap/>
            <w:vAlign w:val="center"/>
            <w:hideMark/>
          </w:tcPr>
          <w:p w14:paraId="48F66E0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Polonia</w:t>
            </w:r>
          </w:p>
        </w:tc>
        <w:tc>
          <w:tcPr>
            <w:tcW w:w="384" w:type="pct"/>
            <w:tcBorders>
              <w:top w:val="nil"/>
              <w:left w:val="nil"/>
              <w:bottom w:val="single" w:sz="8" w:space="0" w:color="auto"/>
              <w:right w:val="single" w:sz="8" w:space="0" w:color="auto"/>
            </w:tcBorders>
            <w:noWrap/>
            <w:vAlign w:val="center"/>
            <w:hideMark/>
          </w:tcPr>
          <w:p w14:paraId="30E6D35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7F721055"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25D5E88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1A46FC5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HTMR-100</w:t>
            </w:r>
          </w:p>
        </w:tc>
        <w:tc>
          <w:tcPr>
            <w:tcW w:w="442" w:type="pct"/>
            <w:tcBorders>
              <w:top w:val="nil"/>
              <w:left w:val="nil"/>
              <w:bottom w:val="single" w:sz="8" w:space="0" w:color="auto"/>
              <w:right w:val="single" w:sz="8" w:space="0" w:color="auto"/>
            </w:tcBorders>
            <w:vAlign w:val="center"/>
            <w:hideMark/>
          </w:tcPr>
          <w:p w14:paraId="304B089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STL Nuclear</w:t>
            </w:r>
          </w:p>
        </w:tc>
        <w:tc>
          <w:tcPr>
            <w:tcW w:w="607" w:type="pct"/>
            <w:tcBorders>
              <w:top w:val="nil"/>
              <w:left w:val="nil"/>
              <w:bottom w:val="single" w:sz="8" w:space="0" w:color="auto"/>
              <w:right w:val="single" w:sz="8" w:space="0" w:color="auto"/>
            </w:tcBorders>
            <w:noWrap/>
            <w:vAlign w:val="center"/>
            <w:hideMark/>
          </w:tcPr>
          <w:p w14:paraId="49948BA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62BE4B8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3963526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Partículas TRISO en esferas</w:t>
            </w:r>
          </w:p>
        </w:tc>
        <w:tc>
          <w:tcPr>
            <w:tcW w:w="735" w:type="pct"/>
            <w:tcBorders>
              <w:top w:val="nil"/>
              <w:left w:val="nil"/>
              <w:bottom w:val="single" w:sz="8" w:space="0" w:color="auto"/>
              <w:right w:val="single" w:sz="8" w:space="0" w:color="auto"/>
            </w:tcBorders>
            <w:noWrap/>
            <w:vAlign w:val="center"/>
            <w:hideMark/>
          </w:tcPr>
          <w:p w14:paraId="325E132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10</w:t>
            </w:r>
          </w:p>
        </w:tc>
        <w:tc>
          <w:tcPr>
            <w:tcW w:w="436" w:type="pct"/>
            <w:tcBorders>
              <w:top w:val="nil"/>
              <w:left w:val="nil"/>
              <w:bottom w:val="single" w:sz="8" w:space="0" w:color="auto"/>
              <w:right w:val="single" w:sz="8" w:space="0" w:color="auto"/>
            </w:tcBorders>
            <w:noWrap/>
            <w:vAlign w:val="center"/>
            <w:hideMark/>
          </w:tcPr>
          <w:p w14:paraId="5E110300"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25" w:author="Claude" w:date="2026-10-20T00:00:00Z">
              <w:r>
                <w:rPr>
                  <w:rFonts w:ascii="Arial" w:eastAsia="Times New Roman" w:hAnsi="Arial" w:cs="Arial"/>
                  <w:color w:val="000000"/>
                  <w:sz w:val="16"/>
                  <w:szCs w:val="16"/>
                </w:rPr>
                <w:delText xml:space="preserve">Sudafrica</w:delText>
              </w:r>
            </w:del>
            <w:ins w:id="90226" w:author="Claude" w:date="2026-10-20T00:00:00Z">
              <w:r>
                <w:rPr>
                  <w:rFonts w:ascii="Arial" w:eastAsia="Times New Roman" w:hAnsi="Arial" w:cs="Arial"/>
                  <w:color w:val="000000"/>
                  <w:sz w:val="16"/>
                  <w:szCs w:val="16"/>
                </w:rPr>
                <w:t>Sudáfrica</w:t>
              </w:r>
            </w:ins>
          </w:p>
        </w:tc>
        <w:tc>
          <w:tcPr>
            <w:tcW w:w="384" w:type="pct"/>
            <w:tcBorders>
              <w:top w:val="nil"/>
              <w:left w:val="nil"/>
              <w:bottom w:val="single" w:sz="8" w:space="0" w:color="auto"/>
              <w:right w:val="single" w:sz="8" w:space="0" w:color="auto"/>
            </w:tcBorders>
            <w:noWrap/>
            <w:vAlign w:val="center"/>
            <w:hideMark/>
          </w:tcPr>
          <w:p w14:paraId="4DACF64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01DBEEF5"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55E992B3"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CADC6B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HTR-10</w:t>
            </w:r>
          </w:p>
        </w:tc>
        <w:tc>
          <w:tcPr>
            <w:tcW w:w="442" w:type="pct"/>
            <w:tcBorders>
              <w:top w:val="nil"/>
              <w:left w:val="nil"/>
              <w:bottom w:val="single" w:sz="8" w:space="0" w:color="auto"/>
              <w:right w:val="single" w:sz="8" w:space="0" w:color="auto"/>
            </w:tcBorders>
            <w:vAlign w:val="center"/>
            <w:hideMark/>
          </w:tcPr>
          <w:p w14:paraId="31AE98E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INET, Tsinghua University</w:t>
            </w:r>
          </w:p>
        </w:tc>
        <w:tc>
          <w:tcPr>
            <w:tcW w:w="607" w:type="pct"/>
            <w:tcBorders>
              <w:top w:val="nil"/>
              <w:left w:val="nil"/>
              <w:bottom w:val="single" w:sz="8" w:space="0" w:color="auto"/>
              <w:right w:val="single" w:sz="8" w:space="0" w:color="auto"/>
            </w:tcBorders>
            <w:noWrap/>
            <w:vAlign w:val="center"/>
            <w:hideMark/>
          </w:tcPr>
          <w:p w14:paraId="122CB82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58A168A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433919F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Combustible de partículas TRISO</w:t>
            </w:r>
          </w:p>
        </w:tc>
        <w:tc>
          <w:tcPr>
            <w:tcW w:w="735" w:type="pct"/>
            <w:tcBorders>
              <w:top w:val="nil"/>
              <w:left w:val="nil"/>
              <w:bottom w:val="single" w:sz="8" w:space="0" w:color="auto"/>
              <w:right w:val="single" w:sz="8" w:space="0" w:color="auto"/>
            </w:tcBorders>
            <w:noWrap/>
            <w:vAlign w:val="center"/>
            <w:hideMark/>
          </w:tcPr>
          <w:p w14:paraId="00A5511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17</w:t>
            </w:r>
          </w:p>
        </w:tc>
        <w:tc>
          <w:tcPr>
            <w:tcW w:w="436" w:type="pct"/>
            <w:tcBorders>
              <w:top w:val="nil"/>
              <w:left w:val="nil"/>
              <w:bottom w:val="single" w:sz="8" w:space="0" w:color="auto"/>
              <w:right w:val="single" w:sz="8" w:space="0" w:color="auto"/>
            </w:tcBorders>
            <w:noWrap/>
            <w:vAlign w:val="center"/>
            <w:hideMark/>
          </w:tcPr>
          <w:p w14:paraId="6125136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China</w:t>
            </w:r>
          </w:p>
        </w:tc>
        <w:tc>
          <w:tcPr>
            <w:tcW w:w="384" w:type="pct"/>
            <w:tcBorders>
              <w:top w:val="nil"/>
              <w:left w:val="nil"/>
              <w:bottom w:val="single" w:sz="8" w:space="0" w:color="auto"/>
              <w:right w:val="single" w:sz="8" w:space="0" w:color="auto"/>
            </w:tcBorders>
            <w:noWrap/>
            <w:vAlign w:val="center"/>
            <w:hideMark/>
          </w:tcPr>
          <w:p w14:paraId="6666692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En operación</w:t>
            </w:r>
          </w:p>
        </w:tc>
      </w:tr>
      <w:tr w:rsidR="00C040C8" w:rsidRPr="00C040C8" w14:paraId="6A2AA8F3"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6D6AE9EB"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99CD01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HTR50S</w:t>
            </w:r>
          </w:p>
        </w:tc>
        <w:tc>
          <w:tcPr>
            <w:tcW w:w="442" w:type="pct"/>
            <w:tcBorders>
              <w:top w:val="nil"/>
              <w:left w:val="nil"/>
              <w:bottom w:val="single" w:sz="8" w:space="0" w:color="auto"/>
              <w:right w:val="single" w:sz="8" w:space="0" w:color="auto"/>
            </w:tcBorders>
            <w:vAlign w:val="center"/>
            <w:hideMark/>
          </w:tcPr>
          <w:p w14:paraId="4FE6D1C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JAEA</w:t>
            </w:r>
          </w:p>
        </w:tc>
        <w:tc>
          <w:tcPr>
            <w:tcW w:w="607" w:type="pct"/>
            <w:tcBorders>
              <w:top w:val="nil"/>
              <w:left w:val="nil"/>
              <w:bottom w:val="single" w:sz="8" w:space="0" w:color="auto"/>
              <w:right w:val="single" w:sz="8" w:space="0" w:color="auto"/>
            </w:tcBorders>
            <w:noWrap/>
            <w:vAlign w:val="center"/>
            <w:hideMark/>
          </w:tcPr>
          <w:p w14:paraId="650987B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39A876E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0EE7878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 xml:space="preserve"> TRISO con recubrimiento cerámico</w:t>
            </w:r>
          </w:p>
        </w:tc>
        <w:tc>
          <w:tcPr>
            <w:tcW w:w="735" w:type="pct"/>
            <w:tcBorders>
              <w:top w:val="nil"/>
              <w:left w:val="nil"/>
              <w:bottom w:val="single" w:sz="8" w:space="0" w:color="auto"/>
              <w:right w:val="single" w:sz="8" w:space="0" w:color="auto"/>
            </w:tcBorders>
            <w:noWrap/>
            <w:vAlign w:val="center"/>
            <w:hideMark/>
          </w:tcPr>
          <w:p w14:paraId="6347955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5.9–9.4</w:t>
            </w:r>
          </w:p>
        </w:tc>
        <w:tc>
          <w:tcPr>
            <w:tcW w:w="436" w:type="pct"/>
            <w:tcBorders>
              <w:top w:val="nil"/>
              <w:left w:val="nil"/>
              <w:bottom w:val="single" w:sz="8" w:space="0" w:color="auto"/>
              <w:right w:val="single" w:sz="8" w:space="0" w:color="auto"/>
            </w:tcBorders>
            <w:noWrap/>
            <w:vAlign w:val="center"/>
            <w:hideMark/>
          </w:tcPr>
          <w:p w14:paraId="4C3A27FD"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15" w:author="Claude" w:date="2026-10-20T00:00:00Z">
              <w:r>
                <w:rPr>
                  <w:rFonts w:ascii="Arial" w:eastAsia="Times New Roman" w:hAnsi="Arial" w:cs="Arial"/>
                  <w:color w:val="000000"/>
                  <w:sz w:val="16"/>
                  <w:szCs w:val="16"/>
                </w:rPr>
                <w:delText xml:space="preserve">Japon</w:delText>
              </w:r>
            </w:del>
            <w:ins w:id="90216" w:author="Claude" w:date="2026-10-20T00:00:00Z">
              <w:r>
                <w:rPr>
                  <w:rFonts w:ascii="Arial" w:eastAsia="Times New Roman" w:hAnsi="Arial" w:cs="Arial"/>
                  <w:color w:val="000000"/>
                  <w:sz w:val="16"/>
                  <w:szCs w:val="16"/>
                </w:rPr>
                <w:t>Japón</w:t>
              </w:r>
            </w:ins>
          </w:p>
        </w:tc>
        <w:tc>
          <w:tcPr>
            <w:tcW w:w="384" w:type="pct"/>
            <w:tcBorders>
              <w:top w:val="nil"/>
              <w:left w:val="nil"/>
              <w:bottom w:val="single" w:sz="8" w:space="0" w:color="auto"/>
              <w:right w:val="single" w:sz="8" w:space="0" w:color="auto"/>
            </w:tcBorders>
            <w:noWrap/>
            <w:vAlign w:val="center"/>
            <w:hideMark/>
          </w:tcPr>
          <w:p w14:paraId="6E1D03E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05063853" w14:textId="77777777" w:rsidTr="00B07314">
        <w:trPr>
          <w:trHeight w:val="1032"/>
        </w:trPr>
        <w:tc>
          <w:tcPr>
            <w:tcW w:w="359" w:type="pct"/>
            <w:vMerge/>
            <w:tcBorders>
              <w:top w:val="nil"/>
              <w:left w:val="single" w:sz="8" w:space="0" w:color="auto"/>
              <w:bottom w:val="single" w:sz="8" w:space="0" w:color="000000"/>
              <w:right w:val="single" w:sz="8" w:space="0" w:color="auto"/>
            </w:tcBorders>
            <w:vAlign w:val="center"/>
            <w:hideMark/>
          </w:tcPr>
          <w:p w14:paraId="01A066C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1943E8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HTR-PM</w:t>
            </w:r>
          </w:p>
        </w:tc>
        <w:tc>
          <w:tcPr>
            <w:tcW w:w="442" w:type="pct"/>
            <w:tcBorders>
              <w:top w:val="nil"/>
              <w:left w:val="nil"/>
              <w:bottom w:val="single" w:sz="8" w:space="0" w:color="auto"/>
              <w:right w:val="single" w:sz="8" w:space="0" w:color="auto"/>
            </w:tcBorders>
            <w:vAlign w:val="center"/>
            <w:hideMark/>
          </w:tcPr>
          <w:p w14:paraId="2F2FB78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INET, Tsinghua University</w:t>
            </w:r>
          </w:p>
        </w:tc>
        <w:tc>
          <w:tcPr>
            <w:tcW w:w="607" w:type="pct"/>
            <w:tcBorders>
              <w:top w:val="nil"/>
              <w:left w:val="nil"/>
              <w:bottom w:val="single" w:sz="8" w:space="0" w:color="auto"/>
              <w:right w:val="single" w:sz="8" w:space="0" w:color="auto"/>
            </w:tcBorders>
            <w:noWrap/>
            <w:vAlign w:val="center"/>
            <w:hideMark/>
          </w:tcPr>
          <w:p w14:paraId="549FBBD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EF729B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3B07855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Elementos esféricos con combustible de partículas recubiertas</w:t>
            </w:r>
          </w:p>
        </w:tc>
        <w:tc>
          <w:tcPr>
            <w:tcW w:w="735" w:type="pct"/>
            <w:tcBorders>
              <w:top w:val="nil"/>
              <w:left w:val="nil"/>
              <w:bottom w:val="single" w:sz="8" w:space="0" w:color="auto"/>
              <w:right w:val="single" w:sz="8" w:space="0" w:color="auto"/>
            </w:tcBorders>
            <w:noWrap/>
            <w:vAlign w:val="center"/>
            <w:hideMark/>
          </w:tcPr>
          <w:p w14:paraId="2A93B8E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8.5</w:t>
            </w:r>
          </w:p>
        </w:tc>
        <w:tc>
          <w:tcPr>
            <w:tcW w:w="436" w:type="pct"/>
            <w:tcBorders>
              <w:top w:val="nil"/>
              <w:left w:val="nil"/>
              <w:bottom w:val="single" w:sz="8" w:space="0" w:color="auto"/>
              <w:right w:val="single" w:sz="8" w:space="0" w:color="auto"/>
            </w:tcBorders>
            <w:noWrap/>
            <w:vAlign w:val="center"/>
            <w:hideMark/>
          </w:tcPr>
          <w:p w14:paraId="0029E67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China</w:t>
            </w:r>
          </w:p>
        </w:tc>
        <w:tc>
          <w:tcPr>
            <w:tcW w:w="384" w:type="pct"/>
            <w:tcBorders>
              <w:top w:val="nil"/>
              <w:left w:val="nil"/>
              <w:bottom w:val="single" w:sz="8" w:space="0" w:color="auto"/>
              <w:right w:val="single" w:sz="8" w:space="0" w:color="auto"/>
            </w:tcBorders>
            <w:noWrap/>
            <w:vAlign w:val="center"/>
            <w:hideMark/>
          </w:tcPr>
          <w:p w14:paraId="627A331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En operación</w:t>
            </w:r>
          </w:p>
        </w:tc>
      </w:tr>
      <w:tr w:rsidR="00C040C8" w:rsidRPr="00C040C8" w14:paraId="66EED415"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5AAB708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E09344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HTTR</w:t>
            </w:r>
          </w:p>
        </w:tc>
        <w:tc>
          <w:tcPr>
            <w:tcW w:w="442" w:type="pct"/>
            <w:tcBorders>
              <w:top w:val="nil"/>
              <w:left w:val="nil"/>
              <w:bottom w:val="single" w:sz="8" w:space="0" w:color="auto"/>
              <w:right w:val="single" w:sz="8" w:space="0" w:color="auto"/>
            </w:tcBorders>
            <w:vAlign w:val="center"/>
            <w:hideMark/>
          </w:tcPr>
          <w:p w14:paraId="4228437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JAEA</w:t>
            </w:r>
          </w:p>
        </w:tc>
        <w:tc>
          <w:tcPr>
            <w:tcW w:w="607" w:type="pct"/>
            <w:tcBorders>
              <w:top w:val="nil"/>
              <w:left w:val="nil"/>
              <w:bottom w:val="single" w:sz="8" w:space="0" w:color="auto"/>
              <w:right w:val="single" w:sz="8" w:space="0" w:color="auto"/>
            </w:tcBorders>
            <w:noWrap/>
            <w:vAlign w:val="center"/>
            <w:hideMark/>
          </w:tcPr>
          <w:p w14:paraId="1DB10FD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2CB8616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387D60C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 xml:space="preserve"> TRISO con recubrimiento cerámico</w:t>
            </w:r>
          </w:p>
        </w:tc>
        <w:tc>
          <w:tcPr>
            <w:tcW w:w="735" w:type="pct"/>
            <w:tcBorders>
              <w:top w:val="nil"/>
              <w:left w:val="nil"/>
              <w:bottom w:val="single" w:sz="8" w:space="0" w:color="auto"/>
              <w:right w:val="single" w:sz="8" w:space="0" w:color="auto"/>
            </w:tcBorders>
            <w:noWrap/>
            <w:vAlign w:val="center"/>
            <w:hideMark/>
          </w:tcPr>
          <w:p w14:paraId="3CF72450"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03" w:author="Claude" w:date="2026-10-20T00:00:00Z">
              <w:r>
                <w:rPr>
                  <w:rFonts w:ascii="Arial" w:eastAsia="Times New Roman" w:hAnsi="Arial" w:cs="Arial"/>
                  <w:color w:val="000000"/>
                  <w:sz w:val="16"/>
                  <w:szCs w:val="16"/>
                </w:rPr>
                <w:delText xml:space="preserve">03–oct</w:delText>
              </w:r>
            </w:del>
            <w:ins w:id="90204" w:author="Claude" w:date="2026-10-20T00:00:00Z">
              <w:r>
                <w:rPr>
                  <w:rFonts w:ascii="Arial" w:eastAsia="Times New Roman" w:hAnsi="Arial" w:cs="Arial"/>
                  <w:color w:val="000000"/>
                  <w:sz w:val="16"/>
                  <w:szCs w:val="16"/>
                </w:rPr>
                <w:t>3–10</w:t>
              </w:r>
            </w:ins>
          </w:p>
        </w:tc>
        <w:tc>
          <w:tcPr>
            <w:tcW w:w="436" w:type="pct"/>
            <w:tcBorders>
              <w:top w:val="nil"/>
              <w:left w:val="nil"/>
              <w:bottom w:val="single" w:sz="8" w:space="0" w:color="auto"/>
              <w:right w:val="single" w:sz="8" w:space="0" w:color="auto"/>
            </w:tcBorders>
            <w:noWrap/>
            <w:vAlign w:val="center"/>
            <w:hideMark/>
          </w:tcPr>
          <w:p w14:paraId="7038DF5C"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17" w:author="Claude" w:date="2026-10-20T00:00:00Z">
              <w:r>
                <w:rPr>
                  <w:rFonts w:ascii="Arial" w:eastAsia="Times New Roman" w:hAnsi="Arial" w:cs="Arial"/>
                  <w:color w:val="000000"/>
                  <w:sz w:val="16"/>
                  <w:szCs w:val="16"/>
                </w:rPr>
                <w:delText xml:space="preserve">Japon</w:delText>
              </w:r>
            </w:del>
            <w:ins w:id="90218" w:author="Claude" w:date="2026-10-20T00:00:00Z">
              <w:r>
                <w:rPr>
                  <w:rFonts w:ascii="Arial" w:eastAsia="Times New Roman" w:hAnsi="Arial" w:cs="Arial"/>
                  <w:color w:val="000000"/>
                  <w:sz w:val="16"/>
                  <w:szCs w:val="16"/>
                </w:rPr>
                <w:t>Japón</w:t>
              </w:r>
            </w:ins>
          </w:p>
        </w:tc>
        <w:tc>
          <w:tcPr>
            <w:tcW w:w="384" w:type="pct"/>
            <w:tcBorders>
              <w:top w:val="nil"/>
              <w:left w:val="nil"/>
              <w:bottom w:val="single" w:sz="8" w:space="0" w:color="auto"/>
              <w:right w:val="single" w:sz="8" w:space="0" w:color="auto"/>
            </w:tcBorders>
            <w:noWrap/>
            <w:vAlign w:val="center"/>
            <w:hideMark/>
          </w:tcPr>
          <w:p w14:paraId="50DDC581"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35" w:author="Claude" w:date="2026-10-20T00:00:00Z">
              <w:r>
                <w:rPr>
                  <w:rFonts w:ascii="Arial" w:eastAsia="Times New Roman" w:hAnsi="Arial" w:cs="Arial"/>
                  <w:color w:val="000000"/>
                  <w:sz w:val="16"/>
                  <w:szCs w:val="16"/>
                </w:rPr>
                <w:delText xml:space="preserve">En opereación</w:delText>
              </w:r>
            </w:del>
            <w:ins w:id="90236" w:author="Claude" w:date="2026-10-20T00:00:00Z">
              <w:r>
                <w:rPr>
                  <w:rFonts w:ascii="Arial" w:eastAsia="Times New Roman" w:hAnsi="Arial" w:cs="Arial"/>
                  <w:color w:val="000000"/>
                  <w:sz w:val="16"/>
                  <w:szCs w:val="16"/>
                </w:rPr>
                <w:t>En operación</w:t>
              </w:r>
            </w:ins>
          </w:p>
        </w:tc>
      </w:tr>
      <w:tr w:rsidR="00C040C8" w:rsidRPr="00C040C8" w14:paraId="2BA9BD80" w14:textId="77777777" w:rsidTr="00B07314">
        <w:trPr>
          <w:trHeight w:val="1440"/>
        </w:trPr>
        <w:tc>
          <w:tcPr>
            <w:tcW w:w="359" w:type="pct"/>
            <w:vMerge/>
            <w:tcBorders>
              <w:top w:val="nil"/>
              <w:left w:val="single" w:sz="8" w:space="0" w:color="auto"/>
              <w:bottom w:val="single" w:sz="8" w:space="0" w:color="000000"/>
              <w:right w:val="single" w:sz="8" w:space="0" w:color="auto"/>
            </w:tcBorders>
            <w:vAlign w:val="center"/>
            <w:hideMark/>
          </w:tcPr>
          <w:p w14:paraId="734B0AE2"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0ED777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MHR-100</w:t>
            </w:r>
          </w:p>
        </w:tc>
        <w:tc>
          <w:tcPr>
            <w:tcW w:w="442" w:type="pct"/>
            <w:tcBorders>
              <w:top w:val="nil"/>
              <w:left w:val="nil"/>
              <w:bottom w:val="single" w:sz="8" w:space="0" w:color="auto"/>
              <w:right w:val="single" w:sz="8" w:space="0" w:color="auto"/>
            </w:tcBorders>
            <w:vAlign w:val="center"/>
            <w:hideMark/>
          </w:tcPr>
          <w:p w14:paraId="510CD15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73C7F0E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58711F1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06C27B1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Bloques prismáticos hexagonales de grafito con combustible de partículas recubiertas</w:t>
            </w:r>
          </w:p>
        </w:tc>
        <w:tc>
          <w:tcPr>
            <w:tcW w:w="735" w:type="pct"/>
            <w:tcBorders>
              <w:top w:val="nil"/>
              <w:left w:val="nil"/>
              <w:bottom w:val="single" w:sz="8" w:space="0" w:color="auto"/>
              <w:right w:val="single" w:sz="8" w:space="0" w:color="auto"/>
            </w:tcBorders>
            <w:noWrap/>
            <w:vAlign w:val="center"/>
            <w:hideMark/>
          </w:tcPr>
          <w:p w14:paraId="6DF9E57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26E60A7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622B214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293F5C1E" w14:textId="77777777" w:rsidTr="00B07314">
        <w:trPr>
          <w:trHeight w:val="828"/>
        </w:trPr>
        <w:tc>
          <w:tcPr>
            <w:tcW w:w="359" w:type="pct"/>
            <w:vMerge/>
            <w:tcBorders>
              <w:top w:val="nil"/>
              <w:left w:val="single" w:sz="8" w:space="0" w:color="auto"/>
              <w:bottom w:val="single" w:sz="8" w:space="0" w:color="000000"/>
              <w:right w:val="single" w:sz="8" w:space="0" w:color="auto"/>
            </w:tcBorders>
            <w:vAlign w:val="center"/>
            <w:hideMark/>
          </w:tcPr>
          <w:p w14:paraId="29D79D43"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FB8CAF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MHR-T</w:t>
            </w:r>
          </w:p>
        </w:tc>
        <w:tc>
          <w:tcPr>
            <w:tcW w:w="442" w:type="pct"/>
            <w:tcBorders>
              <w:top w:val="nil"/>
              <w:left w:val="nil"/>
              <w:bottom w:val="single" w:sz="8" w:space="0" w:color="auto"/>
              <w:right w:val="single" w:sz="8" w:space="0" w:color="auto"/>
            </w:tcBorders>
            <w:vAlign w:val="center"/>
            <w:hideMark/>
          </w:tcPr>
          <w:p w14:paraId="7F4E2A7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JSC Afrikantov OKBM</w:t>
            </w:r>
          </w:p>
        </w:tc>
        <w:tc>
          <w:tcPr>
            <w:tcW w:w="607" w:type="pct"/>
            <w:tcBorders>
              <w:top w:val="nil"/>
              <w:left w:val="nil"/>
              <w:bottom w:val="single" w:sz="8" w:space="0" w:color="auto"/>
              <w:right w:val="single" w:sz="8" w:space="0" w:color="auto"/>
            </w:tcBorders>
            <w:noWrap/>
            <w:vAlign w:val="center"/>
            <w:hideMark/>
          </w:tcPr>
          <w:p w14:paraId="74C0B3F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1FC4A0D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555AFBB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Combustible de partículas recubiertas en compactos</w:t>
            </w:r>
          </w:p>
        </w:tc>
        <w:tc>
          <w:tcPr>
            <w:tcW w:w="735" w:type="pct"/>
            <w:tcBorders>
              <w:top w:val="nil"/>
              <w:left w:val="nil"/>
              <w:bottom w:val="single" w:sz="8" w:space="0" w:color="auto"/>
              <w:right w:val="single" w:sz="8" w:space="0" w:color="auto"/>
            </w:tcBorders>
            <w:noWrap/>
            <w:vAlign w:val="center"/>
            <w:hideMark/>
          </w:tcPr>
          <w:p w14:paraId="1E76C03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4CB8F50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6E9D728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1E3E6EBF" w14:textId="77777777" w:rsidTr="00B07314">
        <w:trPr>
          <w:trHeight w:val="1032"/>
        </w:trPr>
        <w:tc>
          <w:tcPr>
            <w:tcW w:w="359" w:type="pct"/>
            <w:vMerge/>
            <w:tcBorders>
              <w:top w:val="nil"/>
              <w:left w:val="single" w:sz="8" w:space="0" w:color="auto"/>
              <w:bottom w:val="single" w:sz="8" w:space="0" w:color="000000"/>
              <w:right w:val="single" w:sz="8" w:space="0" w:color="auto"/>
            </w:tcBorders>
            <w:vAlign w:val="center"/>
            <w:hideMark/>
          </w:tcPr>
          <w:p w14:paraId="7EBDB1D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E5CF8E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PeLUIt-40</w:t>
            </w:r>
          </w:p>
        </w:tc>
        <w:tc>
          <w:tcPr>
            <w:tcW w:w="442" w:type="pct"/>
            <w:tcBorders>
              <w:top w:val="nil"/>
              <w:left w:val="nil"/>
              <w:bottom w:val="single" w:sz="8" w:space="0" w:color="auto"/>
              <w:right w:val="single" w:sz="8" w:space="0" w:color="auto"/>
            </w:tcBorders>
            <w:vAlign w:val="center"/>
            <w:hideMark/>
          </w:tcPr>
          <w:p w14:paraId="5FC651F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BRIN</w:t>
            </w:r>
          </w:p>
        </w:tc>
        <w:tc>
          <w:tcPr>
            <w:tcW w:w="607" w:type="pct"/>
            <w:tcBorders>
              <w:top w:val="nil"/>
              <w:left w:val="nil"/>
              <w:bottom w:val="single" w:sz="8" w:space="0" w:color="auto"/>
              <w:right w:val="single" w:sz="8" w:space="0" w:color="auto"/>
            </w:tcBorders>
            <w:noWrap/>
            <w:vAlign w:val="center"/>
            <w:hideMark/>
          </w:tcPr>
          <w:p w14:paraId="564387E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77C2CAC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06EAA7F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Elementos esféricos con combustible de partículas recubiertas</w:t>
            </w:r>
          </w:p>
        </w:tc>
        <w:tc>
          <w:tcPr>
            <w:tcW w:w="735" w:type="pct"/>
            <w:tcBorders>
              <w:top w:val="nil"/>
              <w:left w:val="nil"/>
              <w:bottom w:val="single" w:sz="8" w:space="0" w:color="auto"/>
              <w:right w:val="single" w:sz="8" w:space="0" w:color="auto"/>
            </w:tcBorders>
            <w:noWrap/>
            <w:vAlign w:val="center"/>
            <w:hideMark/>
          </w:tcPr>
          <w:p w14:paraId="733A568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17</w:t>
            </w:r>
          </w:p>
        </w:tc>
        <w:tc>
          <w:tcPr>
            <w:tcW w:w="436" w:type="pct"/>
            <w:tcBorders>
              <w:top w:val="nil"/>
              <w:left w:val="nil"/>
              <w:bottom w:val="single" w:sz="8" w:space="0" w:color="auto"/>
              <w:right w:val="single" w:sz="8" w:space="0" w:color="auto"/>
            </w:tcBorders>
            <w:noWrap/>
            <w:vAlign w:val="center"/>
            <w:hideMark/>
          </w:tcPr>
          <w:p w14:paraId="2015F11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Indonesia</w:t>
            </w:r>
          </w:p>
        </w:tc>
        <w:tc>
          <w:tcPr>
            <w:tcW w:w="384" w:type="pct"/>
            <w:tcBorders>
              <w:top w:val="nil"/>
              <w:left w:val="nil"/>
              <w:bottom w:val="single" w:sz="8" w:space="0" w:color="auto"/>
              <w:right w:val="single" w:sz="8" w:space="0" w:color="auto"/>
            </w:tcBorders>
            <w:noWrap/>
            <w:vAlign w:val="center"/>
            <w:hideMark/>
          </w:tcPr>
          <w:p w14:paraId="04CF42B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514F0C5E"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5C2B652F"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7D5A71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Xe-100</w:t>
            </w:r>
          </w:p>
        </w:tc>
        <w:tc>
          <w:tcPr>
            <w:tcW w:w="442" w:type="pct"/>
            <w:tcBorders>
              <w:top w:val="nil"/>
              <w:left w:val="nil"/>
              <w:bottom w:val="single" w:sz="8" w:space="0" w:color="auto"/>
              <w:right w:val="single" w:sz="8" w:space="0" w:color="auto"/>
            </w:tcBorders>
            <w:vAlign w:val="center"/>
            <w:hideMark/>
          </w:tcPr>
          <w:p w14:paraId="2A77461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X-Energy LLC</w:t>
            </w:r>
          </w:p>
        </w:tc>
        <w:tc>
          <w:tcPr>
            <w:tcW w:w="607" w:type="pct"/>
            <w:tcBorders>
              <w:top w:val="nil"/>
              <w:left w:val="nil"/>
              <w:bottom w:val="single" w:sz="8" w:space="0" w:color="auto"/>
              <w:right w:val="single" w:sz="8" w:space="0" w:color="auto"/>
            </w:tcBorders>
            <w:noWrap/>
            <w:vAlign w:val="center"/>
            <w:hideMark/>
          </w:tcPr>
          <w:p w14:paraId="3CC7BC9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5599B79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0525803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UCO TRISO</w:t>
            </w:r>
          </w:p>
        </w:tc>
        <w:tc>
          <w:tcPr>
            <w:tcW w:w="735" w:type="pct"/>
            <w:tcBorders>
              <w:top w:val="nil"/>
              <w:left w:val="nil"/>
              <w:bottom w:val="single" w:sz="8" w:space="0" w:color="auto"/>
              <w:right w:val="single" w:sz="8" w:space="0" w:color="auto"/>
            </w:tcBorders>
            <w:noWrap/>
            <w:vAlign w:val="center"/>
            <w:hideMark/>
          </w:tcPr>
          <w:p w14:paraId="0AB5703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15.5</w:t>
            </w:r>
          </w:p>
        </w:tc>
        <w:tc>
          <w:tcPr>
            <w:tcW w:w="436" w:type="pct"/>
            <w:tcBorders>
              <w:top w:val="nil"/>
              <w:left w:val="nil"/>
              <w:bottom w:val="single" w:sz="8" w:space="0" w:color="auto"/>
              <w:right w:val="single" w:sz="8" w:space="0" w:color="auto"/>
            </w:tcBorders>
            <w:noWrap/>
            <w:vAlign w:val="center"/>
            <w:hideMark/>
          </w:tcPr>
          <w:p w14:paraId="6D9EAF7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7BBE5EF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0A6E97B8" w14:textId="77777777" w:rsidTr="00B07314">
        <w:trPr>
          <w:trHeight w:val="420"/>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609A40BF" w14:textId="77777777" w:rsidR="00C040C8" w:rsidRPr="00C040C8" w:rsidRDefault="00C040C8" w:rsidP="00C040C8">
            <w:pPr>
              <w:spacing w:after="0" w:line="240" w:lineRule="auto"/>
              <w:jc w:val="center"/>
              <w:rPr>
                <w:rFonts w:ascii="Arial" w:eastAsia="Times New Roman" w:hAnsi="Arial" w:cs="Arial"/>
                <w:b/>
                <w:bCs/>
                <w:color w:val="000000"/>
                <w:sz w:val="16"/>
                <w:szCs w:val="16"/>
                <w:lang w:val="en-US"/>
              </w:rPr>
            </w:pPr>
            <w:r>
              <w:rPr>
                <w:rFonts w:ascii="Arial" w:eastAsia="Times New Roman" w:hAnsi="Arial" w:cs="Arial"/>
                <w:b/>
                <w:bCs/>
                <w:color w:val="000000"/>
                <w:sz w:val="16"/>
                <w:szCs w:val="16"/>
                <w:lang w:val="en-US"/>
              </w:rPr>
              <w:t>LIQUID METAL COOLED FAST NEUTRON SPECTRUM</w:t>
            </w:r>
          </w:p>
        </w:tc>
        <w:tc>
          <w:tcPr>
            <w:tcW w:w="668" w:type="pct"/>
            <w:tcBorders>
              <w:top w:val="nil"/>
              <w:left w:val="nil"/>
              <w:bottom w:val="single" w:sz="8" w:space="0" w:color="auto"/>
              <w:right w:val="single" w:sz="8" w:space="0" w:color="auto"/>
            </w:tcBorders>
            <w:noWrap/>
            <w:vAlign w:val="center"/>
            <w:hideMark/>
          </w:tcPr>
          <w:p w14:paraId="18B2CDF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4S</w:t>
            </w:r>
          </w:p>
        </w:tc>
        <w:tc>
          <w:tcPr>
            <w:tcW w:w="442" w:type="pct"/>
            <w:tcBorders>
              <w:top w:val="nil"/>
              <w:left w:val="nil"/>
              <w:bottom w:val="single" w:sz="8" w:space="0" w:color="auto"/>
              <w:right w:val="single" w:sz="8" w:space="0" w:color="auto"/>
            </w:tcBorders>
            <w:vAlign w:val="center"/>
            <w:hideMark/>
          </w:tcPr>
          <w:p w14:paraId="1E94F3E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Toshiba Corporation</w:t>
            </w:r>
          </w:p>
        </w:tc>
        <w:tc>
          <w:tcPr>
            <w:tcW w:w="607" w:type="pct"/>
            <w:tcBorders>
              <w:top w:val="nil"/>
              <w:left w:val="nil"/>
              <w:bottom w:val="single" w:sz="8" w:space="0" w:color="auto"/>
              <w:right w:val="single" w:sz="8" w:space="0" w:color="auto"/>
            </w:tcBorders>
            <w:noWrap/>
            <w:vAlign w:val="center"/>
            <w:hideMark/>
          </w:tcPr>
          <w:p w14:paraId="535E612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LMFR</w:t>
            </w:r>
          </w:p>
        </w:tc>
        <w:tc>
          <w:tcPr>
            <w:tcW w:w="710" w:type="pct"/>
            <w:tcBorders>
              <w:top w:val="nil"/>
              <w:left w:val="nil"/>
              <w:bottom w:val="single" w:sz="8" w:space="0" w:color="auto"/>
              <w:right w:val="single" w:sz="8" w:space="0" w:color="auto"/>
            </w:tcBorders>
            <w:vAlign w:val="center"/>
            <w:hideMark/>
          </w:tcPr>
          <w:p w14:paraId="66C0F1E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Sodio</w:t>
            </w:r>
          </w:p>
        </w:tc>
        <w:tc>
          <w:tcPr>
            <w:tcW w:w="659" w:type="pct"/>
            <w:tcBorders>
              <w:top w:val="nil"/>
              <w:left w:val="nil"/>
              <w:bottom w:val="single" w:sz="8" w:space="0" w:color="auto"/>
              <w:right w:val="single" w:sz="8" w:space="0" w:color="auto"/>
            </w:tcBorders>
            <w:vAlign w:val="center"/>
            <w:hideMark/>
          </w:tcPr>
          <w:p w14:paraId="130CE64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Aleación U–Zr</w:t>
            </w:r>
          </w:p>
        </w:tc>
        <w:tc>
          <w:tcPr>
            <w:tcW w:w="735" w:type="pct"/>
            <w:tcBorders>
              <w:top w:val="nil"/>
              <w:left w:val="nil"/>
              <w:bottom w:val="single" w:sz="8" w:space="0" w:color="auto"/>
              <w:right w:val="single" w:sz="8" w:space="0" w:color="auto"/>
            </w:tcBorders>
            <w:noWrap/>
            <w:vAlign w:val="center"/>
            <w:hideMark/>
          </w:tcPr>
          <w:p w14:paraId="70EA6CC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&lt;20</w:t>
            </w:r>
          </w:p>
        </w:tc>
        <w:tc>
          <w:tcPr>
            <w:tcW w:w="436" w:type="pct"/>
            <w:tcBorders>
              <w:top w:val="nil"/>
              <w:left w:val="nil"/>
              <w:bottom w:val="single" w:sz="8" w:space="0" w:color="auto"/>
              <w:right w:val="single" w:sz="8" w:space="0" w:color="auto"/>
            </w:tcBorders>
            <w:noWrap/>
            <w:vAlign w:val="center"/>
            <w:hideMark/>
          </w:tcPr>
          <w:p w14:paraId="6C5C29B1"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19" w:author="Claude" w:date="2026-10-20T00:00:00Z">
              <w:r>
                <w:rPr>
                  <w:rFonts w:ascii="Arial" w:eastAsia="Times New Roman" w:hAnsi="Arial" w:cs="Arial"/>
                  <w:color w:val="000000"/>
                  <w:sz w:val="16"/>
                  <w:szCs w:val="16"/>
                </w:rPr>
                <w:delText xml:space="preserve">Japon</w:delText>
              </w:r>
            </w:del>
            <w:ins w:id="90220" w:author="Claude" w:date="2026-10-20T00:00:00Z">
              <w:r>
                <w:rPr>
                  <w:rFonts w:ascii="Arial" w:eastAsia="Times New Roman" w:hAnsi="Arial" w:cs="Arial"/>
                  <w:color w:val="000000"/>
                  <w:sz w:val="16"/>
                  <w:szCs w:val="16"/>
                </w:rPr>
                <w:t>Japón</w:t>
              </w:r>
            </w:ins>
          </w:p>
        </w:tc>
        <w:tc>
          <w:tcPr>
            <w:tcW w:w="384" w:type="pct"/>
            <w:tcBorders>
              <w:top w:val="nil"/>
              <w:left w:val="nil"/>
              <w:bottom w:val="single" w:sz="8" w:space="0" w:color="auto"/>
              <w:right w:val="single" w:sz="8" w:space="0" w:color="auto"/>
            </w:tcBorders>
            <w:noWrap/>
            <w:vAlign w:val="center"/>
            <w:hideMark/>
          </w:tcPr>
          <w:p w14:paraId="26B8610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451EC095"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4FBF2956"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3A1AA9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ARC-100</w:t>
            </w:r>
          </w:p>
        </w:tc>
        <w:tc>
          <w:tcPr>
            <w:tcW w:w="442" w:type="pct"/>
            <w:tcBorders>
              <w:top w:val="nil"/>
              <w:left w:val="nil"/>
              <w:bottom w:val="single" w:sz="8" w:space="0" w:color="auto"/>
              <w:right w:val="single" w:sz="8" w:space="0" w:color="auto"/>
            </w:tcBorders>
            <w:vAlign w:val="center"/>
            <w:hideMark/>
          </w:tcPr>
          <w:p w14:paraId="1C1B828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ARC Nuclear Canada, Inc.</w:t>
            </w:r>
          </w:p>
        </w:tc>
        <w:tc>
          <w:tcPr>
            <w:tcW w:w="607" w:type="pct"/>
            <w:tcBorders>
              <w:top w:val="nil"/>
              <w:left w:val="nil"/>
              <w:bottom w:val="single" w:sz="8" w:space="0" w:color="auto"/>
              <w:right w:val="single" w:sz="8" w:space="0" w:color="auto"/>
            </w:tcBorders>
            <w:noWrap/>
            <w:vAlign w:val="center"/>
            <w:hideMark/>
          </w:tcPr>
          <w:p w14:paraId="666C77E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Sodium-cooled</w:t>
            </w:r>
          </w:p>
        </w:tc>
        <w:tc>
          <w:tcPr>
            <w:tcW w:w="710" w:type="pct"/>
            <w:tcBorders>
              <w:top w:val="nil"/>
              <w:left w:val="nil"/>
              <w:bottom w:val="single" w:sz="8" w:space="0" w:color="auto"/>
              <w:right w:val="single" w:sz="8" w:space="0" w:color="auto"/>
            </w:tcBorders>
            <w:vAlign w:val="center"/>
            <w:hideMark/>
          </w:tcPr>
          <w:p w14:paraId="6A40852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Sodio</w:t>
            </w:r>
          </w:p>
        </w:tc>
        <w:tc>
          <w:tcPr>
            <w:tcW w:w="659" w:type="pct"/>
            <w:tcBorders>
              <w:top w:val="nil"/>
              <w:left w:val="nil"/>
              <w:bottom w:val="single" w:sz="8" w:space="0" w:color="auto"/>
              <w:right w:val="single" w:sz="8" w:space="0" w:color="auto"/>
            </w:tcBorders>
            <w:vAlign w:val="center"/>
            <w:hideMark/>
          </w:tcPr>
          <w:p w14:paraId="483FFCE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Aleación U–Zr</w:t>
            </w:r>
          </w:p>
        </w:tc>
        <w:tc>
          <w:tcPr>
            <w:tcW w:w="735" w:type="pct"/>
            <w:tcBorders>
              <w:top w:val="nil"/>
              <w:left w:val="nil"/>
              <w:bottom w:val="single" w:sz="8" w:space="0" w:color="auto"/>
              <w:right w:val="single" w:sz="8" w:space="0" w:color="auto"/>
            </w:tcBorders>
            <w:noWrap/>
            <w:vAlign w:val="center"/>
            <w:hideMark/>
          </w:tcPr>
          <w:p w14:paraId="59D639C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13.1</w:t>
            </w:r>
          </w:p>
        </w:tc>
        <w:tc>
          <w:tcPr>
            <w:tcW w:w="436" w:type="pct"/>
            <w:tcBorders>
              <w:top w:val="nil"/>
              <w:left w:val="nil"/>
              <w:bottom w:val="single" w:sz="8" w:space="0" w:color="auto"/>
              <w:right w:val="single" w:sz="8" w:space="0" w:color="auto"/>
            </w:tcBorders>
            <w:noWrap/>
            <w:vAlign w:val="center"/>
            <w:hideMark/>
          </w:tcPr>
          <w:p w14:paraId="0A737DE8"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29" w:author="Claude" w:date="2026-10-20T00:00:00Z">
              <w:r>
                <w:rPr>
                  <w:rFonts w:ascii="Arial" w:eastAsia="Times New Roman" w:hAnsi="Arial" w:cs="Arial"/>
                  <w:color w:val="000000"/>
                  <w:sz w:val="16"/>
                  <w:szCs w:val="16"/>
                </w:rPr>
                <w:delText xml:space="preserve">Canada</w:delText>
              </w:r>
            </w:del>
            <w:ins w:id="90230" w:author="Claude" w:date="2026-10-20T00:00:00Z">
              <w:r>
                <w:rPr>
                  <w:rFonts w:ascii="Arial" w:eastAsia="Times New Roman" w:hAnsi="Arial" w:cs="Arial"/>
                  <w:color w:val="000000"/>
                  <w:sz w:val="16"/>
                  <w:szCs w:val="16"/>
                </w:rPr>
                <w:t>Canadá</w:t>
              </w:r>
            </w:ins>
          </w:p>
        </w:tc>
        <w:tc>
          <w:tcPr>
            <w:tcW w:w="384" w:type="pct"/>
            <w:tcBorders>
              <w:top w:val="nil"/>
              <w:left w:val="nil"/>
              <w:bottom w:val="single" w:sz="8" w:space="0" w:color="auto"/>
              <w:right w:val="single" w:sz="8" w:space="0" w:color="auto"/>
            </w:tcBorders>
            <w:noWrap/>
            <w:vAlign w:val="center"/>
            <w:hideMark/>
          </w:tcPr>
          <w:p w14:paraId="0BB1F55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142F803A"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47CEFF20"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B1E572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Blue Capsule</w:t>
            </w:r>
          </w:p>
        </w:tc>
        <w:tc>
          <w:tcPr>
            <w:tcW w:w="442" w:type="pct"/>
            <w:tcBorders>
              <w:top w:val="nil"/>
              <w:left w:val="nil"/>
              <w:bottom w:val="single" w:sz="8" w:space="0" w:color="auto"/>
              <w:right w:val="single" w:sz="8" w:space="0" w:color="auto"/>
            </w:tcBorders>
            <w:vAlign w:val="center"/>
            <w:hideMark/>
          </w:tcPr>
          <w:p w14:paraId="0602358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Blue capsule technology</w:t>
            </w:r>
          </w:p>
        </w:tc>
        <w:tc>
          <w:tcPr>
            <w:tcW w:w="607" w:type="pct"/>
            <w:tcBorders>
              <w:top w:val="nil"/>
              <w:left w:val="nil"/>
              <w:bottom w:val="single" w:sz="8" w:space="0" w:color="auto"/>
              <w:right w:val="single" w:sz="8" w:space="0" w:color="auto"/>
            </w:tcBorders>
            <w:noWrap/>
            <w:vAlign w:val="center"/>
            <w:hideMark/>
          </w:tcPr>
          <w:p w14:paraId="1DCD600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Sodium-cooled</w:t>
            </w:r>
          </w:p>
        </w:tc>
        <w:tc>
          <w:tcPr>
            <w:tcW w:w="710" w:type="pct"/>
            <w:tcBorders>
              <w:top w:val="nil"/>
              <w:left w:val="nil"/>
              <w:bottom w:val="single" w:sz="8" w:space="0" w:color="auto"/>
              <w:right w:val="single" w:sz="8" w:space="0" w:color="auto"/>
            </w:tcBorders>
            <w:vAlign w:val="center"/>
            <w:hideMark/>
          </w:tcPr>
          <w:p w14:paraId="6AE9C56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Sodio / Grafito</w:t>
            </w:r>
          </w:p>
        </w:tc>
        <w:tc>
          <w:tcPr>
            <w:tcW w:w="659" w:type="pct"/>
            <w:tcBorders>
              <w:top w:val="nil"/>
              <w:left w:val="nil"/>
              <w:bottom w:val="single" w:sz="8" w:space="0" w:color="auto"/>
              <w:right w:val="single" w:sz="8" w:space="0" w:color="auto"/>
            </w:tcBorders>
            <w:vAlign w:val="center"/>
            <w:hideMark/>
          </w:tcPr>
          <w:p w14:paraId="254710F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TRISO con núcleo de UO</w:t>
            </w:r>
            <w:r>
              <w:rPr>
                <w:rFonts w:ascii="Cambria Math" w:eastAsia="Times New Roman" w:hAnsi="Cambria Math" w:cs="Cambria Math"/>
                <w:color w:val="000000"/>
                <w:sz w:val="16"/>
                <w:szCs w:val="16"/>
              </w:rPr>
              <w:t>₂</w:t>
            </w:r>
          </w:p>
        </w:tc>
        <w:tc>
          <w:tcPr>
            <w:tcW w:w="735" w:type="pct"/>
            <w:tcBorders>
              <w:top w:val="nil"/>
              <w:left w:val="nil"/>
              <w:bottom w:val="single" w:sz="8" w:space="0" w:color="auto"/>
              <w:right w:val="single" w:sz="8" w:space="0" w:color="auto"/>
            </w:tcBorders>
            <w:noWrap/>
            <w:vAlign w:val="center"/>
            <w:hideMark/>
          </w:tcPr>
          <w:p w14:paraId="3262495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0.05</w:t>
            </w:r>
          </w:p>
        </w:tc>
        <w:tc>
          <w:tcPr>
            <w:tcW w:w="436" w:type="pct"/>
            <w:tcBorders>
              <w:top w:val="nil"/>
              <w:left w:val="nil"/>
              <w:bottom w:val="single" w:sz="8" w:space="0" w:color="auto"/>
              <w:right w:val="single" w:sz="8" w:space="0" w:color="auto"/>
            </w:tcBorders>
            <w:noWrap/>
            <w:vAlign w:val="center"/>
            <w:hideMark/>
          </w:tcPr>
          <w:p w14:paraId="7FA378B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3D5C2CC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6BF72FB2"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7D56FD0B"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D36963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BREST-OD-</w:t>
            </w:r>
          </w:p>
        </w:tc>
        <w:tc>
          <w:tcPr>
            <w:tcW w:w="442" w:type="pct"/>
            <w:tcBorders>
              <w:top w:val="nil"/>
              <w:left w:val="nil"/>
              <w:bottom w:val="single" w:sz="8" w:space="0" w:color="auto"/>
              <w:right w:val="single" w:sz="8" w:space="0" w:color="auto"/>
            </w:tcBorders>
            <w:vAlign w:val="center"/>
            <w:hideMark/>
          </w:tcPr>
          <w:p w14:paraId="022E9D1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NIKIET</w:t>
            </w:r>
          </w:p>
        </w:tc>
        <w:tc>
          <w:tcPr>
            <w:tcW w:w="607" w:type="pct"/>
            <w:tcBorders>
              <w:top w:val="nil"/>
              <w:left w:val="nil"/>
              <w:bottom w:val="single" w:sz="8" w:space="0" w:color="auto"/>
              <w:right w:val="single" w:sz="8" w:space="0" w:color="auto"/>
            </w:tcBorders>
            <w:noWrap/>
            <w:vAlign w:val="center"/>
            <w:hideMark/>
          </w:tcPr>
          <w:p w14:paraId="514E648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Lead-cooled</w:t>
            </w:r>
          </w:p>
        </w:tc>
        <w:tc>
          <w:tcPr>
            <w:tcW w:w="710" w:type="pct"/>
            <w:tcBorders>
              <w:top w:val="nil"/>
              <w:left w:val="nil"/>
              <w:bottom w:val="single" w:sz="8" w:space="0" w:color="auto"/>
              <w:right w:val="single" w:sz="8" w:space="0" w:color="auto"/>
            </w:tcBorders>
            <w:vAlign w:val="center"/>
            <w:hideMark/>
          </w:tcPr>
          <w:p w14:paraId="4772BC8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Plomo</w:t>
            </w:r>
          </w:p>
        </w:tc>
        <w:tc>
          <w:tcPr>
            <w:tcW w:w="659" w:type="pct"/>
            <w:tcBorders>
              <w:top w:val="nil"/>
              <w:left w:val="nil"/>
              <w:bottom w:val="single" w:sz="8" w:space="0" w:color="auto"/>
              <w:right w:val="single" w:sz="8" w:space="0" w:color="auto"/>
            </w:tcBorders>
            <w:vAlign w:val="center"/>
            <w:hideMark/>
          </w:tcPr>
          <w:p w14:paraId="17B8383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Nitruro mixto de uranio y plutonio</w:t>
            </w:r>
          </w:p>
        </w:tc>
        <w:tc>
          <w:tcPr>
            <w:tcW w:w="735" w:type="pct"/>
            <w:tcBorders>
              <w:top w:val="nil"/>
              <w:left w:val="nil"/>
              <w:bottom w:val="single" w:sz="8" w:space="0" w:color="auto"/>
              <w:right w:val="single" w:sz="8" w:space="0" w:color="auto"/>
            </w:tcBorders>
            <w:noWrap/>
            <w:vAlign w:val="center"/>
            <w:hideMark/>
          </w:tcPr>
          <w:p w14:paraId="1151DC1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Hasta 14.5</w:t>
            </w:r>
          </w:p>
        </w:tc>
        <w:tc>
          <w:tcPr>
            <w:tcW w:w="436" w:type="pct"/>
            <w:tcBorders>
              <w:top w:val="nil"/>
              <w:left w:val="nil"/>
              <w:bottom w:val="single" w:sz="8" w:space="0" w:color="auto"/>
              <w:right w:val="single" w:sz="8" w:space="0" w:color="auto"/>
            </w:tcBorders>
            <w:noWrap/>
            <w:vAlign w:val="center"/>
            <w:hideMark/>
          </w:tcPr>
          <w:p w14:paraId="0C75421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097516C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En construcción</w:t>
            </w:r>
          </w:p>
        </w:tc>
      </w:tr>
      <w:tr w:rsidR="00C040C8" w:rsidRPr="00C040C8" w14:paraId="58283CBF"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04EDBF5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FD25A3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HEXANA</w:t>
            </w:r>
          </w:p>
        </w:tc>
        <w:tc>
          <w:tcPr>
            <w:tcW w:w="442" w:type="pct"/>
            <w:tcBorders>
              <w:top w:val="nil"/>
              <w:left w:val="nil"/>
              <w:bottom w:val="single" w:sz="8" w:space="0" w:color="auto"/>
              <w:right w:val="single" w:sz="8" w:space="0" w:color="auto"/>
            </w:tcBorders>
            <w:vAlign w:val="center"/>
            <w:hideMark/>
          </w:tcPr>
          <w:p w14:paraId="33DC32F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Hexana</w:t>
            </w:r>
          </w:p>
        </w:tc>
        <w:tc>
          <w:tcPr>
            <w:tcW w:w="607" w:type="pct"/>
            <w:tcBorders>
              <w:top w:val="nil"/>
              <w:left w:val="nil"/>
              <w:bottom w:val="single" w:sz="8" w:space="0" w:color="auto"/>
              <w:right w:val="single" w:sz="8" w:space="0" w:color="auto"/>
            </w:tcBorders>
            <w:noWrap/>
            <w:vAlign w:val="center"/>
            <w:hideMark/>
          </w:tcPr>
          <w:p w14:paraId="219B398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Sodium-cooled</w:t>
            </w:r>
          </w:p>
        </w:tc>
        <w:tc>
          <w:tcPr>
            <w:tcW w:w="710" w:type="pct"/>
            <w:tcBorders>
              <w:top w:val="nil"/>
              <w:left w:val="nil"/>
              <w:bottom w:val="single" w:sz="8" w:space="0" w:color="auto"/>
              <w:right w:val="single" w:sz="8" w:space="0" w:color="auto"/>
            </w:tcBorders>
            <w:vAlign w:val="center"/>
            <w:hideMark/>
          </w:tcPr>
          <w:p w14:paraId="5AFA615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Sodio / Sin moderador</w:t>
            </w:r>
          </w:p>
        </w:tc>
        <w:tc>
          <w:tcPr>
            <w:tcW w:w="659" w:type="pct"/>
            <w:tcBorders>
              <w:top w:val="nil"/>
              <w:left w:val="nil"/>
              <w:bottom w:val="single" w:sz="8" w:space="0" w:color="auto"/>
              <w:right w:val="single" w:sz="8" w:space="0" w:color="auto"/>
            </w:tcBorders>
            <w:vAlign w:val="center"/>
            <w:hideMark/>
          </w:tcPr>
          <w:p w14:paraId="5275C92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MOX</w:t>
            </w:r>
          </w:p>
        </w:tc>
        <w:tc>
          <w:tcPr>
            <w:tcW w:w="735" w:type="pct"/>
            <w:tcBorders>
              <w:top w:val="nil"/>
              <w:left w:val="nil"/>
              <w:bottom w:val="single" w:sz="8" w:space="0" w:color="auto"/>
              <w:right w:val="single" w:sz="8" w:space="0" w:color="auto"/>
            </w:tcBorders>
            <w:noWrap/>
            <w:vAlign w:val="center"/>
            <w:hideMark/>
          </w:tcPr>
          <w:p w14:paraId="0BB3E3D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&lt;28 % Pu</w:t>
            </w:r>
          </w:p>
        </w:tc>
        <w:tc>
          <w:tcPr>
            <w:tcW w:w="436" w:type="pct"/>
            <w:tcBorders>
              <w:top w:val="nil"/>
              <w:left w:val="nil"/>
              <w:bottom w:val="single" w:sz="8" w:space="0" w:color="auto"/>
              <w:right w:val="single" w:sz="8" w:space="0" w:color="auto"/>
            </w:tcBorders>
            <w:noWrap/>
            <w:vAlign w:val="center"/>
            <w:hideMark/>
          </w:tcPr>
          <w:p w14:paraId="0F38B22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0D17767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7CD886A2"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1AAF47D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1642F3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LFR-AS-200</w:t>
            </w:r>
          </w:p>
        </w:tc>
        <w:tc>
          <w:tcPr>
            <w:tcW w:w="442" w:type="pct"/>
            <w:tcBorders>
              <w:top w:val="nil"/>
              <w:left w:val="nil"/>
              <w:bottom w:val="single" w:sz="8" w:space="0" w:color="auto"/>
              <w:right w:val="single" w:sz="8" w:space="0" w:color="auto"/>
            </w:tcBorders>
            <w:vAlign w:val="center"/>
            <w:hideMark/>
          </w:tcPr>
          <w:p w14:paraId="0B74339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NewCleo</w:t>
            </w:r>
          </w:p>
        </w:tc>
        <w:tc>
          <w:tcPr>
            <w:tcW w:w="607" w:type="pct"/>
            <w:tcBorders>
              <w:top w:val="nil"/>
              <w:left w:val="nil"/>
              <w:bottom w:val="single" w:sz="8" w:space="0" w:color="auto"/>
              <w:right w:val="single" w:sz="8" w:space="0" w:color="auto"/>
            </w:tcBorders>
            <w:noWrap/>
            <w:vAlign w:val="center"/>
            <w:hideMark/>
          </w:tcPr>
          <w:p w14:paraId="03EBDCD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Lead-cooled</w:t>
            </w:r>
          </w:p>
        </w:tc>
        <w:tc>
          <w:tcPr>
            <w:tcW w:w="710" w:type="pct"/>
            <w:tcBorders>
              <w:top w:val="nil"/>
              <w:left w:val="nil"/>
              <w:bottom w:val="single" w:sz="8" w:space="0" w:color="auto"/>
              <w:right w:val="single" w:sz="8" w:space="0" w:color="auto"/>
            </w:tcBorders>
            <w:vAlign w:val="center"/>
            <w:hideMark/>
          </w:tcPr>
          <w:p w14:paraId="0A839AF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Plomo / Sin moderador</w:t>
            </w:r>
          </w:p>
        </w:tc>
        <w:tc>
          <w:tcPr>
            <w:tcW w:w="659" w:type="pct"/>
            <w:tcBorders>
              <w:top w:val="nil"/>
              <w:left w:val="nil"/>
              <w:bottom w:val="single" w:sz="8" w:space="0" w:color="auto"/>
              <w:right w:val="single" w:sz="8" w:space="0" w:color="auto"/>
            </w:tcBorders>
            <w:vAlign w:val="center"/>
            <w:hideMark/>
          </w:tcPr>
          <w:p w14:paraId="75DCC96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MOX</w:t>
            </w:r>
          </w:p>
        </w:tc>
        <w:tc>
          <w:tcPr>
            <w:tcW w:w="735" w:type="pct"/>
            <w:tcBorders>
              <w:top w:val="nil"/>
              <w:left w:val="nil"/>
              <w:bottom w:val="single" w:sz="8" w:space="0" w:color="auto"/>
              <w:right w:val="single" w:sz="8" w:space="0" w:color="auto"/>
            </w:tcBorders>
            <w:noWrap/>
            <w:vAlign w:val="center"/>
            <w:hideMark/>
          </w:tcPr>
          <w:p w14:paraId="3228305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19</w:t>
            </w:r>
          </w:p>
        </w:tc>
        <w:tc>
          <w:tcPr>
            <w:tcW w:w="436" w:type="pct"/>
            <w:tcBorders>
              <w:top w:val="nil"/>
              <w:left w:val="nil"/>
              <w:bottom w:val="single" w:sz="8" w:space="0" w:color="auto"/>
              <w:right w:val="single" w:sz="8" w:space="0" w:color="auto"/>
            </w:tcBorders>
            <w:noWrap/>
            <w:vAlign w:val="center"/>
            <w:hideMark/>
          </w:tcPr>
          <w:p w14:paraId="4AD2657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Italia/Francia</w:t>
            </w:r>
          </w:p>
        </w:tc>
        <w:tc>
          <w:tcPr>
            <w:tcW w:w="384" w:type="pct"/>
            <w:tcBorders>
              <w:top w:val="nil"/>
              <w:left w:val="nil"/>
              <w:bottom w:val="single" w:sz="8" w:space="0" w:color="auto"/>
              <w:right w:val="single" w:sz="8" w:space="0" w:color="auto"/>
            </w:tcBorders>
            <w:noWrap/>
            <w:vAlign w:val="center"/>
            <w:hideMark/>
          </w:tcPr>
          <w:p w14:paraId="048BA8D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01F66B3A"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19B1E8D8"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93E60D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OTRERA 300</w:t>
            </w:r>
          </w:p>
        </w:tc>
        <w:tc>
          <w:tcPr>
            <w:tcW w:w="442" w:type="pct"/>
            <w:tcBorders>
              <w:top w:val="nil"/>
              <w:left w:val="nil"/>
              <w:bottom w:val="single" w:sz="8" w:space="0" w:color="auto"/>
              <w:right w:val="single" w:sz="8" w:space="0" w:color="auto"/>
            </w:tcBorders>
            <w:vAlign w:val="center"/>
            <w:hideMark/>
          </w:tcPr>
          <w:p w14:paraId="4915DEB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Otrera Energy</w:t>
            </w:r>
          </w:p>
        </w:tc>
        <w:tc>
          <w:tcPr>
            <w:tcW w:w="607" w:type="pct"/>
            <w:tcBorders>
              <w:top w:val="nil"/>
              <w:left w:val="nil"/>
              <w:bottom w:val="single" w:sz="8" w:space="0" w:color="auto"/>
              <w:right w:val="single" w:sz="8" w:space="0" w:color="auto"/>
            </w:tcBorders>
            <w:noWrap/>
            <w:vAlign w:val="center"/>
            <w:hideMark/>
          </w:tcPr>
          <w:p w14:paraId="670CE3D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Sodium-cooled</w:t>
            </w:r>
          </w:p>
        </w:tc>
        <w:tc>
          <w:tcPr>
            <w:tcW w:w="710" w:type="pct"/>
            <w:tcBorders>
              <w:top w:val="nil"/>
              <w:left w:val="nil"/>
              <w:bottom w:val="single" w:sz="8" w:space="0" w:color="auto"/>
              <w:right w:val="single" w:sz="8" w:space="0" w:color="auto"/>
            </w:tcBorders>
            <w:vAlign w:val="center"/>
            <w:hideMark/>
          </w:tcPr>
          <w:p w14:paraId="748CDFF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Sodio</w:t>
            </w:r>
          </w:p>
        </w:tc>
        <w:tc>
          <w:tcPr>
            <w:tcW w:w="659" w:type="pct"/>
            <w:tcBorders>
              <w:top w:val="nil"/>
              <w:left w:val="nil"/>
              <w:bottom w:val="single" w:sz="8" w:space="0" w:color="auto"/>
              <w:right w:val="single" w:sz="8" w:space="0" w:color="auto"/>
            </w:tcBorders>
            <w:vAlign w:val="center"/>
            <w:hideMark/>
          </w:tcPr>
          <w:p w14:paraId="5B79813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MOX</w:t>
            </w:r>
          </w:p>
        </w:tc>
        <w:tc>
          <w:tcPr>
            <w:tcW w:w="735" w:type="pct"/>
            <w:tcBorders>
              <w:top w:val="nil"/>
              <w:left w:val="nil"/>
              <w:bottom w:val="single" w:sz="8" w:space="0" w:color="auto"/>
              <w:right w:val="single" w:sz="8" w:space="0" w:color="auto"/>
            </w:tcBorders>
            <w:noWrap/>
            <w:vAlign w:val="center"/>
            <w:hideMark/>
          </w:tcPr>
          <w:p w14:paraId="5F5EFD8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17</w:t>
            </w:r>
          </w:p>
        </w:tc>
        <w:tc>
          <w:tcPr>
            <w:tcW w:w="436" w:type="pct"/>
            <w:tcBorders>
              <w:top w:val="nil"/>
              <w:left w:val="nil"/>
              <w:bottom w:val="single" w:sz="8" w:space="0" w:color="auto"/>
              <w:right w:val="single" w:sz="8" w:space="0" w:color="auto"/>
            </w:tcBorders>
            <w:noWrap/>
            <w:vAlign w:val="center"/>
            <w:hideMark/>
          </w:tcPr>
          <w:p w14:paraId="5A305EF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0CB7CB1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6D3EAE87"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657C42F2"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B21249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SEALER-55</w:t>
            </w:r>
          </w:p>
        </w:tc>
        <w:tc>
          <w:tcPr>
            <w:tcW w:w="442" w:type="pct"/>
            <w:tcBorders>
              <w:top w:val="nil"/>
              <w:left w:val="nil"/>
              <w:bottom w:val="single" w:sz="8" w:space="0" w:color="auto"/>
              <w:right w:val="single" w:sz="8" w:space="0" w:color="auto"/>
            </w:tcBorders>
            <w:vAlign w:val="center"/>
            <w:hideMark/>
          </w:tcPr>
          <w:p w14:paraId="7184B9A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BlyKalla</w:t>
            </w:r>
          </w:p>
        </w:tc>
        <w:tc>
          <w:tcPr>
            <w:tcW w:w="607" w:type="pct"/>
            <w:tcBorders>
              <w:top w:val="nil"/>
              <w:left w:val="nil"/>
              <w:bottom w:val="single" w:sz="8" w:space="0" w:color="auto"/>
              <w:right w:val="single" w:sz="8" w:space="0" w:color="auto"/>
            </w:tcBorders>
            <w:noWrap/>
            <w:vAlign w:val="center"/>
            <w:hideMark/>
          </w:tcPr>
          <w:p w14:paraId="0BD3E40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Lead-cooled</w:t>
            </w:r>
          </w:p>
        </w:tc>
        <w:tc>
          <w:tcPr>
            <w:tcW w:w="710" w:type="pct"/>
            <w:tcBorders>
              <w:top w:val="nil"/>
              <w:left w:val="nil"/>
              <w:bottom w:val="single" w:sz="8" w:space="0" w:color="auto"/>
              <w:right w:val="single" w:sz="8" w:space="0" w:color="auto"/>
            </w:tcBorders>
            <w:vAlign w:val="center"/>
            <w:hideMark/>
          </w:tcPr>
          <w:p w14:paraId="5ADF098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Plomo</w:t>
            </w:r>
          </w:p>
        </w:tc>
        <w:tc>
          <w:tcPr>
            <w:tcW w:w="659" w:type="pct"/>
            <w:tcBorders>
              <w:top w:val="nil"/>
              <w:left w:val="nil"/>
              <w:bottom w:val="single" w:sz="8" w:space="0" w:color="auto"/>
              <w:right w:val="single" w:sz="8" w:space="0" w:color="auto"/>
            </w:tcBorders>
            <w:vAlign w:val="center"/>
            <w:hideMark/>
          </w:tcPr>
          <w:p w14:paraId="397E447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UN</w:t>
            </w:r>
          </w:p>
        </w:tc>
        <w:tc>
          <w:tcPr>
            <w:tcW w:w="735" w:type="pct"/>
            <w:tcBorders>
              <w:top w:val="nil"/>
              <w:left w:val="nil"/>
              <w:bottom w:val="single" w:sz="8" w:space="0" w:color="auto"/>
              <w:right w:val="single" w:sz="8" w:space="0" w:color="auto"/>
            </w:tcBorders>
            <w:noWrap/>
            <w:vAlign w:val="center"/>
            <w:hideMark/>
          </w:tcPr>
          <w:p w14:paraId="3C160FD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12</w:t>
            </w:r>
          </w:p>
        </w:tc>
        <w:tc>
          <w:tcPr>
            <w:tcW w:w="436" w:type="pct"/>
            <w:tcBorders>
              <w:top w:val="nil"/>
              <w:left w:val="nil"/>
              <w:bottom w:val="single" w:sz="8" w:space="0" w:color="auto"/>
              <w:right w:val="single" w:sz="8" w:space="0" w:color="auto"/>
            </w:tcBorders>
            <w:noWrap/>
            <w:vAlign w:val="center"/>
            <w:hideMark/>
          </w:tcPr>
          <w:p w14:paraId="356B10F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Suecia</w:t>
            </w:r>
          </w:p>
        </w:tc>
        <w:tc>
          <w:tcPr>
            <w:tcW w:w="384" w:type="pct"/>
            <w:tcBorders>
              <w:top w:val="nil"/>
              <w:left w:val="nil"/>
              <w:bottom w:val="single" w:sz="8" w:space="0" w:color="auto"/>
              <w:right w:val="single" w:sz="8" w:space="0" w:color="auto"/>
            </w:tcBorders>
            <w:noWrap/>
            <w:vAlign w:val="center"/>
            <w:hideMark/>
          </w:tcPr>
          <w:p w14:paraId="677777E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04CA6CDC"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18BA6F4D"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34C92F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SVBR-100</w:t>
            </w:r>
          </w:p>
        </w:tc>
        <w:tc>
          <w:tcPr>
            <w:tcW w:w="442" w:type="pct"/>
            <w:tcBorders>
              <w:top w:val="nil"/>
              <w:left w:val="nil"/>
              <w:bottom w:val="single" w:sz="8" w:space="0" w:color="auto"/>
              <w:right w:val="single" w:sz="8" w:space="0" w:color="auto"/>
            </w:tcBorders>
            <w:vAlign w:val="center"/>
            <w:hideMark/>
          </w:tcPr>
          <w:p w14:paraId="6BB0190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SC AKME Engineering</w:t>
            </w:r>
          </w:p>
        </w:tc>
        <w:tc>
          <w:tcPr>
            <w:tcW w:w="607" w:type="pct"/>
            <w:tcBorders>
              <w:top w:val="nil"/>
              <w:left w:val="nil"/>
              <w:bottom w:val="single" w:sz="8" w:space="0" w:color="auto"/>
              <w:right w:val="single" w:sz="8" w:space="0" w:color="auto"/>
            </w:tcBorders>
            <w:noWrap/>
            <w:vAlign w:val="center"/>
            <w:hideMark/>
          </w:tcPr>
          <w:p w14:paraId="5DBDEE7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Lead-Bismuth</w:t>
            </w:r>
          </w:p>
        </w:tc>
        <w:tc>
          <w:tcPr>
            <w:tcW w:w="710" w:type="pct"/>
            <w:tcBorders>
              <w:top w:val="nil"/>
              <w:left w:val="nil"/>
              <w:bottom w:val="single" w:sz="8" w:space="0" w:color="auto"/>
              <w:right w:val="single" w:sz="8" w:space="0" w:color="auto"/>
            </w:tcBorders>
            <w:vAlign w:val="center"/>
            <w:hideMark/>
          </w:tcPr>
          <w:p w14:paraId="5A718CD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Plomo–Bismuto (Pb-Bi) / Sin moderador</w:t>
            </w:r>
          </w:p>
        </w:tc>
        <w:tc>
          <w:tcPr>
            <w:tcW w:w="659" w:type="pct"/>
            <w:tcBorders>
              <w:top w:val="nil"/>
              <w:left w:val="nil"/>
              <w:bottom w:val="single" w:sz="8" w:space="0" w:color="auto"/>
              <w:right w:val="single" w:sz="8" w:space="0" w:color="auto"/>
            </w:tcBorders>
            <w:vAlign w:val="center"/>
            <w:hideMark/>
          </w:tcPr>
          <w:p w14:paraId="5133FC0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Arial" w:eastAsia="Times New Roman" w:hAnsi="Arial" w:cs="Arial"/>
                <w:color w:val="000000"/>
                <w:sz w:val="16"/>
                <w:szCs w:val="16"/>
                <w:vertAlign w:val="subscript"/>
              </w:rPr>
              <w:t>2</w:t>
            </w:r>
          </w:p>
        </w:tc>
        <w:tc>
          <w:tcPr>
            <w:tcW w:w="735" w:type="pct"/>
            <w:tcBorders>
              <w:top w:val="nil"/>
              <w:left w:val="nil"/>
              <w:bottom w:val="single" w:sz="8" w:space="0" w:color="auto"/>
              <w:right w:val="single" w:sz="8" w:space="0" w:color="auto"/>
            </w:tcBorders>
            <w:noWrap/>
            <w:vAlign w:val="center"/>
            <w:hideMark/>
          </w:tcPr>
          <w:p w14:paraId="5257702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16.7</w:t>
            </w:r>
          </w:p>
        </w:tc>
        <w:tc>
          <w:tcPr>
            <w:tcW w:w="436" w:type="pct"/>
            <w:tcBorders>
              <w:top w:val="nil"/>
              <w:left w:val="nil"/>
              <w:bottom w:val="single" w:sz="8" w:space="0" w:color="auto"/>
              <w:right w:val="single" w:sz="8" w:space="0" w:color="auto"/>
            </w:tcBorders>
            <w:noWrap/>
            <w:vAlign w:val="center"/>
            <w:hideMark/>
          </w:tcPr>
          <w:p w14:paraId="7F7768E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2301529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7B4277DF" w14:textId="77777777" w:rsidTr="00B07314">
        <w:trPr>
          <w:trHeight w:val="1032"/>
        </w:trPr>
        <w:tc>
          <w:tcPr>
            <w:tcW w:w="359" w:type="pct"/>
            <w:vMerge/>
            <w:tcBorders>
              <w:top w:val="nil"/>
              <w:left w:val="single" w:sz="8" w:space="0" w:color="auto"/>
              <w:bottom w:val="single" w:sz="8" w:space="0" w:color="000000"/>
              <w:right w:val="single" w:sz="8" w:space="0" w:color="auto"/>
            </w:tcBorders>
            <w:vAlign w:val="center"/>
            <w:hideMark/>
          </w:tcPr>
          <w:p w14:paraId="64BEED04"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B979C0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Natrium</w:t>
            </w:r>
          </w:p>
        </w:tc>
        <w:tc>
          <w:tcPr>
            <w:tcW w:w="442" w:type="pct"/>
            <w:tcBorders>
              <w:top w:val="nil"/>
              <w:left w:val="nil"/>
              <w:bottom w:val="single" w:sz="8" w:space="0" w:color="auto"/>
              <w:right w:val="single" w:sz="8" w:space="0" w:color="auto"/>
            </w:tcBorders>
            <w:vAlign w:val="center"/>
            <w:hideMark/>
          </w:tcPr>
          <w:p w14:paraId="52498FC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Terrapower</w:t>
            </w:r>
          </w:p>
        </w:tc>
        <w:tc>
          <w:tcPr>
            <w:tcW w:w="607" w:type="pct"/>
            <w:tcBorders>
              <w:top w:val="nil"/>
              <w:left w:val="nil"/>
              <w:bottom w:val="single" w:sz="8" w:space="0" w:color="auto"/>
              <w:right w:val="single" w:sz="8" w:space="0" w:color="auto"/>
            </w:tcBorders>
            <w:noWrap/>
            <w:vAlign w:val="center"/>
            <w:hideMark/>
          </w:tcPr>
          <w:p w14:paraId="6B1CEFC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Sodium-cooled</w:t>
            </w:r>
          </w:p>
        </w:tc>
        <w:tc>
          <w:tcPr>
            <w:tcW w:w="710" w:type="pct"/>
            <w:tcBorders>
              <w:top w:val="nil"/>
              <w:left w:val="nil"/>
              <w:bottom w:val="single" w:sz="8" w:space="0" w:color="auto"/>
              <w:right w:val="single" w:sz="8" w:space="0" w:color="auto"/>
            </w:tcBorders>
            <w:vAlign w:val="center"/>
            <w:hideMark/>
          </w:tcPr>
          <w:p w14:paraId="50285BA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Sodio (metal líquido)</w:t>
            </w:r>
          </w:p>
        </w:tc>
        <w:tc>
          <w:tcPr>
            <w:tcW w:w="659" w:type="pct"/>
            <w:tcBorders>
              <w:top w:val="nil"/>
              <w:left w:val="nil"/>
              <w:bottom w:val="single" w:sz="8" w:space="0" w:color="auto"/>
              <w:right w:val="single" w:sz="8" w:space="0" w:color="auto"/>
            </w:tcBorders>
            <w:vAlign w:val="center"/>
            <w:hideMark/>
          </w:tcPr>
          <w:p w14:paraId="3750B09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Aleación metálica de uranio HALEU como combustible</w:t>
            </w:r>
          </w:p>
        </w:tc>
        <w:tc>
          <w:tcPr>
            <w:tcW w:w="735" w:type="pct"/>
            <w:tcBorders>
              <w:top w:val="nil"/>
              <w:left w:val="nil"/>
              <w:bottom w:val="single" w:sz="8" w:space="0" w:color="auto"/>
              <w:right w:val="single" w:sz="8" w:space="0" w:color="auto"/>
            </w:tcBorders>
            <w:noWrap/>
            <w:vAlign w:val="center"/>
            <w:hideMark/>
          </w:tcPr>
          <w:p w14:paraId="2D928C8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Hasta 19.75</w:t>
            </w:r>
          </w:p>
        </w:tc>
        <w:tc>
          <w:tcPr>
            <w:tcW w:w="436" w:type="pct"/>
            <w:tcBorders>
              <w:top w:val="nil"/>
              <w:left w:val="nil"/>
              <w:bottom w:val="single" w:sz="8" w:space="0" w:color="auto"/>
              <w:right w:val="single" w:sz="8" w:space="0" w:color="auto"/>
            </w:tcBorders>
            <w:noWrap/>
            <w:vAlign w:val="center"/>
            <w:hideMark/>
          </w:tcPr>
          <w:p w14:paraId="6A261FC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539E4ED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356EF643" w14:textId="77777777" w:rsidTr="00B07314">
        <w:trPr>
          <w:trHeight w:val="420"/>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3FFD9EF2"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MOLTEN SALT</w:t>
            </w:r>
          </w:p>
        </w:tc>
        <w:tc>
          <w:tcPr>
            <w:tcW w:w="668" w:type="pct"/>
            <w:tcBorders>
              <w:top w:val="nil"/>
              <w:left w:val="nil"/>
              <w:bottom w:val="single" w:sz="8" w:space="0" w:color="auto"/>
              <w:right w:val="single" w:sz="8" w:space="0" w:color="auto"/>
            </w:tcBorders>
            <w:noWrap/>
            <w:vAlign w:val="center"/>
            <w:hideMark/>
          </w:tcPr>
          <w:p w14:paraId="7FC78A5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CA Waste Burner</w:t>
            </w:r>
          </w:p>
        </w:tc>
        <w:tc>
          <w:tcPr>
            <w:tcW w:w="442" w:type="pct"/>
            <w:tcBorders>
              <w:top w:val="nil"/>
              <w:left w:val="nil"/>
              <w:bottom w:val="single" w:sz="8" w:space="0" w:color="auto"/>
              <w:right w:val="single" w:sz="8" w:space="0" w:color="auto"/>
            </w:tcBorders>
            <w:vAlign w:val="center"/>
            <w:hideMark/>
          </w:tcPr>
          <w:p w14:paraId="2513496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Copenhagen Atomics</w:t>
            </w:r>
          </w:p>
        </w:tc>
        <w:tc>
          <w:tcPr>
            <w:tcW w:w="607" w:type="pct"/>
            <w:tcBorders>
              <w:top w:val="nil"/>
              <w:left w:val="nil"/>
              <w:bottom w:val="single" w:sz="8" w:space="0" w:color="auto"/>
              <w:right w:val="single" w:sz="8" w:space="0" w:color="auto"/>
            </w:tcBorders>
            <w:noWrap/>
            <w:vAlign w:val="center"/>
            <w:hideMark/>
          </w:tcPr>
          <w:p w14:paraId="6FF3E2E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7A55E7F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 combustible / Agua pesada</w:t>
            </w:r>
          </w:p>
        </w:tc>
        <w:tc>
          <w:tcPr>
            <w:tcW w:w="659" w:type="pct"/>
            <w:tcBorders>
              <w:top w:val="nil"/>
              <w:left w:val="nil"/>
              <w:bottom w:val="single" w:sz="8" w:space="0" w:color="auto"/>
              <w:right w:val="single" w:sz="8" w:space="0" w:color="auto"/>
            </w:tcBorders>
            <w:vAlign w:val="center"/>
            <w:hideMark/>
          </w:tcPr>
          <w:p w14:paraId="4CB062AB"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Pr>
                <w:rFonts w:ascii="Arial" w:eastAsia="Times New Roman" w:hAnsi="Arial" w:cs="Arial"/>
                <w:color w:val="000000"/>
                <w:sz w:val="16"/>
                <w:szCs w:val="16"/>
                <w:lang w:val="en-US"/>
              </w:rPr>
              <w:t>7LiF-UF</w:t>
            </w:r>
            <w:r>
              <w:rPr>
                <w:rFonts w:ascii="Cambria Math" w:eastAsia="Times New Roman" w:hAnsi="Cambria Math" w:cs="Cambria Math"/>
                <w:color w:val="000000"/>
                <w:sz w:val="16"/>
                <w:szCs w:val="16"/>
                <w:lang w:val="en-US"/>
              </w:rPr>
              <w:t>₄</w:t>
            </w:r>
            <w:r>
              <w:rPr>
                <w:rFonts w:ascii="Arial" w:eastAsia="Times New Roman" w:hAnsi="Arial" w:cs="Arial"/>
                <w:color w:val="000000"/>
                <w:sz w:val="16"/>
                <w:szCs w:val="16"/>
                <w:lang w:val="en-US"/>
              </w:rPr>
              <w:t xml:space="preserve"> o 7LiF-ThF</w:t>
            </w:r>
            <w:r>
              <w:rPr>
                <w:rFonts w:ascii="Cambria Math" w:eastAsia="Times New Roman" w:hAnsi="Cambria Math" w:cs="Cambria Math"/>
                <w:color w:val="000000"/>
                <w:sz w:val="16"/>
                <w:szCs w:val="16"/>
                <w:lang w:val="en-US"/>
              </w:rPr>
              <w:t>₄</w:t>
            </w:r>
            <w:r>
              <w:rPr>
                <w:rFonts w:ascii="Arial" w:eastAsia="Times New Roman" w:hAnsi="Arial" w:cs="Arial"/>
                <w:color w:val="000000"/>
                <w:sz w:val="16"/>
                <w:szCs w:val="16"/>
                <w:lang w:val="en-US"/>
              </w:rPr>
              <w:t>-(TRU)F</w:t>
            </w:r>
            <w:r>
              <w:rPr>
                <w:rFonts w:ascii="Cambria Math" w:eastAsia="Times New Roman" w:hAnsi="Cambria Math" w:cs="Cambria Math"/>
                <w:color w:val="000000"/>
                <w:sz w:val="16"/>
                <w:szCs w:val="16"/>
                <w:lang w:val="en-US"/>
              </w:rPr>
              <w:t>₃</w:t>
            </w:r>
          </w:p>
        </w:tc>
        <w:tc>
          <w:tcPr>
            <w:tcW w:w="735" w:type="pct"/>
            <w:tcBorders>
              <w:top w:val="nil"/>
              <w:left w:val="nil"/>
              <w:bottom w:val="single" w:sz="8" w:space="0" w:color="auto"/>
              <w:right w:val="single" w:sz="8" w:space="0" w:color="auto"/>
            </w:tcBorders>
            <w:noWrap/>
            <w:vAlign w:val="center"/>
            <w:hideMark/>
          </w:tcPr>
          <w:p w14:paraId="25C60AA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LEU o TRU / RGPu</w:t>
            </w:r>
          </w:p>
        </w:tc>
        <w:tc>
          <w:tcPr>
            <w:tcW w:w="436" w:type="pct"/>
            <w:tcBorders>
              <w:top w:val="nil"/>
              <w:left w:val="nil"/>
              <w:bottom w:val="single" w:sz="8" w:space="0" w:color="auto"/>
              <w:right w:val="single" w:sz="8" w:space="0" w:color="auto"/>
            </w:tcBorders>
            <w:noWrap/>
            <w:vAlign w:val="center"/>
            <w:hideMark/>
          </w:tcPr>
          <w:p w14:paraId="3994261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Dinamarca</w:t>
            </w:r>
          </w:p>
        </w:tc>
        <w:tc>
          <w:tcPr>
            <w:tcW w:w="384" w:type="pct"/>
            <w:tcBorders>
              <w:top w:val="nil"/>
              <w:left w:val="nil"/>
              <w:bottom w:val="single" w:sz="8" w:space="0" w:color="auto"/>
              <w:right w:val="single" w:sz="8" w:space="0" w:color="auto"/>
            </w:tcBorders>
            <w:noWrap/>
            <w:vAlign w:val="center"/>
            <w:hideMark/>
          </w:tcPr>
          <w:p w14:paraId="03858C9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1F8A1CAE" w14:textId="77777777" w:rsidTr="00B07314">
        <w:trPr>
          <w:trHeight w:val="612"/>
        </w:trPr>
        <w:tc>
          <w:tcPr>
            <w:tcW w:w="359" w:type="pct"/>
            <w:vMerge/>
            <w:tcBorders>
              <w:top w:val="nil"/>
              <w:left w:val="single" w:sz="8" w:space="0" w:color="auto"/>
              <w:bottom w:val="single" w:sz="8" w:space="0" w:color="000000"/>
              <w:right w:val="single" w:sz="8" w:space="0" w:color="auto"/>
            </w:tcBorders>
            <w:vAlign w:val="center"/>
            <w:hideMark/>
          </w:tcPr>
          <w:p w14:paraId="7CEA42C6"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210AF5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CMSR</w:t>
            </w:r>
          </w:p>
        </w:tc>
        <w:tc>
          <w:tcPr>
            <w:tcW w:w="442" w:type="pct"/>
            <w:tcBorders>
              <w:top w:val="nil"/>
              <w:left w:val="nil"/>
              <w:bottom w:val="single" w:sz="8" w:space="0" w:color="auto"/>
              <w:right w:val="single" w:sz="8" w:space="0" w:color="auto"/>
            </w:tcBorders>
            <w:vAlign w:val="center"/>
            <w:hideMark/>
          </w:tcPr>
          <w:p w14:paraId="1523C84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Seaborg Technology</w:t>
            </w:r>
          </w:p>
        </w:tc>
        <w:tc>
          <w:tcPr>
            <w:tcW w:w="607" w:type="pct"/>
            <w:tcBorders>
              <w:top w:val="nil"/>
              <w:left w:val="nil"/>
              <w:bottom w:val="single" w:sz="8" w:space="0" w:color="auto"/>
              <w:right w:val="single" w:sz="8" w:space="0" w:color="auto"/>
            </w:tcBorders>
            <w:noWrap/>
            <w:vAlign w:val="center"/>
            <w:hideMark/>
          </w:tcPr>
          <w:p w14:paraId="18C6B7D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1A8866F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 combustible fluorada / Grafito</w:t>
            </w:r>
          </w:p>
        </w:tc>
        <w:tc>
          <w:tcPr>
            <w:tcW w:w="659" w:type="pct"/>
            <w:tcBorders>
              <w:top w:val="nil"/>
              <w:left w:val="nil"/>
              <w:bottom w:val="single" w:sz="8" w:space="0" w:color="auto"/>
              <w:right w:val="single" w:sz="8" w:space="0" w:color="auto"/>
            </w:tcBorders>
            <w:vAlign w:val="center"/>
            <w:hideMark/>
          </w:tcPr>
          <w:p w14:paraId="7DE3B93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LEU</w:t>
            </w:r>
          </w:p>
        </w:tc>
        <w:tc>
          <w:tcPr>
            <w:tcW w:w="735" w:type="pct"/>
            <w:tcBorders>
              <w:top w:val="nil"/>
              <w:left w:val="nil"/>
              <w:bottom w:val="single" w:sz="8" w:space="0" w:color="auto"/>
              <w:right w:val="single" w:sz="8" w:space="0" w:color="auto"/>
            </w:tcBorders>
            <w:noWrap/>
            <w:vAlign w:val="center"/>
            <w:hideMark/>
          </w:tcPr>
          <w:p w14:paraId="24468EB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2</w:t>
            </w:r>
          </w:p>
        </w:tc>
        <w:tc>
          <w:tcPr>
            <w:tcW w:w="436" w:type="pct"/>
            <w:tcBorders>
              <w:top w:val="nil"/>
              <w:left w:val="nil"/>
              <w:bottom w:val="single" w:sz="8" w:space="0" w:color="auto"/>
              <w:right w:val="single" w:sz="8" w:space="0" w:color="auto"/>
            </w:tcBorders>
            <w:noWrap/>
            <w:vAlign w:val="center"/>
            <w:hideMark/>
          </w:tcPr>
          <w:p w14:paraId="41DDBA7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Dinamarca</w:t>
            </w:r>
          </w:p>
        </w:tc>
        <w:tc>
          <w:tcPr>
            <w:tcW w:w="384" w:type="pct"/>
            <w:tcBorders>
              <w:top w:val="nil"/>
              <w:left w:val="nil"/>
              <w:bottom w:val="single" w:sz="8" w:space="0" w:color="auto"/>
              <w:right w:val="single" w:sz="8" w:space="0" w:color="auto"/>
            </w:tcBorders>
            <w:noWrap/>
            <w:vAlign w:val="center"/>
            <w:hideMark/>
          </w:tcPr>
          <w:p w14:paraId="7246C1E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1E677446"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107AFDA1"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960C8B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Flex Reactor</w:t>
            </w:r>
          </w:p>
        </w:tc>
        <w:tc>
          <w:tcPr>
            <w:tcW w:w="442" w:type="pct"/>
            <w:tcBorders>
              <w:top w:val="nil"/>
              <w:left w:val="nil"/>
              <w:bottom w:val="single" w:sz="8" w:space="0" w:color="auto"/>
              <w:right w:val="single" w:sz="8" w:space="0" w:color="auto"/>
            </w:tcBorders>
            <w:vAlign w:val="center"/>
            <w:hideMark/>
          </w:tcPr>
          <w:p w14:paraId="71016D1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Moltex Energy</w:t>
            </w:r>
          </w:p>
        </w:tc>
        <w:tc>
          <w:tcPr>
            <w:tcW w:w="607" w:type="pct"/>
            <w:tcBorders>
              <w:top w:val="nil"/>
              <w:left w:val="nil"/>
              <w:bottom w:val="single" w:sz="8" w:space="0" w:color="auto"/>
              <w:right w:val="single" w:sz="8" w:space="0" w:color="auto"/>
            </w:tcBorders>
            <w:noWrap/>
            <w:vAlign w:val="center"/>
            <w:hideMark/>
          </w:tcPr>
          <w:p w14:paraId="5EC336A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0214146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 (AlF</w:t>
            </w:r>
            <w:r>
              <w:rPr>
                <w:rFonts w:ascii="Cambria Math" w:eastAsia="Times New Roman" w:hAnsi="Cambria Math" w:cs="Cambria Math"/>
                <w:color w:val="000000"/>
                <w:sz w:val="16"/>
                <w:szCs w:val="16"/>
              </w:rPr>
              <w:t>₃</w:t>
            </w:r>
            <w:r>
              <w:rPr>
                <w:rFonts w:ascii="Arial" w:eastAsia="Times New Roman" w:hAnsi="Arial" w:cs="Arial"/>
                <w:color w:val="000000"/>
                <w:sz w:val="16"/>
                <w:szCs w:val="16"/>
              </w:rPr>
              <w:t>–NaF) / Grafito</w:t>
            </w:r>
          </w:p>
        </w:tc>
        <w:tc>
          <w:tcPr>
            <w:tcW w:w="659" w:type="pct"/>
            <w:tcBorders>
              <w:top w:val="nil"/>
              <w:left w:val="nil"/>
              <w:bottom w:val="single" w:sz="8" w:space="0" w:color="auto"/>
              <w:right w:val="single" w:sz="8" w:space="0" w:color="auto"/>
            </w:tcBorders>
            <w:vAlign w:val="center"/>
            <w:hideMark/>
          </w:tcPr>
          <w:p w14:paraId="575FCA0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Combustible de sales fundidas</w:t>
            </w:r>
          </w:p>
        </w:tc>
        <w:tc>
          <w:tcPr>
            <w:tcW w:w="735" w:type="pct"/>
            <w:tcBorders>
              <w:top w:val="nil"/>
              <w:left w:val="nil"/>
              <w:bottom w:val="single" w:sz="8" w:space="0" w:color="auto"/>
              <w:right w:val="single" w:sz="8" w:space="0" w:color="auto"/>
            </w:tcBorders>
            <w:noWrap/>
            <w:vAlign w:val="center"/>
            <w:hideMark/>
          </w:tcPr>
          <w:p w14:paraId="10D625C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5</w:t>
            </w:r>
          </w:p>
        </w:tc>
        <w:tc>
          <w:tcPr>
            <w:tcW w:w="436" w:type="pct"/>
            <w:tcBorders>
              <w:top w:val="nil"/>
              <w:left w:val="nil"/>
              <w:bottom w:val="single" w:sz="8" w:space="0" w:color="auto"/>
              <w:right w:val="single" w:sz="8" w:space="0" w:color="auto"/>
            </w:tcBorders>
            <w:noWrap/>
            <w:vAlign w:val="center"/>
            <w:hideMark/>
          </w:tcPr>
          <w:p w14:paraId="0273BC0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Reino Unido</w:t>
            </w:r>
          </w:p>
        </w:tc>
        <w:tc>
          <w:tcPr>
            <w:tcW w:w="384" w:type="pct"/>
            <w:tcBorders>
              <w:top w:val="nil"/>
              <w:left w:val="nil"/>
              <w:bottom w:val="single" w:sz="8" w:space="0" w:color="auto"/>
              <w:right w:val="single" w:sz="8" w:space="0" w:color="auto"/>
            </w:tcBorders>
            <w:noWrap/>
            <w:vAlign w:val="center"/>
            <w:hideMark/>
          </w:tcPr>
          <w:p w14:paraId="2D011AA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347DF550"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01E46D7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val="restart"/>
            <w:tcBorders>
              <w:top w:val="nil"/>
              <w:left w:val="single" w:sz="8" w:space="0" w:color="auto"/>
              <w:bottom w:val="single" w:sz="8" w:space="0" w:color="000000"/>
              <w:right w:val="single" w:sz="8" w:space="0" w:color="auto"/>
            </w:tcBorders>
            <w:noWrap/>
            <w:vAlign w:val="center"/>
            <w:hideMark/>
          </w:tcPr>
          <w:p w14:paraId="3348EF8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FUJI</w:t>
            </w:r>
          </w:p>
        </w:tc>
        <w:tc>
          <w:tcPr>
            <w:tcW w:w="442" w:type="pct"/>
            <w:vMerge w:val="restart"/>
            <w:tcBorders>
              <w:top w:val="nil"/>
              <w:left w:val="single" w:sz="8" w:space="0" w:color="auto"/>
              <w:bottom w:val="single" w:sz="8" w:space="0" w:color="000000"/>
              <w:right w:val="single" w:sz="8" w:space="0" w:color="auto"/>
            </w:tcBorders>
            <w:vAlign w:val="center"/>
            <w:hideMark/>
          </w:tcPr>
          <w:p w14:paraId="101A2B2C"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Pr>
                <w:rFonts w:ascii="Arial" w:eastAsia="Times New Roman" w:hAnsi="Arial" w:cs="Arial"/>
                <w:color w:val="000000"/>
                <w:sz w:val="16"/>
                <w:szCs w:val="16"/>
                <w:lang w:val="en-US"/>
              </w:rPr>
              <w:t>International Thorium Molten-Salt Forum: ITMSF</w:t>
            </w:r>
          </w:p>
        </w:tc>
        <w:tc>
          <w:tcPr>
            <w:tcW w:w="607" w:type="pct"/>
            <w:vMerge w:val="restart"/>
            <w:tcBorders>
              <w:top w:val="nil"/>
              <w:left w:val="single" w:sz="8" w:space="0" w:color="auto"/>
              <w:bottom w:val="single" w:sz="8" w:space="0" w:color="000000"/>
              <w:right w:val="single" w:sz="8" w:space="0" w:color="auto"/>
            </w:tcBorders>
            <w:noWrap/>
            <w:vAlign w:val="center"/>
            <w:hideMark/>
          </w:tcPr>
          <w:p w14:paraId="56F6FDA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5C6D616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 fluoradas / Grafito</w:t>
            </w:r>
          </w:p>
        </w:tc>
        <w:tc>
          <w:tcPr>
            <w:tcW w:w="659" w:type="pct"/>
            <w:tcBorders>
              <w:top w:val="nil"/>
              <w:left w:val="nil"/>
              <w:bottom w:val="single" w:sz="8" w:space="0" w:color="auto"/>
              <w:right w:val="single" w:sz="8" w:space="0" w:color="auto"/>
            </w:tcBorders>
            <w:vAlign w:val="center"/>
            <w:hideMark/>
          </w:tcPr>
          <w:p w14:paraId="6B3FA58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 con torio y uranio</w:t>
            </w:r>
          </w:p>
        </w:tc>
        <w:tc>
          <w:tcPr>
            <w:tcW w:w="735" w:type="pct"/>
            <w:tcBorders>
              <w:top w:val="nil"/>
              <w:left w:val="nil"/>
              <w:bottom w:val="single" w:sz="8" w:space="0" w:color="auto"/>
              <w:right w:val="single" w:sz="8" w:space="0" w:color="auto"/>
            </w:tcBorders>
            <w:noWrap/>
            <w:vAlign w:val="center"/>
            <w:hideMark/>
          </w:tcPr>
          <w:p w14:paraId="03BE33D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2.0 (0.24 % ²³³U + 12.0 % Th). Puede usarse Pu o LEU</w:t>
            </w:r>
          </w:p>
        </w:tc>
        <w:tc>
          <w:tcPr>
            <w:tcW w:w="436" w:type="pct"/>
            <w:vMerge w:val="restart"/>
            <w:tcBorders>
              <w:top w:val="nil"/>
              <w:left w:val="single" w:sz="8" w:space="0" w:color="auto"/>
              <w:bottom w:val="single" w:sz="8" w:space="0" w:color="000000"/>
              <w:right w:val="single" w:sz="8" w:space="0" w:color="auto"/>
            </w:tcBorders>
            <w:noWrap/>
            <w:vAlign w:val="center"/>
            <w:hideMark/>
          </w:tcPr>
          <w:p w14:paraId="32D6917F"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21" w:author="Claude" w:date="2026-10-20T00:00:00Z">
              <w:r>
                <w:rPr>
                  <w:rFonts w:ascii="Arial" w:eastAsia="Times New Roman" w:hAnsi="Arial" w:cs="Arial"/>
                  <w:color w:val="000000"/>
                  <w:sz w:val="16"/>
                  <w:szCs w:val="16"/>
                </w:rPr>
                <w:delText xml:space="preserve">Japon</w:delText>
              </w:r>
            </w:del>
            <w:ins w:id="90222" w:author="Claude" w:date="2026-10-20T00:00:00Z">
              <w:r>
                <w:rPr>
                  <w:rFonts w:ascii="Arial" w:eastAsia="Times New Roman" w:hAnsi="Arial" w:cs="Arial"/>
                  <w:color w:val="000000"/>
                  <w:sz w:val="16"/>
                  <w:szCs w:val="16"/>
                </w:rPr>
                <w:t>Japón</w:t>
              </w:r>
            </w:ins>
          </w:p>
        </w:tc>
        <w:tc>
          <w:tcPr>
            <w:tcW w:w="384" w:type="pct"/>
            <w:vMerge w:val="restart"/>
            <w:tcBorders>
              <w:top w:val="nil"/>
              <w:left w:val="single" w:sz="8" w:space="0" w:color="auto"/>
              <w:bottom w:val="single" w:sz="8" w:space="0" w:color="000000"/>
              <w:right w:val="single" w:sz="8" w:space="0" w:color="auto"/>
            </w:tcBorders>
            <w:noWrap/>
            <w:vAlign w:val="center"/>
            <w:hideMark/>
          </w:tcPr>
          <w:p w14:paraId="6C98944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549DEF60"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5F38BF79"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tcBorders>
              <w:top w:val="nil"/>
              <w:left w:val="single" w:sz="8" w:space="0" w:color="auto"/>
              <w:bottom w:val="single" w:sz="8" w:space="0" w:color="000000"/>
              <w:right w:val="single" w:sz="8" w:space="0" w:color="auto"/>
            </w:tcBorders>
            <w:vAlign w:val="center"/>
            <w:hideMark/>
          </w:tcPr>
          <w:p w14:paraId="1F1674C1"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442" w:type="pct"/>
            <w:vMerge/>
            <w:tcBorders>
              <w:top w:val="nil"/>
              <w:left w:val="single" w:sz="8" w:space="0" w:color="auto"/>
              <w:bottom w:val="single" w:sz="8" w:space="0" w:color="000000"/>
              <w:right w:val="single" w:sz="8" w:space="0" w:color="auto"/>
            </w:tcBorders>
            <w:vAlign w:val="center"/>
            <w:hideMark/>
          </w:tcPr>
          <w:p w14:paraId="3B89C3E4"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607" w:type="pct"/>
            <w:vMerge/>
            <w:tcBorders>
              <w:top w:val="nil"/>
              <w:left w:val="single" w:sz="8" w:space="0" w:color="auto"/>
              <w:bottom w:val="single" w:sz="8" w:space="0" w:color="000000"/>
              <w:right w:val="single" w:sz="8" w:space="0" w:color="auto"/>
            </w:tcBorders>
            <w:vAlign w:val="center"/>
            <w:hideMark/>
          </w:tcPr>
          <w:p w14:paraId="2F2CC903"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710" w:type="pct"/>
            <w:tcBorders>
              <w:top w:val="nil"/>
              <w:left w:val="nil"/>
              <w:bottom w:val="single" w:sz="8" w:space="0" w:color="auto"/>
              <w:right w:val="single" w:sz="8" w:space="0" w:color="auto"/>
            </w:tcBorders>
            <w:vAlign w:val="center"/>
            <w:hideMark/>
          </w:tcPr>
          <w:p w14:paraId="642840F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 / Grafito</w:t>
            </w:r>
          </w:p>
        </w:tc>
        <w:tc>
          <w:tcPr>
            <w:tcW w:w="659" w:type="pct"/>
            <w:tcBorders>
              <w:top w:val="nil"/>
              <w:left w:val="nil"/>
              <w:bottom w:val="single" w:sz="8" w:space="0" w:color="auto"/>
              <w:right w:val="single" w:sz="8" w:space="0" w:color="auto"/>
            </w:tcBorders>
            <w:vAlign w:val="center"/>
            <w:hideMark/>
          </w:tcPr>
          <w:p w14:paraId="7752465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Combustible de sales fundidas</w:t>
            </w:r>
          </w:p>
        </w:tc>
        <w:tc>
          <w:tcPr>
            <w:tcW w:w="735" w:type="pct"/>
            <w:tcBorders>
              <w:top w:val="nil"/>
              <w:left w:val="nil"/>
              <w:bottom w:val="single" w:sz="8" w:space="0" w:color="auto"/>
              <w:right w:val="single" w:sz="8" w:space="0" w:color="auto"/>
            </w:tcBorders>
            <w:noWrap/>
            <w:vAlign w:val="center"/>
            <w:hideMark/>
          </w:tcPr>
          <w:p w14:paraId="2A621B7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&lt;5</w:t>
            </w:r>
          </w:p>
        </w:tc>
        <w:tc>
          <w:tcPr>
            <w:tcW w:w="436" w:type="pct"/>
            <w:vMerge/>
            <w:tcBorders>
              <w:top w:val="nil"/>
              <w:left w:val="single" w:sz="8" w:space="0" w:color="auto"/>
              <w:bottom w:val="single" w:sz="8" w:space="0" w:color="000000"/>
              <w:right w:val="single" w:sz="8" w:space="0" w:color="auto"/>
            </w:tcBorders>
            <w:vAlign w:val="center"/>
            <w:hideMark/>
          </w:tcPr>
          <w:p w14:paraId="10C3F780"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384" w:type="pct"/>
            <w:vMerge/>
            <w:tcBorders>
              <w:top w:val="nil"/>
              <w:left w:val="single" w:sz="8" w:space="0" w:color="auto"/>
              <w:bottom w:val="single" w:sz="8" w:space="0" w:color="000000"/>
              <w:right w:val="single" w:sz="8" w:space="0" w:color="auto"/>
            </w:tcBorders>
            <w:vAlign w:val="center"/>
            <w:hideMark/>
          </w:tcPr>
          <w:p w14:paraId="48FAB27B" w14:textId="77777777" w:rsidR="00C040C8" w:rsidRPr="00C040C8" w:rsidRDefault="00C040C8" w:rsidP="00C040C8">
            <w:pPr>
              <w:spacing w:after="0" w:line="240" w:lineRule="auto"/>
              <w:jc w:val="left"/>
              <w:rPr>
                <w:rFonts w:ascii="Arial" w:eastAsia="Times New Roman" w:hAnsi="Arial" w:cs="Arial"/>
                <w:color w:val="000000"/>
                <w:sz w:val="16"/>
                <w:szCs w:val="16"/>
              </w:rPr>
            </w:pPr>
          </w:p>
        </w:tc>
      </w:tr>
      <w:tr w:rsidR="00C040C8" w:rsidRPr="00C040C8" w14:paraId="59C73B7C"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49F515C8"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A5186A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IMSR 400</w:t>
            </w:r>
          </w:p>
        </w:tc>
        <w:tc>
          <w:tcPr>
            <w:tcW w:w="442" w:type="pct"/>
            <w:tcBorders>
              <w:top w:val="nil"/>
              <w:left w:val="nil"/>
              <w:bottom w:val="single" w:sz="8" w:space="0" w:color="auto"/>
              <w:right w:val="single" w:sz="8" w:space="0" w:color="auto"/>
            </w:tcBorders>
            <w:vAlign w:val="center"/>
            <w:hideMark/>
          </w:tcPr>
          <w:p w14:paraId="04A87FB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Terrestrial Energy Inc.</w:t>
            </w:r>
          </w:p>
        </w:tc>
        <w:tc>
          <w:tcPr>
            <w:tcW w:w="607" w:type="pct"/>
            <w:tcBorders>
              <w:top w:val="nil"/>
              <w:left w:val="nil"/>
              <w:bottom w:val="single" w:sz="8" w:space="0" w:color="auto"/>
              <w:right w:val="single" w:sz="8" w:space="0" w:color="auto"/>
            </w:tcBorders>
            <w:noWrap/>
            <w:vAlign w:val="center"/>
            <w:hideMark/>
          </w:tcPr>
          <w:p w14:paraId="4F37E29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2DFCE8F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FLiBe (Li</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BeF</w:t>
            </w:r>
            <w:r>
              <w:rPr>
                <w:rFonts w:ascii="Cambria Math" w:eastAsia="Times New Roman" w:hAnsi="Cambria Math" w:cs="Cambria Math"/>
                <w:color w:val="000000"/>
                <w:sz w:val="16"/>
                <w:szCs w:val="16"/>
              </w:rPr>
              <w:t>₄</w:t>
            </w:r>
            <w:r>
              <w:rPr>
                <w:rFonts w:ascii="Arial" w:eastAsia="Times New Roman" w:hAnsi="Arial" w:cs="Arial"/>
                <w:color w:val="000000"/>
                <w:sz w:val="16"/>
                <w:szCs w:val="16"/>
              </w:rPr>
              <w:t>) / Grafito</w:t>
            </w:r>
          </w:p>
        </w:tc>
        <w:tc>
          <w:tcPr>
            <w:tcW w:w="659" w:type="pct"/>
            <w:tcBorders>
              <w:top w:val="nil"/>
              <w:left w:val="nil"/>
              <w:bottom w:val="single" w:sz="8" w:space="0" w:color="auto"/>
              <w:right w:val="single" w:sz="8" w:space="0" w:color="auto"/>
            </w:tcBorders>
            <w:vAlign w:val="center"/>
            <w:hideMark/>
          </w:tcPr>
          <w:p w14:paraId="5A8310D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Partículas TRISO</w:t>
            </w:r>
          </w:p>
        </w:tc>
        <w:tc>
          <w:tcPr>
            <w:tcW w:w="735" w:type="pct"/>
            <w:tcBorders>
              <w:top w:val="nil"/>
              <w:left w:val="nil"/>
              <w:bottom w:val="single" w:sz="8" w:space="0" w:color="auto"/>
              <w:right w:val="single" w:sz="8" w:space="0" w:color="auto"/>
            </w:tcBorders>
            <w:noWrap/>
            <w:vAlign w:val="center"/>
            <w:hideMark/>
          </w:tcPr>
          <w:p w14:paraId="712A0DA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19.75</w:t>
            </w:r>
          </w:p>
        </w:tc>
        <w:tc>
          <w:tcPr>
            <w:tcW w:w="436" w:type="pct"/>
            <w:tcBorders>
              <w:top w:val="nil"/>
              <w:left w:val="nil"/>
              <w:bottom w:val="single" w:sz="8" w:space="0" w:color="auto"/>
              <w:right w:val="single" w:sz="8" w:space="0" w:color="auto"/>
            </w:tcBorders>
            <w:noWrap/>
            <w:vAlign w:val="center"/>
            <w:hideMark/>
          </w:tcPr>
          <w:p w14:paraId="7559A730"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31" w:author="Claude" w:date="2026-10-20T00:00:00Z">
              <w:r>
                <w:rPr>
                  <w:rFonts w:ascii="Arial" w:eastAsia="Times New Roman" w:hAnsi="Arial" w:cs="Arial"/>
                  <w:color w:val="000000"/>
                  <w:sz w:val="16"/>
                  <w:szCs w:val="16"/>
                </w:rPr>
                <w:delText xml:space="preserve">Canada</w:delText>
              </w:r>
            </w:del>
            <w:ins w:id="90232" w:author="Claude" w:date="2026-10-20T00:00:00Z">
              <w:r>
                <w:rPr>
                  <w:rFonts w:ascii="Arial" w:eastAsia="Times New Roman" w:hAnsi="Arial" w:cs="Arial"/>
                  <w:color w:val="000000"/>
                  <w:sz w:val="16"/>
                  <w:szCs w:val="16"/>
                </w:rPr>
                <w:t>Canadá</w:t>
              </w:r>
            </w:ins>
          </w:p>
        </w:tc>
        <w:tc>
          <w:tcPr>
            <w:tcW w:w="384" w:type="pct"/>
            <w:tcBorders>
              <w:top w:val="nil"/>
              <w:left w:val="nil"/>
              <w:bottom w:val="single" w:sz="8" w:space="0" w:color="auto"/>
              <w:right w:val="single" w:sz="8" w:space="0" w:color="auto"/>
            </w:tcBorders>
            <w:noWrap/>
            <w:vAlign w:val="center"/>
            <w:hideMark/>
          </w:tcPr>
          <w:p w14:paraId="0B6FC43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1D4FEEA2"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4B41E527"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A00F29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KP-FHR</w:t>
            </w:r>
          </w:p>
        </w:tc>
        <w:tc>
          <w:tcPr>
            <w:tcW w:w="442" w:type="pct"/>
            <w:tcBorders>
              <w:top w:val="nil"/>
              <w:left w:val="nil"/>
              <w:bottom w:val="single" w:sz="8" w:space="0" w:color="auto"/>
              <w:right w:val="single" w:sz="8" w:space="0" w:color="auto"/>
            </w:tcBorders>
            <w:vAlign w:val="center"/>
            <w:hideMark/>
          </w:tcPr>
          <w:p w14:paraId="51677A7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KAIROS Power, LLC.</w:t>
            </w:r>
          </w:p>
        </w:tc>
        <w:tc>
          <w:tcPr>
            <w:tcW w:w="607" w:type="pct"/>
            <w:tcBorders>
              <w:top w:val="nil"/>
              <w:left w:val="nil"/>
              <w:bottom w:val="single" w:sz="8" w:space="0" w:color="auto"/>
              <w:right w:val="single" w:sz="8" w:space="0" w:color="auto"/>
            </w:tcBorders>
            <w:noWrap/>
            <w:vAlign w:val="center"/>
            <w:hideMark/>
          </w:tcPr>
          <w:p w14:paraId="09D34CB5"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del w:id="90239" w:author="Claude" w:date="2026-10-20T00:00:00Z">
              <w:r>
                <w:rPr>
                  <w:rFonts w:ascii="Arial" w:eastAsia="Times New Roman" w:hAnsi="Arial" w:cs="Arial"/>
                  <w:color w:val="000000"/>
                  <w:sz w:val="16"/>
                  <w:szCs w:val="16"/>
                  <w:lang w:val="en-US"/>
                </w:rPr>
                <w:delText xml:space="preserve">Modular Pebble-bed HTR Salt Cooled Reactor</w:delText>
              </w:r>
            </w:del>
            <w:ins w:id="90240" w:author="Claude" w:date="2026-10-20T00:00:00Z">
              <w:r>
                <w:rPr>
                  <w:rFonts w:ascii="Arial" w:eastAsia="Times New Roman" w:hAnsi="Arial" w:cs="Arial"/>
                  <w:color w:val="000000"/>
                  <w:sz w:val="16"/>
                  <w:szCs w:val="16"/>
                  <w:lang w:val="en-US"/>
                </w:rPr>
                <w:t>FHR (lecho de esferas)</w:t>
              </w:r>
            </w:ins>
          </w:p>
        </w:tc>
        <w:tc>
          <w:tcPr>
            <w:tcW w:w="710" w:type="pct"/>
            <w:tcBorders>
              <w:top w:val="nil"/>
              <w:left w:val="nil"/>
              <w:bottom w:val="single" w:sz="8" w:space="0" w:color="auto"/>
              <w:right w:val="single" w:sz="8" w:space="0" w:color="auto"/>
            </w:tcBorders>
            <w:vAlign w:val="center"/>
            <w:hideMark/>
          </w:tcPr>
          <w:p w14:paraId="0A3264D1"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41" w:author="Claude" w:date="2026-10-20T00:00:00Z">
              <w:r>
                <w:rPr>
                  <w:rFonts w:ascii="Arial" w:eastAsia="Times New Roman" w:hAnsi="Arial" w:cs="Arial"/>
                  <w:color w:val="000000"/>
                  <w:sz w:val="16"/>
                  <w:szCs w:val="16"/>
                </w:rPr>
                <w:delText xml:space="preserve">Sal combustible (LiF–BeF</w:delText>
              </w:r>
              <w:r>
                <w:rPr>
                  <w:rFonts w:ascii="Cambria Math" w:eastAsia="Times New Roman" w:hAnsi="Cambria Math" w:cs="Cambria Math"/>
                  <w:color w:val="000000"/>
                  <w:sz w:val="16"/>
                  <w:szCs w:val="16"/>
                </w:rPr>
                <w:delText xml:space="preserve">₂</w:delText>
              </w:r>
              <w:r>
                <w:rPr>
                  <w:rFonts w:ascii="Arial" w:eastAsia="Times New Roman" w:hAnsi="Arial" w:cs="Arial"/>
                  <w:color w:val="000000"/>
                  <w:sz w:val="16"/>
                  <w:szCs w:val="16"/>
                </w:rPr>
                <w:delText xml:space="preserve">–UF</w:delText>
              </w:r>
              <w:r>
                <w:rPr>
                  <w:rFonts w:ascii="Cambria Math" w:eastAsia="Times New Roman" w:hAnsi="Cambria Math" w:cs="Cambria Math"/>
                  <w:color w:val="000000"/>
                  <w:sz w:val="16"/>
                  <w:szCs w:val="16"/>
                </w:rPr>
                <w:delText xml:space="preserve">₄</w:delText>
              </w:r>
              <w:r>
                <w:rPr>
                  <w:rFonts w:ascii="Arial" w:eastAsia="Times New Roman" w:hAnsi="Arial" w:cs="Arial"/>
                  <w:color w:val="000000"/>
                  <w:sz w:val="16"/>
                  <w:szCs w:val="16"/>
                </w:rPr>
                <w:delText xml:space="preserve">) / Grafito</w:delText>
              </w:r>
            </w:del>
            <w:ins w:id="90242" w:author="Claude" w:date="2026-10-20T00:00:00Z">
              <w:r>
                <w:rPr>
                  <w:rFonts w:ascii="Arial" w:eastAsia="Times New Roman" w:hAnsi="Arial" w:cs="Arial"/>
                  <w:color w:val="000000"/>
                  <w:sz w:val="16"/>
                  <w:szCs w:val="16"/>
                </w:rPr>
                <w:t>FLiBe (2LiF–BeF₂) / Grafito</w:t>
              </w:r>
            </w:ins>
          </w:p>
        </w:tc>
        <w:tc>
          <w:tcPr>
            <w:tcW w:w="659" w:type="pct"/>
            <w:tcBorders>
              <w:top w:val="nil"/>
              <w:left w:val="nil"/>
              <w:bottom w:val="single" w:sz="8" w:space="0" w:color="auto"/>
              <w:right w:val="single" w:sz="8" w:space="0" w:color="auto"/>
            </w:tcBorders>
            <w:vAlign w:val="center"/>
            <w:hideMark/>
          </w:tcPr>
          <w:p w14:paraId="4A526E15"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43" w:author="Claude" w:date="2026-10-20T00:00:00Z">
              <w:r>
                <w:rPr>
                  <w:rFonts w:ascii="Arial" w:eastAsia="Times New Roman" w:hAnsi="Arial" w:cs="Arial"/>
                  <w:color w:val="000000"/>
                  <w:sz w:val="16"/>
                  <w:szCs w:val="16"/>
                </w:rPr>
                <w:delText xml:space="preserve">LiF-BeF</w:delText>
              </w:r>
              <w:r>
                <w:rPr>
                  <w:rFonts w:ascii="Cambria Math" w:eastAsia="Times New Roman" w:hAnsi="Cambria Math" w:cs="Cambria Math"/>
                  <w:color w:val="000000"/>
                  <w:sz w:val="16"/>
                  <w:szCs w:val="16"/>
                </w:rPr>
                <w:delText xml:space="preserve">₂</w:delText>
              </w:r>
              <w:r>
                <w:rPr>
                  <w:rFonts w:ascii="Arial" w:eastAsia="Times New Roman" w:hAnsi="Arial" w:cs="Arial"/>
                  <w:color w:val="000000"/>
                  <w:sz w:val="16"/>
                  <w:szCs w:val="16"/>
                </w:rPr>
                <w:delText xml:space="preserve">-UF</w:delText>
              </w:r>
              <w:r>
                <w:rPr>
                  <w:rFonts w:ascii="Cambria Math" w:eastAsia="Times New Roman" w:hAnsi="Cambria Math" w:cs="Cambria Math"/>
                  <w:color w:val="000000"/>
                  <w:sz w:val="16"/>
                  <w:szCs w:val="16"/>
                </w:rPr>
                <w:delText xml:space="preserve">₄</w:delText>
              </w:r>
            </w:del>
            <w:ins w:id="90244" w:author="Claude" w:date="2026-10-20T00:00:00Z">
              <w:r>
                <w:rPr>
                  <w:rFonts w:ascii="Arial" w:eastAsia="Times New Roman" w:hAnsi="Arial" w:cs="Arial"/>
                  <w:color w:val="000000"/>
                  <w:sz w:val="16"/>
                  <w:szCs w:val="16"/>
                </w:rPr>
                <w:t>TRISO (UCO) en esferas</w:t>
              </w:r>
            </w:ins>
          </w:p>
        </w:tc>
        <w:tc>
          <w:tcPr>
            <w:tcW w:w="735" w:type="pct"/>
            <w:tcBorders>
              <w:top w:val="nil"/>
              <w:left w:val="nil"/>
              <w:bottom w:val="single" w:sz="8" w:space="0" w:color="auto"/>
              <w:right w:val="single" w:sz="8" w:space="0" w:color="auto"/>
            </w:tcBorders>
            <w:noWrap/>
            <w:vAlign w:val="center"/>
            <w:hideMark/>
          </w:tcPr>
          <w:p w14:paraId="5755F265"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45" w:author="Claude" w:date="2026-10-20T00:00:00Z">
              <w:r>
                <w:rPr>
                  <w:rFonts w:ascii="Arial" w:eastAsia="Times New Roman" w:hAnsi="Arial" w:cs="Arial"/>
                  <w:color w:val="000000"/>
                  <w:sz w:val="16"/>
                  <w:szCs w:val="16"/>
                </w:rPr>
                <w:delText xml:space="preserve">No aplicable, usa ²³³U derivado del torio</w:delText>
              </w:r>
            </w:del>
            <w:ins w:id="90246" w:author="Claude" w:date="2026-10-20T00:00:00Z">
              <w:r>
                <w:rPr>
                  <w:rFonts w:ascii="Arial" w:eastAsia="Times New Roman" w:hAnsi="Arial" w:cs="Arial"/>
                  <w:color w:val="000000"/>
                  <w:sz w:val="16"/>
                  <w:szCs w:val="16"/>
                </w:rPr>
                <w:t>&lt; 20 (HALEU)</w:t>
              </w:r>
            </w:ins>
          </w:p>
        </w:tc>
        <w:tc>
          <w:tcPr>
            <w:tcW w:w="436" w:type="pct"/>
            <w:tcBorders>
              <w:top w:val="nil"/>
              <w:left w:val="nil"/>
              <w:bottom w:val="single" w:sz="8" w:space="0" w:color="auto"/>
              <w:right w:val="single" w:sz="8" w:space="0" w:color="auto"/>
            </w:tcBorders>
            <w:noWrap/>
            <w:vAlign w:val="center"/>
            <w:hideMark/>
          </w:tcPr>
          <w:p w14:paraId="1740F39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31CCEA94"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47" w:author="Claude" w:date="2026-10-20T00:00:00Z">
              <w:r>
                <w:rPr>
                  <w:rFonts w:ascii="Arial" w:eastAsia="Times New Roman" w:hAnsi="Arial" w:cs="Arial"/>
                  <w:color w:val="000000"/>
                  <w:sz w:val="16"/>
                  <w:szCs w:val="16"/>
                </w:rPr>
                <w:delText xml:space="preserve">En construcción</w:delText>
              </w:r>
            </w:del>
            <w:ins w:id="90248" w:author="Claude" w:date="2026-10-20T00:00:00Z">
              <w:r>
                <w:rPr>
                  <w:rFonts w:ascii="Arial" w:eastAsia="Times New Roman" w:hAnsi="Arial" w:cs="Arial"/>
                  <w:color w:val="000000"/>
                  <w:sz w:val="16"/>
                  <w:szCs w:val="16"/>
                </w:rPr>
                <w:t>Demostrador Hermes en construcción</w:t>
              </w:r>
            </w:ins>
          </w:p>
        </w:tc>
      </w:tr>
      <w:tr w:rsidR="00C040C8" w:rsidRPr="00C040C8" w14:paraId="67FF0020" w14:textId="77777777" w:rsidTr="00B07314">
        <w:trPr>
          <w:trHeight w:val="852"/>
        </w:trPr>
        <w:tc>
          <w:tcPr>
            <w:tcW w:w="359" w:type="pct"/>
            <w:vMerge/>
            <w:tcBorders>
              <w:top w:val="nil"/>
              <w:left w:val="single" w:sz="8" w:space="0" w:color="auto"/>
              <w:bottom w:val="single" w:sz="8" w:space="0" w:color="000000"/>
              <w:right w:val="single" w:sz="8" w:space="0" w:color="auto"/>
            </w:tcBorders>
            <w:vAlign w:val="center"/>
            <w:hideMark/>
          </w:tcPr>
          <w:p w14:paraId="1E827F8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F639DF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LFTR</w:t>
            </w:r>
          </w:p>
        </w:tc>
        <w:tc>
          <w:tcPr>
            <w:tcW w:w="442" w:type="pct"/>
            <w:tcBorders>
              <w:top w:val="nil"/>
              <w:left w:val="nil"/>
              <w:bottom w:val="single" w:sz="8" w:space="0" w:color="auto"/>
              <w:right w:val="single" w:sz="8" w:space="0" w:color="auto"/>
            </w:tcBorders>
            <w:vAlign w:val="center"/>
            <w:hideMark/>
          </w:tcPr>
          <w:p w14:paraId="7BAEBAA1"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187" w:author="Claude" w:date="2026-10-20T00:00:00Z">
              <w:r>
                <w:rPr>
                  <w:rFonts w:ascii="Arial" w:eastAsia="Times New Roman" w:hAnsi="Arial" w:cs="Arial"/>
                  <w:color w:val="000000"/>
                  <w:sz w:val="16"/>
                  <w:szCs w:val="16"/>
                </w:rPr>
                <w:delText xml:space="preserve">Flibe</w:delText>
              </w:r>
            </w:del>
            <w:ins w:id="90188" w:author="Claude" w:date="2026-10-20T00:00:00Z">
              <w:r>
                <w:rPr>
                  <w:rFonts w:ascii="Arial" w:eastAsia="Times New Roman" w:hAnsi="Arial" w:cs="Arial"/>
                  <w:color w:val="000000"/>
                  <w:sz w:val="16"/>
                  <w:szCs w:val="16"/>
                </w:rPr>
                <w:t>FLiBe</w:t>
              </w:r>
            </w:ins>
            <w:r>
              <w:rPr>
                <w:rFonts w:ascii="Arial" w:eastAsia="Times New Roman" w:hAnsi="Arial" w:cs="Arial"/>
                <w:color w:val="000000"/>
                <w:sz w:val="16"/>
                <w:szCs w:val="16"/>
              </w:rPr>
              <w:t xml:space="preserve"> Energy</w:t>
            </w:r>
          </w:p>
        </w:tc>
        <w:tc>
          <w:tcPr>
            <w:tcW w:w="607" w:type="pct"/>
            <w:tcBorders>
              <w:top w:val="nil"/>
              <w:left w:val="nil"/>
              <w:bottom w:val="single" w:sz="8" w:space="0" w:color="auto"/>
              <w:right w:val="single" w:sz="8" w:space="0" w:color="auto"/>
            </w:tcBorders>
            <w:noWrap/>
            <w:vAlign w:val="center"/>
            <w:hideMark/>
          </w:tcPr>
          <w:p w14:paraId="793AA66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5A0E974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 (MgCl</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–NaCl) / Sin moderador</w:t>
            </w:r>
          </w:p>
        </w:tc>
        <w:tc>
          <w:tcPr>
            <w:tcW w:w="659" w:type="pct"/>
            <w:tcBorders>
              <w:top w:val="nil"/>
              <w:left w:val="nil"/>
              <w:bottom w:val="single" w:sz="8" w:space="0" w:color="auto"/>
              <w:right w:val="single" w:sz="8" w:space="0" w:color="auto"/>
            </w:tcBorders>
            <w:vAlign w:val="center"/>
            <w:hideMark/>
          </w:tcPr>
          <w:p w14:paraId="7CCD90B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Combustible de sales fundidas</w:t>
            </w:r>
          </w:p>
        </w:tc>
        <w:tc>
          <w:tcPr>
            <w:tcW w:w="735" w:type="pct"/>
            <w:tcBorders>
              <w:top w:val="nil"/>
              <w:left w:val="nil"/>
              <w:bottom w:val="single" w:sz="8" w:space="0" w:color="auto"/>
              <w:right w:val="single" w:sz="8" w:space="0" w:color="auto"/>
            </w:tcBorders>
            <w:noWrap/>
            <w:vAlign w:val="center"/>
            <w:hideMark/>
          </w:tcPr>
          <w:p w14:paraId="7535E99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N/A (usa combustible gastado reciclado)</w:t>
            </w:r>
          </w:p>
        </w:tc>
        <w:tc>
          <w:tcPr>
            <w:tcW w:w="436" w:type="pct"/>
            <w:tcBorders>
              <w:top w:val="nil"/>
              <w:left w:val="nil"/>
              <w:bottom w:val="single" w:sz="8" w:space="0" w:color="auto"/>
              <w:right w:val="single" w:sz="8" w:space="0" w:color="auto"/>
            </w:tcBorders>
            <w:noWrap/>
            <w:vAlign w:val="center"/>
            <w:hideMark/>
          </w:tcPr>
          <w:p w14:paraId="304E29E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41AB699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5391F7E7"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3CB4BAE5"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C72B2E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Stable Salt Reactor - Wasteburner</w:t>
            </w:r>
          </w:p>
        </w:tc>
        <w:tc>
          <w:tcPr>
            <w:tcW w:w="442" w:type="pct"/>
            <w:tcBorders>
              <w:top w:val="nil"/>
              <w:left w:val="nil"/>
              <w:bottom w:val="single" w:sz="8" w:space="0" w:color="auto"/>
              <w:right w:val="single" w:sz="8" w:space="0" w:color="auto"/>
            </w:tcBorders>
            <w:vAlign w:val="center"/>
            <w:hideMark/>
          </w:tcPr>
          <w:p w14:paraId="57469F0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Moltex Energy</w:t>
            </w:r>
          </w:p>
        </w:tc>
        <w:tc>
          <w:tcPr>
            <w:tcW w:w="607" w:type="pct"/>
            <w:tcBorders>
              <w:top w:val="nil"/>
              <w:left w:val="nil"/>
              <w:bottom w:val="single" w:sz="8" w:space="0" w:color="auto"/>
              <w:right w:val="single" w:sz="8" w:space="0" w:color="auto"/>
            </w:tcBorders>
            <w:noWrap/>
            <w:vAlign w:val="center"/>
            <w:hideMark/>
          </w:tcPr>
          <w:p w14:paraId="4B5008F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5875C14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 / Sin moderador</w:t>
            </w:r>
          </w:p>
        </w:tc>
        <w:tc>
          <w:tcPr>
            <w:tcW w:w="659" w:type="pct"/>
            <w:tcBorders>
              <w:top w:val="nil"/>
              <w:left w:val="nil"/>
              <w:bottom w:val="single" w:sz="8" w:space="0" w:color="auto"/>
              <w:right w:val="single" w:sz="8" w:space="0" w:color="auto"/>
            </w:tcBorders>
            <w:vAlign w:val="center"/>
            <w:hideMark/>
          </w:tcPr>
          <w:p w14:paraId="3883B14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Cloruros fundidos de uranio y plutonio</w:t>
            </w:r>
          </w:p>
        </w:tc>
        <w:tc>
          <w:tcPr>
            <w:tcW w:w="735" w:type="pct"/>
            <w:tcBorders>
              <w:top w:val="nil"/>
              <w:left w:val="nil"/>
              <w:bottom w:val="single" w:sz="8" w:space="0" w:color="auto"/>
              <w:right w:val="single" w:sz="8" w:space="0" w:color="auto"/>
            </w:tcBorders>
            <w:noWrap/>
            <w:vAlign w:val="center"/>
            <w:hideMark/>
          </w:tcPr>
          <w:p w14:paraId="2F35DD3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&lt;8 % PuCl</w:t>
            </w:r>
            <w:r>
              <w:rPr>
                <w:rFonts w:ascii="Cambria Math" w:eastAsia="Times New Roman" w:hAnsi="Cambria Math" w:cs="Cambria Math"/>
                <w:color w:val="000000"/>
                <w:sz w:val="16"/>
                <w:szCs w:val="16"/>
              </w:rPr>
              <w:t>₃</w:t>
            </w:r>
            <w:r>
              <w:rPr>
                <w:rFonts w:ascii="Arial" w:eastAsia="Times New Roman" w:hAnsi="Arial" w:cs="Arial"/>
                <w:color w:val="000000"/>
                <w:sz w:val="16"/>
                <w:szCs w:val="16"/>
              </w:rPr>
              <w:t xml:space="preserve"> o 16.5 % HALEU</w:t>
            </w:r>
          </w:p>
        </w:tc>
        <w:tc>
          <w:tcPr>
            <w:tcW w:w="436" w:type="pct"/>
            <w:tcBorders>
              <w:top w:val="nil"/>
              <w:left w:val="nil"/>
              <w:bottom w:val="single" w:sz="8" w:space="0" w:color="auto"/>
              <w:right w:val="single" w:sz="8" w:space="0" w:color="auto"/>
            </w:tcBorders>
            <w:noWrap/>
            <w:vAlign w:val="center"/>
            <w:hideMark/>
          </w:tcPr>
          <w:p w14:paraId="4075808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Reino Unido</w:t>
            </w:r>
          </w:p>
        </w:tc>
        <w:tc>
          <w:tcPr>
            <w:tcW w:w="384" w:type="pct"/>
            <w:tcBorders>
              <w:top w:val="nil"/>
              <w:left w:val="nil"/>
              <w:bottom w:val="single" w:sz="8" w:space="0" w:color="auto"/>
              <w:right w:val="single" w:sz="8" w:space="0" w:color="auto"/>
            </w:tcBorders>
            <w:noWrap/>
            <w:vAlign w:val="center"/>
            <w:hideMark/>
          </w:tcPr>
          <w:p w14:paraId="76D1395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006A2FCA"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21E03A67"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322D40F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Stellarium</w:t>
            </w:r>
          </w:p>
        </w:tc>
        <w:tc>
          <w:tcPr>
            <w:tcW w:w="442" w:type="pct"/>
            <w:tcBorders>
              <w:top w:val="nil"/>
              <w:left w:val="nil"/>
              <w:bottom w:val="single" w:sz="8" w:space="0" w:color="auto"/>
              <w:right w:val="single" w:sz="8" w:space="0" w:color="auto"/>
            </w:tcBorders>
            <w:vAlign w:val="center"/>
            <w:hideMark/>
          </w:tcPr>
          <w:p w14:paraId="0D21D20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Stellaria Energy</w:t>
            </w:r>
          </w:p>
        </w:tc>
        <w:tc>
          <w:tcPr>
            <w:tcW w:w="607" w:type="pct"/>
            <w:tcBorders>
              <w:top w:val="nil"/>
              <w:left w:val="nil"/>
              <w:bottom w:val="single" w:sz="8" w:space="0" w:color="auto"/>
              <w:right w:val="single" w:sz="8" w:space="0" w:color="auto"/>
            </w:tcBorders>
            <w:noWrap/>
            <w:vAlign w:val="center"/>
            <w:hideMark/>
          </w:tcPr>
          <w:p w14:paraId="6583BE1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0A1F9CB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 / Grafito</w:t>
            </w:r>
          </w:p>
        </w:tc>
        <w:tc>
          <w:tcPr>
            <w:tcW w:w="659" w:type="pct"/>
            <w:tcBorders>
              <w:top w:val="nil"/>
              <w:left w:val="nil"/>
              <w:bottom w:val="single" w:sz="8" w:space="0" w:color="auto"/>
              <w:right w:val="single" w:sz="8" w:space="0" w:color="auto"/>
            </w:tcBorders>
            <w:vAlign w:val="center"/>
            <w:hideMark/>
          </w:tcPr>
          <w:p w14:paraId="79CC130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UF</w:t>
            </w:r>
            <w:r>
              <w:rPr>
                <w:rFonts w:ascii="Cambria Math" w:eastAsia="Times New Roman" w:hAnsi="Cambria Math" w:cs="Cambria Math"/>
                <w:color w:val="000000"/>
                <w:sz w:val="16"/>
                <w:szCs w:val="16"/>
              </w:rPr>
              <w:t>₄</w:t>
            </w:r>
          </w:p>
        </w:tc>
        <w:tc>
          <w:tcPr>
            <w:tcW w:w="735" w:type="pct"/>
            <w:tcBorders>
              <w:top w:val="nil"/>
              <w:left w:val="nil"/>
              <w:bottom w:val="single" w:sz="8" w:space="0" w:color="auto"/>
              <w:right w:val="single" w:sz="8" w:space="0" w:color="auto"/>
            </w:tcBorders>
            <w:noWrap/>
            <w:vAlign w:val="center"/>
            <w:hideMark/>
          </w:tcPr>
          <w:p w14:paraId="25042CF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Arranque 2.3 / reposición 4.95</w:t>
            </w:r>
          </w:p>
        </w:tc>
        <w:tc>
          <w:tcPr>
            <w:tcW w:w="436" w:type="pct"/>
            <w:tcBorders>
              <w:top w:val="nil"/>
              <w:left w:val="nil"/>
              <w:bottom w:val="single" w:sz="8" w:space="0" w:color="auto"/>
              <w:right w:val="single" w:sz="8" w:space="0" w:color="auto"/>
            </w:tcBorders>
            <w:noWrap/>
            <w:vAlign w:val="center"/>
            <w:hideMark/>
          </w:tcPr>
          <w:p w14:paraId="2C3D1B8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3F56CFA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3A287FAE"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04B8093D"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3472D2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ThorCon</w:t>
            </w:r>
          </w:p>
        </w:tc>
        <w:tc>
          <w:tcPr>
            <w:tcW w:w="442" w:type="pct"/>
            <w:tcBorders>
              <w:top w:val="nil"/>
              <w:left w:val="nil"/>
              <w:bottom w:val="single" w:sz="8" w:space="0" w:color="auto"/>
              <w:right w:val="single" w:sz="8" w:space="0" w:color="auto"/>
            </w:tcBorders>
            <w:vAlign w:val="center"/>
            <w:hideMark/>
          </w:tcPr>
          <w:p w14:paraId="7C9AD9E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ThorCon International</w:t>
            </w:r>
          </w:p>
        </w:tc>
        <w:tc>
          <w:tcPr>
            <w:tcW w:w="607" w:type="pct"/>
            <w:tcBorders>
              <w:top w:val="nil"/>
              <w:left w:val="nil"/>
              <w:bottom w:val="single" w:sz="8" w:space="0" w:color="auto"/>
              <w:right w:val="single" w:sz="8" w:space="0" w:color="auto"/>
            </w:tcBorders>
            <w:noWrap/>
            <w:vAlign w:val="center"/>
            <w:hideMark/>
          </w:tcPr>
          <w:p w14:paraId="5BA76DF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41319D2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cloruradas / Sin moderador</w:t>
            </w:r>
          </w:p>
        </w:tc>
        <w:tc>
          <w:tcPr>
            <w:tcW w:w="659" w:type="pct"/>
            <w:tcBorders>
              <w:top w:val="nil"/>
              <w:left w:val="nil"/>
              <w:bottom w:val="single" w:sz="8" w:space="0" w:color="auto"/>
              <w:right w:val="single" w:sz="8" w:space="0" w:color="auto"/>
            </w:tcBorders>
            <w:vAlign w:val="center"/>
            <w:hideMark/>
          </w:tcPr>
          <w:p w14:paraId="2765C80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 portadoras de material físil-fértil</w:t>
            </w:r>
          </w:p>
        </w:tc>
        <w:tc>
          <w:tcPr>
            <w:tcW w:w="735" w:type="pct"/>
            <w:tcBorders>
              <w:top w:val="nil"/>
              <w:left w:val="nil"/>
              <w:bottom w:val="single" w:sz="8" w:space="0" w:color="auto"/>
              <w:right w:val="single" w:sz="8" w:space="0" w:color="auto"/>
            </w:tcBorders>
            <w:noWrap/>
            <w:vAlign w:val="center"/>
            <w:hideMark/>
          </w:tcPr>
          <w:p w14:paraId="06B710C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N/D</w:t>
            </w:r>
          </w:p>
        </w:tc>
        <w:tc>
          <w:tcPr>
            <w:tcW w:w="436" w:type="pct"/>
            <w:tcBorders>
              <w:top w:val="nil"/>
              <w:left w:val="nil"/>
              <w:bottom w:val="single" w:sz="8" w:space="0" w:color="auto"/>
              <w:right w:val="single" w:sz="8" w:space="0" w:color="auto"/>
            </w:tcBorders>
            <w:noWrap/>
            <w:vAlign w:val="center"/>
            <w:hideMark/>
          </w:tcPr>
          <w:p w14:paraId="380C700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5032711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23AD0584"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3EB6FC45"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CF8B68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Thorizon</w:t>
            </w:r>
          </w:p>
        </w:tc>
        <w:tc>
          <w:tcPr>
            <w:tcW w:w="442" w:type="pct"/>
            <w:tcBorders>
              <w:top w:val="nil"/>
              <w:left w:val="nil"/>
              <w:bottom w:val="single" w:sz="8" w:space="0" w:color="auto"/>
              <w:right w:val="single" w:sz="8" w:space="0" w:color="auto"/>
            </w:tcBorders>
            <w:vAlign w:val="center"/>
            <w:hideMark/>
          </w:tcPr>
          <w:p w14:paraId="3C7F8CF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Thorizon BV</w:t>
            </w:r>
          </w:p>
        </w:tc>
        <w:tc>
          <w:tcPr>
            <w:tcW w:w="607" w:type="pct"/>
            <w:tcBorders>
              <w:top w:val="nil"/>
              <w:left w:val="nil"/>
              <w:bottom w:val="single" w:sz="8" w:space="0" w:color="auto"/>
              <w:right w:val="single" w:sz="8" w:space="0" w:color="auto"/>
            </w:tcBorders>
            <w:noWrap/>
            <w:vAlign w:val="center"/>
            <w:hideMark/>
          </w:tcPr>
          <w:p w14:paraId="044EFE5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657F8AE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 / Sin moderador</w:t>
            </w:r>
          </w:p>
        </w:tc>
        <w:tc>
          <w:tcPr>
            <w:tcW w:w="659" w:type="pct"/>
            <w:tcBorders>
              <w:top w:val="nil"/>
              <w:left w:val="nil"/>
              <w:bottom w:val="single" w:sz="8" w:space="0" w:color="auto"/>
              <w:right w:val="single" w:sz="8" w:space="0" w:color="auto"/>
            </w:tcBorders>
            <w:vAlign w:val="center"/>
            <w:hideMark/>
          </w:tcPr>
          <w:p w14:paraId="69005DB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w:t>
            </w:r>
          </w:p>
        </w:tc>
        <w:tc>
          <w:tcPr>
            <w:tcW w:w="735" w:type="pct"/>
            <w:tcBorders>
              <w:top w:val="nil"/>
              <w:left w:val="nil"/>
              <w:bottom w:val="single" w:sz="8" w:space="0" w:color="auto"/>
              <w:right w:val="single" w:sz="8" w:space="0" w:color="auto"/>
            </w:tcBorders>
            <w:noWrap/>
            <w:vAlign w:val="center"/>
            <w:hideMark/>
          </w:tcPr>
          <w:p w14:paraId="4E1900B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No divulgado</w:t>
            </w:r>
          </w:p>
        </w:tc>
        <w:tc>
          <w:tcPr>
            <w:tcW w:w="436" w:type="pct"/>
            <w:tcBorders>
              <w:top w:val="nil"/>
              <w:left w:val="nil"/>
              <w:bottom w:val="single" w:sz="8" w:space="0" w:color="auto"/>
              <w:right w:val="single" w:sz="8" w:space="0" w:color="auto"/>
            </w:tcBorders>
            <w:noWrap/>
            <w:vAlign w:val="center"/>
            <w:hideMark/>
          </w:tcPr>
          <w:p w14:paraId="303E2DC6"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37" w:author="Claude" w:date="2026-10-20T00:00:00Z">
              <w:r>
                <w:rPr>
                  <w:rFonts w:ascii="Arial" w:eastAsia="Times New Roman" w:hAnsi="Arial" w:cs="Arial"/>
                  <w:color w:val="000000"/>
                  <w:sz w:val="16"/>
                  <w:szCs w:val="16"/>
                </w:rPr>
                <w:delText xml:space="preserve">Holanda</w:delText>
              </w:r>
            </w:del>
            <w:ins w:id="90238" w:author="Claude" w:date="2026-10-20T00:00:00Z">
              <w:r>
                <w:rPr>
                  <w:rFonts w:ascii="Arial" w:eastAsia="Times New Roman" w:hAnsi="Arial" w:cs="Arial"/>
                  <w:color w:val="000000"/>
                  <w:sz w:val="16"/>
                  <w:szCs w:val="16"/>
                </w:rPr>
                <w:t>Países Bajos</w:t>
              </w:r>
            </w:ins>
          </w:p>
        </w:tc>
        <w:tc>
          <w:tcPr>
            <w:tcW w:w="384" w:type="pct"/>
            <w:tcBorders>
              <w:top w:val="nil"/>
              <w:left w:val="nil"/>
              <w:bottom w:val="single" w:sz="8" w:space="0" w:color="auto"/>
              <w:right w:val="single" w:sz="8" w:space="0" w:color="auto"/>
            </w:tcBorders>
            <w:noWrap/>
            <w:vAlign w:val="center"/>
            <w:hideMark/>
          </w:tcPr>
          <w:p w14:paraId="5C6ED9F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53B30084"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3FB96D8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7AC707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XAMR</w:t>
            </w:r>
          </w:p>
        </w:tc>
        <w:tc>
          <w:tcPr>
            <w:tcW w:w="442" w:type="pct"/>
            <w:tcBorders>
              <w:top w:val="nil"/>
              <w:left w:val="nil"/>
              <w:bottom w:val="single" w:sz="8" w:space="0" w:color="auto"/>
              <w:right w:val="single" w:sz="8" w:space="0" w:color="auto"/>
            </w:tcBorders>
            <w:vAlign w:val="center"/>
            <w:hideMark/>
          </w:tcPr>
          <w:p w14:paraId="3D6398E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NAAREA</w:t>
            </w:r>
          </w:p>
        </w:tc>
        <w:tc>
          <w:tcPr>
            <w:tcW w:w="607" w:type="pct"/>
            <w:tcBorders>
              <w:top w:val="nil"/>
              <w:left w:val="nil"/>
              <w:bottom w:val="single" w:sz="8" w:space="0" w:color="auto"/>
              <w:right w:val="single" w:sz="8" w:space="0" w:color="auto"/>
            </w:tcBorders>
            <w:noWrap/>
            <w:vAlign w:val="center"/>
            <w:hideMark/>
          </w:tcPr>
          <w:p w14:paraId="30EE235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3ACFCF9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515C037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Partículas TRISO</w:t>
            </w:r>
          </w:p>
        </w:tc>
        <w:tc>
          <w:tcPr>
            <w:tcW w:w="735" w:type="pct"/>
            <w:tcBorders>
              <w:top w:val="nil"/>
              <w:left w:val="nil"/>
              <w:bottom w:val="single" w:sz="8" w:space="0" w:color="auto"/>
              <w:right w:val="single" w:sz="8" w:space="0" w:color="auto"/>
            </w:tcBorders>
            <w:noWrap/>
            <w:vAlign w:val="center"/>
            <w:hideMark/>
          </w:tcPr>
          <w:p w14:paraId="51FEA342"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05" w:author="Claude" w:date="2026-10-20T00:00:00Z">
              <w:r>
                <w:rPr>
                  <w:rFonts w:ascii="Arial" w:eastAsia="Times New Roman" w:hAnsi="Arial" w:cs="Arial"/>
                  <w:color w:val="000000"/>
                  <w:sz w:val="16"/>
                  <w:szCs w:val="16"/>
                </w:rPr>
                <w:delText xml:space="preserve">oct–20</w:delText>
              </w:r>
            </w:del>
            <w:ins w:id="90206" w:author="Claude" w:date="2026-10-20T00:00:00Z">
              <w:r>
                <w:rPr>
                  <w:rFonts w:ascii="Arial" w:eastAsia="Times New Roman" w:hAnsi="Arial" w:cs="Arial"/>
                  <w:color w:val="000000"/>
                  <w:sz w:val="16"/>
                  <w:szCs w:val="16"/>
                </w:rPr>
                <w:t>10–20</w:t>
              </w:r>
            </w:ins>
          </w:p>
        </w:tc>
        <w:tc>
          <w:tcPr>
            <w:tcW w:w="436" w:type="pct"/>
            <w:tcBorders>
              <w:top w:val="nil"/>
              <w:left w:val="nil"/>
              <w:bottom w:val="single" w:sz="8" w:space="0" w:color="auto"/>
              <w:right w:val="single" w:sz="8" w:space="0" w:color="auto"/>
            </w:tcBorders>
            <w:noWrap/>
            <w:vAlign w:val="center"/>
            <w:hideMark/>
          </w:tcPr>
          <w:p w14:paraId="30C9F47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4EB3683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78D57485" w14:textId="77777777" w:rsidTr="00B07314">
        <w:trPr>
          <w:trHeight w:val="624"/>
        </w:trPr>
        <w:tc>
          <w:tcPr>
            <w:tcW w:w="359" w:type="pct"/>
            <w:vMerge w:val="restart"/>
            <w:tcBorders>
              <w:top w:val="nil"/>
              <w:left w:val="single" w:sz="8" w:space="0" w:color="auto"/>
              <w:bottom w:val="single" w:sz="8" w:space="0" w:color="000000"/>
              <w:right w:val="single" w:sz="8" w:space="0" w:color="auto"/>
            </w:tcBorders>
            <w:shd w:val="clear" w:color="000000" w:fill="D9D9D9"/>
            <w:vAlign w:val="center"/>
            <w:hideMark/>
          </w:tcPr>
          <w:p w14:paraId="1527BAAC" w14:textId="77777777" w:rsidR="00C040C8" w:rsidRPr="00C040C8" w:rsidRDefault="00C040C8" w:rsidP="00C040C8">
            <w:pPr>
              <w:spacing w:after="0" w:line="240" w:lineRule="auto"/>
              <w:jc w:val="center"/>
              <w:rPr>
                <w:rFonts w:ascii="Arial" w:eastAsia="Times New Roman" w:hAnsi="Arial" w:cs="Arial"/>
                <w:b/>
                <w:bCs/>
                <w:color w:val="000000"/>
                <w:sz w:val="16"/>
                <w:szCs w:val="16"/>
              </w:rPr>
            </w:pPr>
            <w:r>
              <w:rPr>
                <w:rFonts w:ascii="Arial" w:eastAsia="Times New Roman" w:hAnsi="Arial" w:cs="Arial"/>
                <w:b/>
                <w:bCs/>
                <w:color w:val="000000"/>
                <w:sz w:val="16"/>
                <w:szCs w:val="16"/>
              </w:rPr>
              <w:t>MICRO-REACTORS</w:t>
            </w:r>
          </w:p>
        </w:tc>
        <w:tc>
          <w:tcPr>
            <w:tcW w:w="668" w:type="pct"/>
            <w:tcBorders>
              <w:top w:val="nil"/>
              <w:left w:val="nil"/>
              <w:bottom w:val="single" w:sz="8" w:space="0" w:color="auto"/>
              <w:right w:val="single" w:sz="8" w:space="0" w:color="auto"/>
            </w:tcBorders>
            <w:noWrap/>
            <w:vAlign w:val="center"/>
            <w:hideMark/>
          </w:tcPr>
          <w:p w14:paraId="30310F7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AMR</w:t>
            </w:r>
          </w:p>
        </w:tc>
        <w:tc>
          <w:tcPr>
            <w:tcW w:w="442" w:type="pct"/>
            <w:tcBorders>
              <w:top w:val="nil"/>
              <w:left w:val="nil"/>
              <w:bottom w:val="single" w:sz="8" w:space="0" w:color="auto"/>
              <w:right w:val="single" w:sz="8" w:space="0" w:color="auto"/>
            </w:tcBorders>
            <w:vAlign w:val="center"/>
            <w:hideMark/>
          </w:tcPr>
          <w:p w14:paraId="652BC7F5"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Pr>
                <w:rFonts w:ascii="Arial" w:eastAsia="Times New Roman" w:hAnsi="Arial" w:cs="Arial"/>
                <w:color w:val="000000"/>
                <w:sz w:val="16"/>
                <w:szCs w:val="16"/>
                <w:lang w:val="en-US"/>
              </w:rPr>
              <w:t>Power Cell Micro Reactor Pty</w:t>
            </w:r>
          </w:p>
        </w:tc>
        <w:tc>
          <w:tcPr>
            <w:tcW w:w="607" w:type="pct"/>
            <w:tcBorders>
              <w:top w:val="nil"/>
              <w:left w:val="nil"/>
              <w:bottom w:val="single" w:sz="8" w:space="0" w:color="auto"/>
              <w:right w:val="single" w:sz="8" w:space="0" w:color="auto"/>
            </w:tcBorders>
            <w:noWrap/>
            <w:vAlign w:val="center"/>
            <w:hideMark/>
          </w:tcPr>
          <w:p w14:paraId="5BA2FFE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173F60F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Metal líquido / Sin moderador</w:t>
            </w:r>
          </w:p>
        </w:tc>
        <w:tc>
          <w:tcPr>
            <w:tcW w:w="659" w:type="pct"/>
            <w:tcBorders>
              <w:top w:val="nil"/>
              <w:left w:val="nil"/>
              <w:bottom w:val="single" w:sz="8" w:space="0" w:color="auto"/>
              <w:right w:val="single" w:sz="8" w:space="0" w:color="auto"/>
            </w:tcBorders>
            <w:vAlign w:val="center"/>
            <w:hideMark/>
          </w:tcPr>
          <w:p w14:paraId="757696E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Combustible metálico</w:t>
            </w:r>
          </w:p>
        </w:tc>
        <w:tc>
          <w:tcPr>
            <w:tcW w:w="735" w:type="pct"/>
            <w:tcBorders>
              <w:top w:val="nil"/>
              <w:left w:val="nil"/>
              <w:bottom w:val="single" w:sz="8" w:space="0" w:color="auto"/>
              <w:right w:val="single" w:sz="8" w:space="0" w:color="auto"/>
            </w:tcBorders>
            <w:noWrap/>
            <w:vAlign w:val="center"/>
            <w:hideMark/>
          </w:tcPr>
          <w:p w14:paraId="6186F85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N/D</w:t>
            </w:r>
          </w:p>
        </w:tc>
        <w:tc>
          <w:tcPr>
            <w:tcW w:w="436" w:type="pct"/>
            <w:tcBorders>
              <w:top w:val="nil"/>
              <w:left w:val="nil"/>
              <w:bottom w:val="single" w:sz="8" w:space="0" w:color="auto"/>
              <w:right w:val="single" w:sz="8" w:space="0" w:color="auto"/>
            </w:tcBorders>
            <w:noWrap/>
            <w:vAlign w:val="center"/>
            <w:hideMark/>
          </w:tcPr>
          <w:p w14:paraId="11F25A9B"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27" w:author="Claude" w:date="2026-10-20T00:00:00Z">
              <w:r>
                <w:rPr>
                  <w:rFonts w:ascii="Arial" w:eastAsia="Times New Roman" w:hAnsi="Arial" w:cs="Arial"/>
                  <w:color w:val="000000"/>
                  <w:sz w:val="16"/>
                  <w:szCs w:val="16"/>
                </w:rPr>
                <w:delText xml:space="preserve">Sudafrica</w:delText>
              </w:r>
            </w:del>
            <w:ins w:id="90228" w:author="Claude" w:date="2026-10-20T00:00:00Z">
              <w:r>
                <w:rPr>
                  <w:rFonts w:ascii="Arial" w:eastAsia="Times New Roman" w:hAnsi="Arial" w:cs="Arial"/>
                  <w:color w:val="000000"/>
                  <w:sz w:val="16"/>
                  <w:szCs w:val="16"/>
                </w:rPr>
                <w:t>Sudáfrica</w:t>
              </w:r>
            </w:ins>
          </w:p>
        </w:tc>
        <w:tc>
          <w:tcPr>
            <w:tcW w:w="384" w:type="pct"/>
            <w:tcBorders>
              <w:top w:val="nil"/>
              <w:left w:val="nil"/>
              <w:bottom w:val="single" w:sz="8" w:space="0" w:color="auto"/>
              <w:right w:val="single" w:sz="8" w:space="0" w:color="auto"/>
            </w:tcBorders>
            <w:noWrap/>
            <w:vAlign w:val="center"/>
            <w:hideMark/>
          </w:tcPr>
          <w:p w14:paraId="198AB1D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1D74DF76"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2FE41657"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C39E38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Aurora</w:t>
            </w:r>
          </w:p>
        </w:tc>
        <w:tc>
          <w:tcPr>
            <w:tcW w:w="442" w:type="pct"/>
            <w:tcBorders>
              <w:top w:val="nil"/>
              <w:left w:val="nil"/>
              <w:bottom w:val="single" w:sz="8" w:space="0" w:color="auto"/>
              <w:right w:val="single" w:sz="8" w:space="0" w:color="auto"/>
            </w:tcBorders>
            <w:vAlign w:val="center"/>
            <w:hideMark/>
          </w:tcPr>
          <w:p w14:paraId="33DB207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OKLO, Inc.</w:t>
            </w:r>
          </w:p>
        </w:tc>
        <w:tc>
          <w:tcPr>
            <w:tcW w:w="607" w:type="pct"/>
            <w:tcBorders>
              <w:top w:val="nil"/>
              <w:left w:val="nil"/>
              <w:bottom w:val="single" w:sz="8" w:space="0" w:color="auto"/>
              <w:right w:val="single" w:sz="8" w:space="0" w:color="auto"/>
            </w:tcBorders>
            <w:noWrap/>
            <w:vAlign w:val="center"/>
            <w:hideMark/>
          </w:tcPr>
          <w:p w14:paraId="78794E5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FR</w:t>
            </w:r>
          </w:p>
        </w:tc>
        <w:tc>
          <w:tcPr>
            <w:tcW w:w="710" w:type="pct"/>
            <w:tcBorders>
              <w:top w:val="nil"/>
              <w:left w:val="nil"/>
              <w:bottom w:val="single" w:sz="8" w:space="0" w:color="auto"/>
              <w:right w:val="single" w:sz="8" w:space="0" w:color="auto"/>
            </w:tcBorders>
            <w:vAlign w:val="center"/>
            <w:hideMark/>
          </w:tcPr>
          <w:p w14:paraId="60BE788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0621C91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UO</w:t>
            </w:r>
            <w:r>
              <w:rPr>
                <w:rFonts w:ascii="Cambria Math" w:eastAsia="Times New Roman" w:hAnsi="Cambria Math" w:cs="Cambria Math"/>
                <w:color w:val="000000"/>
                <w:sz w:val="16"/>
                <w:szCs w:val="16"/>
              </w:rPr>
              <w:t>₂</w:t>
            </w:r>
          </w:p>
        </w:tc>
        <w:tc>
          <w:tcPr>
            <w:tcW w:w="735" w:type="pct"/>
            <w:tcBorders>
              <w:top w:val="nil"/>
              <w:left w:val="nil"/>
              <w:bottom w:val="single" w:sz="8" w:space="0" w:color="auto"/>
              <w:right w:val="single" w:sz="8" w:space="0" w:color="auto"/>
            </w:tcBorders>
            <w:noWrap/>
            <w:vAlign w:val="center"/>
            <w:hideMark/>
          </w:tcPr>
          <w:p w14:paraId="592CB4E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15.2</w:t>
            </w:r>
          </w:p>
        </w:tc>
        <w:tc>
          <w:tcPr>
            <w:tcW w:w="436" w:type="pct"/>
            <w:tcBorders>
              <w:top w:val="nil"/>
              <w:left w:val="nil"/>
              <w:bottom w:val="single" w:sz="8" w:space="0" w:color="auto"/>
              <w:right w:val="single" w:sz="8" w:space="0" w:color="auto"/>
            </w:tcBorders>
            <w:noWrap/>
            <w:vAlign w:val="center"/>
            <w:hideMark/>
          </w:tcPr>
          <w:p w14:paraId="2325B0B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77F8C39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75EE5EF0" w14:textId="77777777" w:rsidTr="00B07314">
        <w:trPr>
          <w:trHeight w:val="828"/>
        </w:trPr>
        <w:tc>
          <w:tcPr>
            <w:tcW w:w="359" w:type="pct"/>
            <w:vMerge/>
            <w:tcBorders>
              <w:top w:val="nil"/>
              <w:left w:val="single" w:sz="8" w:space="0" w:color="auto"/>
              <w:bottom w:val="single" w:sz="8" w:space="0" w:color="000000"/>
              <w:right w:val="single" w:sz="8" w:space="0" w:color="auto"/>
            </w:tcBorders>
            <w:vAlign w:val="center"/>
            <w:hideMark/>
          </w:tcPr>
          <w:p w14:paraId="27AD76B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4B094A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ELENA</w:t>
            </w:r>
          </w:p>
        </w:tc>
        <w:tc>
          <w:tcPr>
            <w:tcW w:w="442" w:type="pct"/>
            <w:tcBorders>
              <w:top w:val="nil"/>
              <w:left w:val="nil"/>
              <w:bottom w:val="single" w:sz="8" w:space="0" w:color="auto"/>
              <w:right w:val="single" w:sz="8" w:space="0" w:color="auto"/>
            </w:tcBorders>
            <w:vAlign w:val="center"/>
            <w:hideMark/>
          </w:tcPr>
          <w:p w14:paraId="45430D9A" w14:textId="77777777" w:rsidR="00C040C8" w:rsidRPr="00C040C8" w:rsidRDefault="00C040C8" w:rsidP="00C040C8">
            <w:pPr>
              <w:spacing w:after="0" w:line="240" w:lineRule="auto"/>
              <w:jc w:val="center"/>
              <w:rPr>
                <w:rFonts w:ascii="Arial" w:eastAsia="Times New Roman" w:hAnsi="Arial" w:cs="Arial"/>
                <w:color w:val="000000"/>
                <w:sz w:val="16"/>
                <w:szCs w:val="16"/>
                <w:lang w:val="en-US"/>
              </w:rPr>
            </w:pPr>
            <w:r>
              <w:rPr>
                <w:rFonts w:ascii="Arial" w:eastAsia="Times New Roman" w:hAnsi="Arial" w:cs="Arial"/>
                <w:color w:val="000000"/>
                <w:sz w:val="16"/>
                <w:szCs w:val="16"/>
                <w:lang w:val="en-US"/>
              </w:rPr>
              <w:t>National Research Centre “Kurchatov Institute”</w:t>
            </w:r>
          </w:p>
        </w:tc>
        <w:tc>
          <w:tcPr>
            <w:tcW w:w="607" w:type="pct"/>
            <w:tcBorders>
              <w:top w:val="nil"/>
              <w:left w:val="nil"/>
              <w:bottom w:val="single" w:sz="8" w:space="0" w:color="auto"/>
              <w:right w:val="single" w:sz="8" w:space="0" w:color="auto"/>
            </w:tcBorders>
            <w:noWrap/>
            <w:vAlign w:val="center"/>
            <w:hideMark/>
          </w:tcPr>
          <w:p w14:paraId="386DA55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616DA12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Sales fundidas FLiBe</w:t>
            </w:r>
          </w:p>
        </w:tc>
        <w:tc>
          <w:tcPr>
            <w:tcW w:w="659" w:type="pct"/>
            <w:tcBorders>
              <w:top w:val="nil"/>
              <w:left w:val="nil"/>
              <w:bottom w:val="single" w:sz="8" w:space="0" w:color="auto"/>
              <w:right w:val="single" w:sz="8" w:space="0" w:color="auto"/>
            </w:tcBorders>
            <w:vAlign w:val="center"/>
            <w:hideMark/>
          </w:tcPr>
          <w:p w14:paraId="45CC09C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TRISO</w:t>
            </w:r>
          </w:p>
        </w:tc>
        <w:tc>
          <w:tcPr>
            <w:tcW w:w="735" w:type="pct"/>
            <w:tcBorders>
              <w:top w:val="nil"/>
              <w:left w:val="nil"/>
              <w:bottom w:val="single" w:sz="8" w:space="0" w:color="auto"/>
              <w:right w:val="single" w:sz="8" w:space="0" w:color="auto"/>
            </w:tcBorders>
            <w:noWrap/>
            <w:vAlign w:val="center"/>
            <w:hideMark/>
          </w:tcPr>
          <w:p w14:paraId="3F9F91A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15</w:t>
            </w:r>
          </w:p>
        </w:tc>
        <w:tc>
          <w:tcPr>
            <w:tcW w:w="436" w:type="pct"/>
            <w:tcBorders>
              <w:top w:val="nil"/>
              <w:left w:val="nil"/>
              <w:bottom w:val="single" w:sz="8" w:space="0" w:color="auto"/>
              <w:right w:val="single" w:sz="8" w:space="0" w:color="auto"/>
            </w:tcBorders>
            <w:noWrap/>
            <w:vAlign w:val="center"/>
            <w:hideMark/>
          </w:tcPr>
          <w:p w14:paraId="67A45BC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276201D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08D7E670"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54BD0D5B"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73B632B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Energy Well</w:t>
            </w:r>
          </w:p>
        </w:tc>
        <w:tc>
          <w:tcPr>
            <w:tcW w:w="442" w:type="pct"/>
            <w:tcBorders>
              <w:top w:val="nil"/>
              <w:left w:val="nil"/>
              <w:bottom w:val="single" w:sz="8" w:space="0" w:color="auto"/>
              <w:right w:val="single" w:sz="8" w:space="0" w:color="auto"/>
            </w:tcBorders>
            <w:vAlign w:val="center"/>
            <w:hideMark/>
          </w:tcPr>
          <w:p w14:paraId="2FC5CFA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Centrum výzkumu Řež</w:t>
            </w:r>
          </w:p>
        </w:tc>
        <w:tc>
          <w:tcPr>
            <w:tcW w:w="607" w:type="pct"/>
            <w:tcBorders>
              <w:top w:val="nil"/>
              <w:left w:val="nil"/>
              <w:bottom w:val="single" w:sz="8" w:space="0" w:color="auto"/>
              <w:right w:val="single" w:sz="8" w:space="0" w:color="auto"/>
            </w:tcBorders>
            <w:noWrap/>
            <w:vAlign w:val="center"/>
            <w:hideMark/>
          </w:tcPr>
          <w:p w14:paraId="52BC4D0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MSR</w:t>
            </w:r>
          </w:p>
        </w:tc>
        <w:tc>
          <w:tcPr>
            <w:tcW w:w="710" w:type="pct"/>
            <w:tcBorders>
              <w:top w:val="nil"/>
              <w:left w:val="nil"/>
              <w:bottom w:val="single" w:sz="8" w:space="0" w:color="auto"/>
              <w:right w:val="single" w:sz="8" w:space="0" w:color="auto"/>
            </w:tcBorders>
            <w:vAlign w:val="center"/>
            <w:hideMark/>
          </w:tcPr>
          <w:p w14:paraId="1CE4D09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Tuberías de calor (Na) / Grafito</w:t>
            </w:r>
          </w:p>
        </w:tc>
        <w:tc>
          <w:tcPr>
            <w:tcW w:w="659" w:type="pct"/>
            <w:tcBorders>
              <w:top w:val="nil"/>
              <w:left w:val="nil"/>
              <w:bottom w:val="single" w:sz="8" w:space="0" w:color="auto"/>
              <w:right w:val="single" w:sz="8" w:space="0" w:color="auto"/>
            </w:tcBorders>
            <w:vAlign w:val="center"/>
            <w:hideMark/>
          </w:tcPr>
          <w:p w14:paraId="112283F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TRISO</w:t>
            </w:r>
          </w:p>
        </w:tc>
        <w:tc>
          <w:tcPr>
            <w:tcW w:w="735" w:type="pct"/>
            <w:tcBorders>
              <w:top w:val="nil"/>
              <w:left w:val="nil"/>
              <w:bottom w:val="single" w:sz="8" w:space="0" w:color="auto"/>
              <w:right w:val="single" w:sz="8" w:space="0" w:color="auto"/>
            </w:tcBorders>
            <w:noWrap/>
            <w:vAlign w:val="center"/>
            <w:hideMark/>
          </w:tcPr>
          <w:p w14:paraId="742DC8D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19.75</w:t>
            </w:r>
          </w:p>
        </w:tc>
        <w:tc>
          <w:tcPr>
            <w:tcW w:w="436" w:type="pct"/>
            <w:tcBorders>
              <w:top w:val="nil"/>
              <w:left w:val="nil"/>
              <w:bottom w:val="single" w:sz="8" w:space="0" w:color="auto"/>
              <w:right w:val="single" w:sz="8" w:space="0" w:color="auto"/>
            </w:tcBorders>
            <w:noWrap/>
            <w:vAlign w:val="center"/>
            <w:hideMark/>
          </w:tcPr>
          <w:p w14:paraId="1B7FA539"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33" w:author="Claude" w:date="2026-10-20T00:00:00Z">
              <w:r>
                <w:rPr>
                  <w:rFonts w:ascii="Arial" w:eastAsia="Times New Roman" w:hAnsi="Arial" w:cs="Arial"/>
                  <w:color w:val="000000"/>
                  <w:sz w:val="16"/>
                  <w:szCs w:val="16"/>
                </w:rPr>
                <w:delText xml:space="preserve">Republica Checa</w:delText>
              </w:r>
            </w:del>
            <w:ins w:id="90234" w:author="Claude" w:date="2026-10-20T00:00:00Z">
              <w:r>
                <w:rPr>
                  <w:rFonts w:ascii="Arial" w:eastAsia="Times New Roman" w:hAnsi="Arial" w:cs="Arial"/>
                  <w:color w:val="000000"/>
                  <w:sz w:val="16"/>
                  <w:szCs w:val="16"/>
                </w:rPr>
                <w:t>República Checa</w:t>
              </w:r>
            </w:ins>
          </w:p>
        </w:tc>
        <w:tc>
          <w:tcPr>
            <w:tcW w:w="384" w:type="pct"/>
            <w:tcBorders>
              <w:top w:val="nil"/>
              <w:left w:val="nil"/>
              <w:bottom w:val="single" w:sz="8" w:space="0" w:color="auto"/>
              <w:right w:val="single" w:sz="8" w:space="0" w:color="auto"/>
            </w:tcBorders>
            <w:noWrap/>
            <w:vAlign w:val="center"/>
            <w:hideMark/>
          </w:tcPr>
          <w:p w14:paraId="0AF2349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120810FD"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5DB013E7"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46F86E1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eVinci</w:t>
            </w:r>
          </w:p>
        </w:tc>
        <w:tc>
          <w:tcPr>
            <w:tcW w:w="442" w:type="pct"/>
            <w:tcBorders>
              <w:top w:val="nil"/>
              <w:left w:val="nil"/>
              <w:bottom w:val="single" w:sz="8" w:space="0" w:color="auto"/>
              <w:right w:val="single" w:sz="8" w:space="0" w:color="auto"/>
            </w:tcBorders>
            <w:vAlign w:val="center"/>
            <w:hideMark/>
          </w:tcPr>
          <w:p w14:paraId="43A54FA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Westinghouse Electric Company, LLC.</w:t>
            </w:r>
          </w:p>
        </w:tc>
        <w:tc>
          <w:tcPr>
            <w:tcW w:w="607" w:type="pct"/>
            <w:tcBorders>
              <w:top w:val="nil"/>
              <w:left w:val="nil"/>
              <w:bottom w:val="single" w:sz="8" w:space="0" w:color="auto"/>
              <w:right w:val="single" w:sz="8" w:space="0" w:color="auto"/>
            </w:tcBorders>
            <w:noWrap/>
            <w:vAlign w:val="center"/>
            <w:hideMark/>
          </w:tcPr>
          <w:p w14:paraId="37ECF8C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Heat Pipe</w:t>
            </w:r>
          </w:p>
        </w:tc>
        <w:tc>
          <w:tcPr>
            <w:tcW w:w="710" w:type="pct"/>
            <w:tcBorders>
              <w:top w:val="nil"/>
              <w:left w:val="nil"/>
              <w:bottom w:val="single" w:sz="8" w:space="0" w:color="auto"/>
              <w:right w:val="single" w:sz="8" w:space="0" w:color="auto"/>
            </w:tcBorders>
            <w:vAlign w:val="center"/>
            <w:hideMark/>
          </w:tcPr>
          <w:p w14:paraId="1910DEF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37462FB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Compactos TRISO-UCO calificados</w:t>
            </w:r>
          </w:p>
        </w:tc>
        <w:tc>
          <w:tcPr>
            <w:tcW w:w="735" w:type="pct"/>
            <w:tcBorders>
              <w:top w:val="nil"/>
              <w:left w:val="nil"/>
              <w:bottom w:val="single" w:sz="8" w:space="0" w:color="auto"/>
              <w:right w:val="single" w:sz="8" w:space="0" w:color="auto"/>
            </w:tcBorders>
            <w:noWrap/>
            <w:vAlign w:val="center"/>
            <w:hideMark/>
          </w:tcPr>
          <w:p w14:paraId="1AA1BA6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19.95</w:t>
            </w:r>
          </w:p>
        </w:tc>
        <w:tc>
          <w:tcPr>
            <w:tcW w:w="436" w:type="pct"/>
            <w:tcBorders>
              <w:top w:val="nil"/>
              <w:left w:val="nil"/>
              <w:bottom w:val="single" w:sz="8" w:space="0" w:color="auto"/>
              <w:right w:val="single" w:sz="8" w:space="0" w:color="auto"/>
            </w:tcBorders>
            <w:noWrap/>
            <w:vAlign w:val="center"/>
            <w:hideMark/>
          </w:tcPr>
          <w:p w14:paraId="4979C8D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601B4A8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En desarrollo</w:t>
            </w:r>
          </w:p>
        </w:tc>
      </w:tr>
      <w:tr w:rsidR="00B07314" w:rsidRPr="00C040C8" w14:paraId="083317A9"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5A8086D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0FC294A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HOLOS-QUAD</w:t>
            </w:r>
          </w:p>
        </w:tc>
        <w:tc>
          <w:tcPr>
            <w:tcW w:w="442" w:type="pct"/>
            <w:tcBorders>
              <w:top w:val="nil"/>
              <w:left w:val="nil"/>
              <w:bottom w:val="single" w:sz="8" w:space="0" w:color="auto"/>
              <w:right w:val="single" w:sz="8" w:space="0" w:color="auto"/>
            </w:tcBorders>
            <w:vAlign w:val="center"/>
            <w:hideMark/>
          </w:tcPr>
          <w:p w14:paraId="36CE296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HolosGen</w:t>
            </w:r>
          </w:p>
        </w:tc>
        <w:tc>
          <w:tcPr>
            <w:tcW w:w="607" w:type="pct"/>
            <w:tcBorders>
              <w:top w:val="nil"/>
              <w:left w:val="nil"/>
              <w:bottom w:val="single" w:sz="8" w:space="0" w:color="auto"/>
              <w:right w:val="single" w:sz="8" w:space="0" w:color="auto"/>
            </w:tcBorders>
            <w:noWrap/>
            <w:vAlign w:val="center"/>
            <w:hideMark/>
          </w:tcPr>
          <w:p w14:paraId="1E183B7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22AE7AF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1AB0C9D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Compactos TRISO-UCO calificados</w:t>
            </w:r>
          </w:p>
        </w:tc>
        <w:tc>
          <w:tcPr>
            <w:tcW w:w="735" w:type="pct"/>
            <w:tcBorders>
              <w:top w:val="nil"/>
              <w:left w:val="nil"/>
              <w:bottom w:val="single" w:sz="8" w:space="0" w:color="auto"/>
              <w:right w:val="single" w:sz="8" w:space="0" w:color="auto"/>
            </w:tcBorders>
            <w:noWrap/>
            <w:vAlign w:val="center"/>
            <w:hideMark/>
          </w:tcPr>
          <w:p w14:paraId="0B3C5B6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19.95</w:t>
            </w:r>
          </w:p>
        </w:tc>
        <w:tc>
          <w:tcPr>
            <w:tcW w:w="436" w:type="pct"/>
            <w:tcBorders>
              <w:top w:val="nil"/>
              <w:left w:val="nil"/>
              <w:bottom w:val="single" w:sz="8" w:space="0" w:color="auto"/>
              <w:right w:val="single" w:sz="8" w:space="0" w:color="auto"/>
            </w:tcBorders>
            <w:noWrap/>
            <w:vAlign w:val="center"/>
            <w:hideMark/>
          </w:tcPr>
          <w:p w14:paraId="258C5D6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14E74AF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4B475D50"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2B1F5788"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C6DCB8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HOLOS-MONO</w:t>
            </w:r>
          </w:p>
        </w:tc>
        <w:tc>
          <w:tcPr>
            <w:tcW w:w="442" w:type="pct"/>
            <w:tcBorders>
              <w:top w:val="nil"/>
              <w:left w:val="nil"/>
              <w:bottom w:val="single" w:sz="8" w:space="0" w:color="auto"/>
              <w:right w:val="single" w:sz="8" w:space="0" w:color="auto"/>
            </w:tcBorders>
            <w:vAlign w:val="center"/>
            <w:hideMark/>
          </w:tcPr>
          <w:p w14:paraId="4B25F30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HolosGen</w:t>
            </w:r>
          </w:p>
        </w:tc>
        <w:tc>
          <w:tcPr>
            <w:tcW w:w="607" w:type="pct"/>
            <w:tcBorders>
              <w:top w:val="nil"/>
              <w:left w:val="nil"/>
              <w:bottom w:val="single" w:sz="8" w:space="0" w:color="auto"/>
              <w:right w:val="single" w:sz="8" w:space="0" w:color="auto"/>
            </w:tcBorders>
            <w:noWrap/>
            <w:vAlign w:val="center"/>
            <w:hideMark/>
          </w:tcPr>
          <w:p w14:paraId="09EA210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7602B5B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6101AD4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Partículas TRISO-UCO</w:t>
            </w:r>
          </w:p>
        </w:tc>
        <w:tc>
          <w:tcPr>
            <w:tcW w:w="735" w:type="pct"/>
            <w:tcBorders>
              <w:top w:val="nil"/>
              <w:left w:val="nil"/>
              <w:bottom w:val="single" w:sz="8" w:space="0" w:color="auto"/>
              <w:right w:val="single" w:sz="8" w:space="0" w:color="auto"/>
            </w:tcBorders>
            <w:noWrap/>
            <w:vAlign w:val="center"/>
            <w:hideMark/>
          </w:tcPr>
          <w:p w14:paraId="186081F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9.8–19.75</w:t>
            </w:r>
          </w:p>
        </w:tc>
        <w:tc>
          <w:tcPr>
            <w:tcW w:w="436" w:type="pct"/>
            <w:tcBorders>
              <w:top w:val="nil"/>
              <w:left w:val="nil"/>
              <w:bottom w:val="single" w:sz="8" w:space="0" w:color="auto"/>
              <w:right w:val="single" w:sz="8" w:space="0" w:color="auto"/>
            </w:tcBorders>
            <w:noWrap/>
            <w:vAlign w:val="center"/>
            <w:hideMark/>
          </w:tcPr>
          <w:p w14:paraId="4967858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237B465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438F9D5E" w14:textId="77777777" w:rsidTr="00B07314">
        <w:trPr>
          <w:trHeight w:val="828"/>
        </w:trPr>
        <w:tc>
          <w:tcPr>
            <w:tcW w:w="359" w:type="pct"/>
            <w:vMerge/>
            <w:tcBorders>
              <w:top w:val="nil"/>
              <w:left w:val="single" w:sz="8" w:space="0" w:color="auto"/>
              <w:bottom w:val="single" w:sz="8" w:space="0" w:color="000000"/>
              <w:right w:val="single" w:sz="8" w:space="0" w:color="auto"/>
            </w:tcBorders>
            <w:vAlign w:val="center"/>
            <w:hideMark/>
          </w:tcPr>
          <w:p w14:paraId="0BD3A5C0"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518A688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Jimmy</w:t>
            </w:r>
          </w:p>
        </w:tc>
        <w:tc>
          <w:tcPr>
            <w:tcW w:w="442" w:type="pct"/>
            <w:tcBorders>
              <w:top w:val="nil"/>
              <w:left w:val="nil"/>
              <w:bottom w:val="single" w:sz="8" w:space="0" w:color="auto"/>
              <w:right w:val="single" w:sz="8" w:space="0" w:color="auto"/>
            </w:tcBorders>
            <w:vAlign w:val="center"/>
            <w:hideMark/>
          </w:tcPr>
          <w:p w14:paraId="45D7E7B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Jimmy Energy SAS</w:t>
            </w:r>
          </w:p>
        </w:tc>
        <w:tc>
          <w:tcPr>
            <w:tcW w:w="607" w:type="pct"/>
            <w:tcBorders>
              <w:top w:val="nil"/>
              <w:left w:val="nil"/>
              <w:bottom w:val="single" w:sz="8" w:space="0" w:color="auto"/>
              <w:right w:val="single" w:sz="8" w:space="0" w:color="auto"/>
            </w:tcBorders>
            <w:noWrap/>
            <w:vAlign w:val="center"/>
            <w:hideMark/>
          </w:tcPr>
          <w:p w14:paraId="06E142E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AD16A1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Eutéctico Sodio–Potasio / Hidrógeno en el combustible</w:t>
            </w:r>
          </w:p>
        </w:tc>
        <w:tc>
          <w:tcPr>
            <w:tcW w:w="659" w:type="pct"/>
            <w:tcBorders>
              <w:top w:val="nil"/>
              <w:left w:val="nil"/>
              <w:bottom w:val="single" w:sz="8" w:space="0" w:color="auto"/>
              <w:right w:val="single" w:sz="8" w:space="0" w:color="auto"/>
            </w:tcBorders>
            <w:vAlign w:val="center"/>
            <w:hideMark/>
          </w:tcPr>
          <w:p w14:paraId="1EDF049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Hidruro de uranio-circonio</w:t>
            </w:r>
          </w:p>
        </w:tc>
        <w:tc>
          <w:tcPr>
            <w:tcW w:w="735" w:type="pct"/>
            <w:tcBorders>
              <w:top w:val="nil"/>
              <w:left w:val="nil"/>
              <w:bottom w:val="single" w:sz="8" w:space="0" w:color="auto"/>
              <w:right w:val="single" w:sz="8" w:space="0" w:color="auto"/>
            </w:tcBorders>
            <w:noWrap/>
            <w:vAlign w:val="center"/>
            <w:hideMark/>
          </w:tcPr>
          <w:p w14:paraId="6CBEE1D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19.75</w:t>
            </w:r>
          </w:p>
        </w:tc>
        <w:tc>
          <w:tcPr>
            <w:tcW w:w="436" w:type="pct"/>
            <w:tcBorders>
              <w:top w:val="nil"/>
              <w:left w:val="nil"/>
              <w:bottom w:val="single" w:sz="8" w:space="0" w:color="auto"/>
              <w:right w:val="single" w:sz="8" w:space="0" w:color="auto"/>
            </w:tcBorders>
            <w:noWrap/>
            <w:vAlign w:val="center"/>
            <w:hideMark/>
          </w:tcPr>
          <w:p w14:paraId="71EB445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Francia</w:t>
            </w:r>
          </w:p>
        </w:tc>
        <w:tc>
          <w:tcPr>
            <w:tcW w:w="384" w:type="pct"/>
            <w:tcBorders>
              <w:top w:val="nil"/>
              <w:left w:val="nil"/>
              <w:bottom w:val="single" w:sz="8" w:space="0" w:color="auto"/>
              <w:right w:val="single" w:sz="8" w:space="0" w:color="auto"/>
            </w:tcBorders>
            <w:noWrap/>
            <w:vAlign w:val="center"/>
            <w:hideMark/>
          </w:tcPr>
          <w:p w14:paraId="69AA411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detallado</w:t>
            </w:r>
          </w:p>
        </w:tc>
      </w:tr>
      <w:tr w:rsidR="00C040C8" w:rsidRPr="00C040C8" w14:paraId="3B69106C" w14:textId="77777777" w:rsidTr="00B07314">
        <w:trPr>
          <w:trHeight w:val="1440"/>
        </w:trPr>
        <w:tc>
          <w:tcPr>
            <w:tcW w:w="359" w:type="pct"/>
            <w:vMerge/>
            <w:tcBorders>
              <w:top w:val="nil"/>
              <w:left w:val="single" w:sz="8" w:space="0" w:color="auto"/>
              <w:bottom w:val="single" w:sz="8" w:space="0" w:color="000000"/>
              <w:right w:val="single" w:sz="8" w:space="0" w:color="auto"/>
            </w:tcBorders>
            <w:vAlign w:val="center"/>
            <w:hideMark/>
          </w:tcPr>
          <w:p w14:paraId="7794F7B6"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8EFF5C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MMR</w:t>
            </w:r>
          </w:p>
        </w:tc>
        <w:tc>
          <w:tcPr>
            <w:tcW w:w="442" w:type="pct"/>
            <w:tcBorders>
              <w:top w:val="nil"/>
              <w:left w:val="nil"/>
              <w:bottom w:val="single" w:sz="8" w:space="0" w:color="auto"/>
              <w:right w:val="single" w:sz="8" w:space="0" w:color="auto"/>
            </w:tcBorders>
            <w:vAlign w:val="center"/>
            <w:hideMark/>
          </w:tcPr>
          <w:p w14:paraId="18B4CC7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Ultra Safe Nuclear Corporation</w:t>
            </w:r>
          </w:p>
        </w:tc>
        <w:tc>
          <w:tcPr>
            <w:tcW w:w="607" w:type="pct"/>
            <w:tcBorders>
              <w:top w:val="nil"/>
              <w:left w:val="nil"/>
              <w:bottom w:val="single" w:sz="8" w:space="0" w:color="auto"/>
              <w:right w:val="single" w:sz="8" w:space="0" w:color="auto"/>
            </w:tcBorders>
            <w:noWrap/>
            <w:vAlign w:val="center"/>
            <w:hideMark/>
          </w:tcPr>
          <w:p w14:paraId="6B144CF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4D97CD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 Grafito</w:t>
            </w:r>
          </w:p>
        </w:tc>
        <w:tc>
          <w:tcPr>
            <w:tcW w:w="659" w:type="pct"/>
            <w:tcBorders>
              <w:top w:val="nil"/>
              <w:left w:val="nil"/>
              <w:bottom w:val="single" w:sz="8" w:space="0" w:color="auto"/>
              <w:right w:val="single" w:sz="8" w:space="0" w:color="auto"/>
            </w:tcBorders>
            <w:vAlign w:val="center"/>
            <w:hideMark/>
          </w:tcPr>
          <w:p w14:paraId="26982219"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Partículas TRISO recubiertas en matriz cerámica completamente microencapsulada (FCM)</w:t>
            </w:r>
          </w:p>
        </w:tc>
        <w:tc>
          <w:tcPr>
            <w:tcW w:w="735" w:type="pct"/>
            <w:tcBorders>
              <w:top w:val="nil"/>
              <w:left w:val="nil"/>
              <w:bottom w:val="single" w:sz="8" w:space="0" w:color="auto"/>
              <w:right w:val="single" w:sz="8" w:space="0" w:color="auto"/>
            </w:tcBorders>
            <w:noWrap/>
            <w:vAlign w:val="center"/>
            <w:hideMark/>
          </w:tcPr>
          <w:p w14:paraId="3560DD9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9.9 % a 19.75 % U-235</w:t>
            </w:r>
          </w:p>
        </w:tc>
        <w:tc>
          <w:tcPr>
            <w:tcW w:w="436" w:type="pct"/>
            <w:tcBorders>
              <w:top w:val="nil"/>
              <w:left w:val="nil"/>
              <w:bottom w:val="single" w:sz="8" w:space="0" w:color="auto"/>
              <w:right w:val="single" w:sz="8" w:space="0" w:color="auto"/>
            </w:tcBorders>
            <w:noWrap/>
            <w:vAlign w:val="center"/>
            <w:hideMark/>
          </w:tcPr>
          <w:p w14:paraId="6020DE4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tcBorders>
              <w:top w:val="nil"/>
              <w:left w:val="nil"/>
              <w:bottom w:val="single" w:sz="8" w:space="0" w:color="auto"/>
              <w:right w:val="single" w:sz="8" w:space="0" w:color="auto"/>
            </w:tcBorders>
            <w:noWrap/>
            <w:vAlign w:val="center"/>
            <w:hideMark/>
          </w:tcPr>
          <w:p w14:paraId="67FBA15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78E0BD08" w14:textId="77777777" w:rsidTr="00B07314">
        <w:trPr>
          <w:trHeight w:val="828"/>
        </w:trPr>
        <w:tc>
          <w:tcPr>
            <w:tcW w:w="359" w:type="pct"/>
            <w:vMerge/>
            <w:tcBorders>
              <w:top w:val="nil"/>
              <w:left w:val="single" w:sz="8" w:space="0" w:color="auto"/>
              <w:bottom w:val="single" w:sz="8" w:space="0" w:color="000000"/>
              <w:right w:val="single" w:sz="8" w:space="0" w:color="auto"/>
            </w:tcBorders>
            <w:vAlign w:val="center"/>
            <w:hideMark/>
          </w:tcPr>
          <w:p w14:paraId="48A7D135"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6911AD2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MoveluX</w:t>
            </w:r>
          </w:p>
        </w:tc>
        <w:tc>
          <w:tcPr>
            <w:tcW w:w="442" w:type="pct"/>
            <w:tcBorders>
              <w:top w:val="nil"/>
              <w:left w:val="nil"/>
              <w:bottom w:val="single" w:sz="8" w:space="0" w:color="auto"/>
              <w:right w:val="single" w:sz="8" w:space="0" w:color="auto"/>
            </w:tcBorders>
            <w:vAlign w:val="center"/>
            <w:hideMark/>
          </w:tcPr>
          <w:p w14:paraId="662C954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Toshiba Corporation</w:t>
            </w:r>
          </w:p>
        </w:tc>
        <w:tc>
          <w:tcPr>
            <w:tcW w:w="607" w:type="pct"/>
            <w:tcBorders>
              <w:top w:val="nil"/>
              <w:left w:val="nil"/>
              <w:bottom w:val="single" w:sz="8" w:space="0" w:color="auto"/>
              <w:right w:val="single" w:sz="8" w:space="0" w:color="auto"/>
            </w:tcBorders>
            <w:noWrap/>
            <w:vAlign w:val="center"/>
            <w:hideMark/>
          </w:tcPr>
          <w:p w14:paraId="57676BAE"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Heat Pipe</w:t>
            </w:r>
          </w:p>
        </w:tc>
        <w:tc>
          <w:tcPr>
            <w:tcW w:w="710" w:type="pct"/>
            <w:tcBorders>
              <w:top w:val="nil"/>
              <w:left w:val="nil"/>
              <w:bottom w:val="single" w:sz="8" w:space="0" w:color="auto"/>
              <w:right w:val="single" w:sz="8" w:space="0" w:color="auto"/>
            </w:tcBorders>
            <w:vAlign w:val="center"/>
            <w:hideMark/>
          </w:tcPr>
          <w:p w14:paraId="359AD67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Sin moderador (refrigerado por tuberías de calor de sodio)</w:t>
            </w:r>
          </w:p>
        </w:tc>
        <w:tc>
          <w:tcPr>
            <w:tcW w:w="659" w:type="pct"/>
            <w:tcBorders>
              <w:top w:val="nil"/>
              <w:left w:val="nil"/>
              <w:bottom w:val="single" w:sz="8" w:space="0" w:color="auto"/>
              <w:right w:val="single" w:sz="8" w:space="0" w:color="auto"/>
            </w:tcBorders>
            <w:vAlign w:val="center"/>
            <w:hideMark/>
          </w:tcPr>
          <w:p w14:paraId="10226E6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Siliciuro (U</w:t>
            </w:r>
            <w:r>
              <w:rPr>
                <w:rFonts w:ascii="Cambria Math" w:eastAsia="Times New Roman" w:hAnsi="Cambria Math" w:cs="Cambria Math"/>
                <w:color w:val="000000"/>
                <w:sz w:val="16"/>
                <w:szCs w:val="16"/>
              </w:rPr>
              <w:t>₃</w:t>
            </w:r>
            <w:r>
              <w:rPr>
                <w:rFonts w:ascii="Arial" w:eastAsia="Times New Roman" w:hAnsi="Arial" w:cs="Arial"/>
                <w:color w:val="000000"/>
                <w:sz w:val="16"/>
                <w:szCs w:val="16"/>
              </w:rPr>
              <w:t>Si</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w:t>
            </w:r>
          </w:p>
        </w:tc>
        <w:tc>
          <w:tcPr>
            <w:tcW w:w="735" w:type="pct"/>
            <w:tcBorders>
              <w:top w:val="nil"/>
              <w:left w:val="nil"/>
              <w:bottom w:val="single" w:sz="8" w:space="0" w:color="auto"/>
              <w:right w:val="single" w:sz="8" w:space="0" w:color="auto"/>
            </w:tcBorders>
            <w:noWrap/>
            <w:vAlign w:val="center"/>
            <w:hideMark/>
          </w:tcPr>
          <w:p w14:paraId="13F2DAE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4.8–5.0</w:t>
            </w:r>
          </w:p>
        </w:tc>
        <w:tc>
          <w:tcPr>
            <w:tcW w:w="436" w:type="pct"/>
            <w:tcBorders>
              <w:top w:val="nil"/>
              <w:left w:val="nil"/>
              <w:bottom w:val="single" w:sz="8" w:space="0" w:color="auto"/>
              <w:right w:val="single" w:sz="8" w:space="0" w:color="auto"/>
            </w:tcBorders>
            <w:noWrap/>
            <w:vAlign w:val="center"/>
            <w:hideMark/>
          </w:tcPr>
          <w:p w14:paraId="66C3EC09" w14:textId="77777777" w:rsidR="00C040C8" w:rsidRPr="00C040C8" w:rsidRDefault="00C040C8" w:rsidP="00C040C8">
            <w:pPr>
              <w:spacing w:after="0" w:line="240" w:lineRule="auto"/>
              <w:jc w:val="center"/>
              <w:rPr>
                <w:rFonts w:ascii="Arial" w:eastAsia="Times New Roman" w:hAnsi="Arial" w:cs="Arial"/>
                <w:color w:val="000000"/>
                <w:sz w:val="16"/>
                <w:szCs w:val="16"/>
              </w:rPr>
            </w:pPr>
            <w:del w:id="90223" w:author="Claude" w:date="2026-10-20T00:00:00Z">
              <w:r>
                <w:rPr>
                  <w:rFonts w:ascii="Arial" w:eastAsia="Times New Roman" w:hAnsi="Arial" w:cs="Arial"/>
                  <w:color w:val="000000"/>
                  <w:sz w:val="16"/>
                  <w:szCs w:val="16"/>
                </w:rPr>
                <w:delText xml:space="preserve">Japon</w:delText>
              </w:r>
            </w:del>
            <w:ins w:id="90224" w:author="Claude" w:date="2026-10-20T00:00:00Z">
              <w:r>
                <w:rPr>
                  <w:rFonts w:ascii="Arial" w:eastAsia="Times New Roman" w:hAnsi="Arial" w:cs="Arial"/>
                  <w:color w:val="000000"/>
                  <w:sz w:val="16"/>
                  <w:szCs w:val="16"/>
                </w:rPr>
                <w:t>Japón</w:t>
              </w:r>
            </w:ins>
          </w:p>
        </w:tc>
        <w:tc>
          <w:tcPr>
            <w:tcW w:w="384" w:type="pct"/>
            <w:tcBorders>
              <w:top w:val="nil"/>
              <w:left w:val="nil"/>
              <w:bottom w:val="single" w:sz="8" w:space="0" w:color="auto"/>
              <w:right w:val="single" w:sz="8" w:space="0" w:color="auto"/>
            </w:tcBorders>
            <w:noWrap/>
            <w:vAlign w:val="center"/>
            <w:hideMark/>
          </w:tcPr>
          <w:p w14:paraId="0543109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6A548D7D"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60C0DAFC"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val="restart"/>
            <w:tcBorders>
              <w:top w:val="nil"/>
              <w:left w:val="single" w:sz="8" w:space="0" w:color="auto"/>
              <w:bottom w:val="single" w:sz="8" w:space="0" w:color="000000"/>
              <w:right w:val="single" w:sz="8" w:space="0" w:color="auto"/>
            </w:tcBorders>
            <w:noWrap/>
            <w:vAlign w:val="center"/>
            <w:hideMark/>
          </w:tcPr>
          <w:p w14:paraId="619DD1C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Pylon D1</w:t>
            </w:r>
          </w:p>
        </w:tc>
        <w:tc>
          <w:tcPr>
            <w:tcW w:w="442" w:type="pct"/>
            <w:vMerge w:val="restart"/>
            <w:tcBorders>
              <w:top w:val="nil"/>
              <w:left w:val="single" w:sz="8" w:space="0" w:color="auto"/>
              <w:bottom w:val="single" w:sz="8" w:space="0" w:color="000000"/>
              <w:right w:val="single" w:sz="8" w:space="0" w:color="auto"/>
            </w:tcBorders>
            <w:vAlign w:val="center"/>
            <w:hideMark/>
          </w:tcPr>
          <w:p w14:paraId="7E85D67F"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Ultra Safe Nuclear Corporation</w:t>
            </w:r>
          </w:p>
        </w:tc>
        <w:tc>
          <w:tcPr>
            <w:tcW w:w="607" w:type="pct"/>
            <w:vMerge w:val="restart"/>
            <w:tcBorders>
              <w:top w:val="nil"/>
              <w:left w:val="single" w:sz="8" w:space="0" w:color="auto"/>
              <w:bottom w:val="single" w:sz="8" w:space="0" w:color="000000"/>
              <w:right w:val="single" w:sz="8" w:space="0" w:color="auto"/>
            </w:tcBorders>
            <w:noWrap/>
            <w:vAlign w:val="center"/>
            <w:hideMark/>
          </w:tcPr>
          <w:p w14:paraId="6F82B51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HTGR</w:t>
            </w:r>
          </w:p>
        </w:tc>
        <w:tc>
          <w:tcPr>
            <w:tcW w:w="710" w:type="pct"/>
            <w:tcBorders>
              <w:top w:val="nil"/>
              <w:left w:val="nil"/>
              <w:bottom w:val="single" w:sz="8" w:space="0" w:color="auto"/>
              <w:right w:val="single" w:sz="8" w:space="0" w:color="auto"/>
            </w:tcBorders>
            <w:vAlign w:val="center"/>
            <w:hideMark/>
          </w:tcPr>
          <w:p w14:paraId="046AA71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Hidruro de calcio (CaH</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w:t>
            </w:r>
          </w:p>
        </w:tc>
        <w:tc>
          <w:tcPr>
            <w:tcW w:w="659" w:type="pct"/>
            <w:tcBorders>
              <w:top w:val="nil"/>
              <w:left w:val="nil"/>
              <w:bottom w:val="single" w:sz="8" w:space="0" w:color="auto"/>
              <w:right w:val="single" w:sz="8" w:space="0" w:color="auto"/>
            </w:tcBorders>
            <w:vAlign w:val="center"/>
            <w:hideMark/>
          </w:tcPr>
          <w:p w14:paraId="0A993F4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FCM™ TRISO</w:t>
            </w:r>
          </w:p>
        </w:tc>
        <w:tc>
          <w:tcPr>
            <w:tcW w:w="735" w:type="pct"/>
            <w:tcBorders>
              <w:top w:val="nil"/>
              <w:left w:val="nil"/>
              <w:bottom w:val="single" w:sz="8" w:space="0" w:color="auto"/>
              <w:right w:val="single" w:sz="8" w:space="0" w:color="auto"/>
            </w:tcBorders>
            <w:noWrap/>
            <w:vAlign w:val="center"/>
            <w:hideMark/>
          </w:tcPr>
          <w:p w14:paraId="341D4E6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9.9</w:t>
            </w:r>
          </w:p>
        </w:tc>
        <w:tc>
          <w:tcPr>
            <w:tcW w:w="436" w:type="pct"/>
            <w:vMerge w:val="restart"/>
            <w:tcBorders>
              <w:top w:val="nil"/>
              <w:left w:val="single" w:sz="8" w:space="0" w:color="auto"/>
              <w:bottom w:val="single" w:sz="8" w:space="0" w:color="000000"/>
              <w:right w:val="single" w:sz="8" w:space="0" w:color="auto"/>
            </w:tcBorders>
            <w:noWrap/>
            <w:vAlign w:val="center"/>
            <w:hideMark/>
          </w:tcPr>
          <w:p w14:paraId="635677F3"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Estados Unidos</w:t>
            </w:r>
          </w:p>
        </w:tc>
        <w:tc>
          <w:tcPr>
            <w:tcW w:w="384" w:type="pct"/>
            <w:vMerge w:val="restart"/>
            <w:tcBorders>
              <w:top w:val="nil"/>
              <w:left w:val="single" w:sz="8" w:space="0" w:color="auto"/>
              <w:bottom w:val="single" w:sz="8" w:space="0" w:color="000000"/>
              <w:right w:val="single" w:sz="8" w:space="0" w:color="auto"/>
            </w:tcBorders>
            <w:noWrap/>
            <w:vAlign w:val="center"/>
            <w:hideMark/>
          </w:tcPr>
          <w:p w14:paraId="074482A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r w:rsidR="00C040C8" w:rsidRPr="00C040C8" w14:paraId="3D683A99" w14:textId="77777777" w:rsidTr="00B07314">
        <w:trPr>
          <w:trHeight w:val="624"/>
        </w:trPr>
        <w:tc>
          <w:tcPr>
            <w:tcW w:w="359" w:type="pct"/>
            <w:vMerge/>
            <w:tcBorders>
              <w:top w:val="nil"/>
              <w:left w:val="single" w:sz="8" w:space="0" w:color="auto"/>
              <w:bottom w:val="single" w:sz="8" w:space="0" w:color="000000"/>
              <w:right w:val="single" w:sz="8" w:space="0" w:color="auto"/>
            </w:tcBorders>
            <w:vAlign w:val="center"/>
            <w:hideMark/>
          </w:tcPr>
          <w:p w14:paraId="48C4F24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tcBorders>
              <w:top w:val="nil"/>
              <w:left w:val="single" w:sz="8" w:space="0" w:color="auto"/>
              <w:bottom w:val="single" w:sz="8" w:space="0" w:color="000000"/>
              <w:right w:val="single" w:sz="8" w:space="0" w:color="auto"/>
            </w:tcBorders>
            <w:vAlign w:val="center"/>
            <w:hideMark/>
          </w:tcPr>
          <w:p w14:paraId="468FE0B7"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442" w:type="pct"/>
            <w:vMerge/>
            <w:tcBorders>
              <w:top w:val="nil"/>
              <w:left w:val="single" w:sz="8" w:space="0" w:color="auto"/>
              <w:bottom w:val="single" w:sz="8" w:space="0" w:color="000000"/>
              <w:right w:val="single" w:sz="8" w:space="0" w:color="auto"/>
            </w:tcBorders>
            <w:vAlign w:val="center"/>
            <w:hideMark/>
          </w:tcPr>
          <w:p w14:paraId="18ACB289"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607" w:type="pct"/>
            <w:vMerge/>
            <w:tcBorders>
              <w:top w:val="nil"/>
              <w:left w:val="single" w:sz="8" w:space="0" w:color="auto"/>
              <w:bottom w:val="single" w:sz="8" w:space="0" w:color="000000"/>
              <w:right w:val="single" w:sz="8" w:space="0" w:color="auto"/>
            </w:tcBorders>
            <w:vAlign w:val="center"/>
            <w:hideMark/>
          </w:tcPr>
          <w:p w14:paraId="3449F462"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710" w:type="pct"/>
            <w:tcBorders>
              <w:top w:val="nil"/>
              <w:left w:val="nil"/>
              <w:bottom w:val="single" w:sz="8" w:space="0" w:color="auto"/>
              <w:right w:val="single" w:sz="8" w:space="0" w:color="auto"/>
            </w:tcBorders>
            <w:vAlign w:val="center"/>
            <w:hideMark/>
          </w:tcPr>
          <w:p w14:paraId="1431197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Helio (primario) y sCO</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 xml:space="preserve"> (secundario)</w:t>
            </w:r>
          </w:p>
        </w:tc>
        <w:tc>
          <w:tcPr>
            <w:tcW w:w="659" w:type="pct"/>
            <w:tcBorders>
              <w:top w:val="nil"/>
              <w:left w:val="nil"/>
              <w:bottom w:val="single" w:sz="8" w:space="0" w:color="auto"/>
              <w:right w:val="single" w:sz="8" w:space="0" w:color="auto"/>
            </w:tcBorders>
            <w:vAlign w:val="center"/>
            <w:hideMark/>
          </w:tcPr>
          <w:p w14:paraId="3AA99C41"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Cermet (UO</w:t>
            </w:r>
            <w:r>
              <w:rPr>
                <w:rFonts w:ascii="Cambria Math" w:eastAsia="Times New Roman" w:hAnsi="Cambria Math" w:cs="Cambria Math"/>
                <w:color w:val="000000"/>
                <w:sz w:val="16"/>
                <w:szCs w:val="16"/>
              </w:rPr>
              <w:t>₂</w:t>
            </w:r>
            <w:r>
              <w:rPr>
                <w:rFonts w:ascii="Arial" w:eastAsia="Times New Roman" w:hAnsi="Arial" w:cs="Arial"/>
                <w:color w:val="000000"/>
                <w:sz w:val="16"/>
                <w:szCs w:val="16"/>
              </w:rPr>
              <w:t xml:space="preserve"> + silumin metálico)</w:t>
            </w:r>
          </w:p>
        </w:tc>
        <w:tc>
          <w:tcPr>
            <w:tcW w:w="735" w:type="pct"/>
            <w:tcBorders>
              <w:top w:val="nil"/>
              <w:left w:val="nil"/>
              <w:bottom w:val="single" w:sz="8" w:space="0" w:color="auto"/>
              <w:right w:val="single" w:sz="8" w:space="0" w:color="auto"/>
            </w:tcBorders>
            <w:noWrap/>
            <w:vAlign w:val="center"/>
            <w:hideMark/>
          </w:tcPr>
          <w:p w14:paraId="17DC36C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Hasta 19.7</w:t>
            </w:r>
          </w:p>
        </w:tc>
        <w:tc>
          <w:tcPr>
            <w:tcW w:w="436" w:type="pct"/>
            <w:vMerge/>
            <w:tcBorders>
              <w:top w:val="nil"/>
              <w:left w:val="single" w:sz="8" w:space="0" w:color="auto"/>
              <w:bottom w:val="single" w:sz="8" w:space="0" w:color="000000"/>
              <w:right w:val="single" w:sz="8" w:space="0" w:color="auto"/>
            </w:tcBorders>
            <w:vAlign w:val="center"/>
            <w:hideMark/>
          </w:tcPr>
          <w:p w14:paraId="762EC0AA"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384" w:type="pct"/>
            <w:vMerge/>
            <w:tcBorders>
              <w:top w:val="nil"/>
              <w:left w:val="single" w:sz="8" w:space="0" w:color="auto"/>
              <w:bottom w:val="single" w:sz="8" w:space="0" w:color="000000"/>
              <w:right w:val="single" w:sz="8" w:space="0" w:color="auto"/>
            </w:tcBorders>
            <w:vAlign w:val="center"/>
            <w:hideMark/>
          </w:tcPr>
          <w:p w14:paraId="7AA23F6D" w14:textId="77777777" w:rsidR="00C040C8" w:rsidRPr="00C040C8" w:rsidRDefault="00C040C8" w:rsidP="00C040C8">
            <w:pPr>
              <w:spacing w:after="0" w:line="240" w:lineRule="auto"/>
              <w:jc w:val="left"/>
              <w:rPr>
                <w:rFonts w:ascii="Arial" w:eastAsia="Times New Roman" w:hAnsi="Arial" w:cs="Arial"/>
                <w:color w:val="000000"/>
                <w:sz w:val="16"/>
                <w:szCs w:val="16"/>
              </w:rPr>
            </w:pPr>
          </w:p>
        </w:tc>
      </w:tr>
      <w:tr w:rsidR="00C040C8" w:rsidRPr="00C040C8" w14:paraId="0FB1528B"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629CDF1D"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val="restart"/>
            <w:tcBorders>
              <w:top w:val="nil"/>
              <w:left w:val="single" w:sz="8" w:space="0" w:color="auto"/>
              <w:bottom w:val="single" w:sz="8" w:space="0" w:color="000000"/>
              <w:right w:val="single" w:sz="8" w:space="0" w:color="auto"/>
            </w:tcBorders>
            <w:noWrap/>
            <w:vAlign w:val="center"/>
            <w:hideMark/>
          </w:tcPr>
          <w:p w14:paraId="37284C14"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SHELF</w:t>
            </w:r>
          </w:p>
        </w:tc>
        <w:tc>
          <w:tcPr>
            <w:tcW w:w="442" w:type="pct"/>
            <w:vMerge w:val="restart"/>
            <w:tcBorders>
              <w:top w:val="nil"/>
              <w:left w:val="single" w:sz="8" w:space="0" w:color="auto"/>
              <w:bottom w:val="single" w:sz="8" w:space="0" w:color="000000"/>
              <w:right w:val="single" w:sz="8" w:space="0" w:color="auto"/>
            </w:tcBorders>
            <w:vAlign w:val="center"/>
            <w:hideMark/>
          </w:tcPr>
          <w:p w14:paraId="1FFB6E5D"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NIKIET</w:t>
            </w:r>
          </w:p>
        </w:tc>
        <w:tc>
          <w:tcPr>
            <w:tcW w:w="607" w:type="pct"/>
            <w:vMerge w:val="restart"/>
            <w:tcBorders>
              <w:top w:val="nil"/>
              <w:left w:val="single" w:sz="8" w:space="0" w:color="auto"/>
              <w:bottom w:val="single" w:sz="8" w:space="0" w:color="000000"/>
              <w:right w:val="single" w:sz="8" w:space="0" w:color="auto"/>
            </w:tcBorders>
            <w:noWrap/>
            <w:vAlign w:val="center"/>
            <w:hideMark/>
          </w:tcPr>
          <w:p w14:paraId="0BC5AA20"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iPWR</w:t>
            </w:r>
          </w:p>
        </w:tc>
        <w:tc>
          <w:tcPr>
            <w:tcW w:w="710" w:type="pct"/>
            <w:tcBorders>
              <w:top w:val="nil"/>
              <w:left w:val="nil"/>
              <w:bottom w:val="single" w:sz="8" w:space="0" w:color="auto"/>
              <w:right w:val="single" w:sz="8" w:space="0" w:color="auto"/>
            </w:tcBorders>
            <w:vAlign w:val="center"/>
            <w:hideMark/>
          </w:tcPr>
          <w:p w14:paraId="391C33EA"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Hidruro de circonio</w:t>
            </w:r>
          </w:p>
        </w:tc>
        <w:tc>
          <w:tcPr>
            <w:tcW w:w="659" w:type="pct"/>
            <w:vMerge w:val="restart"/>
            <w:tcBorders>
              <w:top w:val="nil"/>
              <w:left w:val="single" w:sz="8" w:space="0" w:color="auto"/>
              <w:bottom w:val="single" w:sz="8" w:space="0" w:color="000000"/>
              <w:right w:val="single" w:sz="8" w:space="0" w:color="auto"/>
            </w:tcBorders>
            <w:vAlign w:val="center"/>
            <w:hideMark/>
          </w:tcPr>
          <w:p w14:paraId="0A006AE2"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FCM™ TRISO</w:t>
            </w:r>
          </w:p>
        </w:tc>
        <w:tc>
          <w:tcPr>
            <w:tcW w:w="735" w:type="pct"/>
            <w:tcBorders>
              <w:top w:val="nil"/>
              <w:left w:val="nil"/>
              <w:bottom w:val="single" w:sz="8" w:space="0" w:color="auto"/>
              <w:right w:val="single" w:sz="8" w:space="0" w:color="auto"/>
            </w:tcBorders>
            <w:noWrap/>
            <w:vAlign w:val="center"/>
            <w:hideMark/>
          </w:tcPr>
          <w:p w14:paraId="4D110F8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9.9</w:t>
            </w:r>
          </w:p>
        </w:tc>
        <w:tc>
          <w:tcPr>
            <w:tcW w:w="436" w:type="pct"/>
            <w:vMerge w:val="restart"/>
            <w:tcBorders>
              <w:top w:val="nil"/>
              <w:left w:val="single" w:sz="8" w:space="0" w:color="auto"/>
              <w:bottom w:val="single" w:sz="8" w:space="0" w:color="000000"/>
              <w:right w:val="single" w:sz="8" w:space="0" w:color="auto"/>
            </w:tcBorders>
            <w:noWrap/>
            <w:vAlign w:val="center"/>
            <w:hideMark/>
          </w:tcPr>
          <w:p w14:paraId="228DAD6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Rusia</w:t>
            </w:r>
          </w:p>
        </w:tc>
        <w:tc>
          <w:tcPr>
            <w:tcW w:w="384" w:type="pct"/>
            <w:vMerge w:val="restart"/>
            <w:tcBorders>
              <w:top w:val="nil"/>
              <w:left w:val="single" w:sz="8" w:space="0" w:color="auto"/>
              <w:bottom w:val="single" w:sz="8" w:space="0" w:color="000000"/>
              <w:right w:val="single" w:sz="8" w:space="0" w:color="auto"/>
            </w:tcBorders>
            <w:noWrap/>
            <w:vAlign w:val="center"/>
            <w:hideMark/>
          </w:tcPr>
          <w:p w14:paraId="3042D9F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básico</w:t>
            </w:r>
          </w:p>
        </w:tc>
      </w:tr>
      <w:tr w:rsidR="00C040C8" w:rsidRPr="00C040C8" w14:paraId="57886AD5" w14:textId="77777777" w:rsidTr="00B07314">
        <w:trPr>
          <w:trHeight w:val="300"/>
        </w:trPr>
        <w:tc>
          <w:tcPr>
            <w:tcW w:w="359" w:type="pct"/>
            <w:vMerge/>
            <w:tcBorders>
              <w:top w:val="nil"/>
              <w:left w:val="single" w:sz="8" w:space="0" w:color="auto"/>
              <w:bottom w:val="single" w:sz="8" w:space="0" w:color="000000"/>
              <w:right w:val="single" w:sz="8" w:space="0" w:color="auto"/>
            </w:tcBorders>
            <w:vAlign w:val="center"/>
            <w:hideMark/>
          </w:tcPr>
          <w:p w14:paraId="20B8689A"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vMerge/>
            <w:tcBorders>
              <w:top w:val="nil"/>
              <w:left w:val="single" w:sz="8" w:space="0" w:color="auto"/>
              <w:bottom w:val="single" w:sz="8" w:space="0" w:color="000000"/>
              <w:right w:val="single" w:sz="8" w:space="0" w:color="auto"/>
            </w:tcBorders>
            <w:vAlign w:val="center"/>
            <w:hideMark/>
          </w:tcPr>
          <w:p w14:paraId="5D91A812"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442" w:type="pct"/>
            <w:vMerge/>
            <w:tcBorders>
              <w:top w:val="nil"/>
              <w:left w:val="single" w:sz="8" w:space="0" w:color="auto"/>
              <w:bottom w:val="single" w:sz="8" w:space="0" w:color="000000"/>
              <w:right w:val="single" w:sz="8" w:space="0" w:color="auto"/>
            </w:tcBorders>
            <w:vAlign w:val="center"/>
            <w:hideMark/>
          </w:tcPr>
          <w:p w14:paraId="37E9A95C"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607" w:type="pct"/>
            <w:vMerge/>
            <w:tcBorders>
              <w:top w:val="nil"/>
              <w:left w:val="single" w:sz="8" w:space="0" w:color="auto"/>
              <w:bottom w:val="single" w:sz="8" w:space="0" w:color="000000"/>
              <w:right w:val="single" w:sz="8" w:space="0" w:color="auto"/>
            </w:tcBorders>
            <w:vAlign w:val="center"/>
            <w:hideMark/>
          </w:tcPr>
          <w:p w14:paraId="1A12FAB4"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710" w:type="pct"/>
            <w:tcBorders>
              <w:top w:val="nil"/>
              <w:left w:val="nil"/>
              <w:bottom w:val="single" w:sz="8" w:space="0" w:color="auto"/>
              <w:right w:val="single" w:sz="8" w:space="0" w:color="auto"/>
            </w:tcBorders>
            <w:vAlign w:val="center"/>
            <w:hideMark/>
          </w:tcPr>
          <w:p w14:paraId="65287B6B"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vMerge/>
            <w:tcBorders>
              <w:top w:val="nil"/>
              <w:left w:val="single" w:sz="8" w:space="0" w:color="auto"/>
              <w:bottom w:val="single" w:sz="8" w:space="0" w:color="000000"/>
              <w:right w:val="single" w:sz="8" w:space="0" w:color="auto"/>
            </w:tcBorders>
            <w:vAlign w:val="center"/>
            <w:hideMark/>
          </w:tcPr>
          <w:p w14:paraId="5D13A245"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735" w:type="pct"/>
            <w:tcBorders>
              <w:top w:val="nil"/>
              <w:left w:val="nil"/>
              <w:bottom w:val="single" w:sz="8" w:space="0" w:color="auto"/>
              <w:right w:val="single" w:sz="8" w:space="0" w:color="auto"/>
            </w:tcBorders>
            <w:noWrap/>
            <w:vAlign w:val="center"/>
            <w:hideMark/>
          </w:tcPr>
          <w:p w14:paraId="5545083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 </w:t>
            </w:r>
          </w:p>
        </w:tc>
        <w:tc>
          <w:tcPr>
            <w:tcW w:w="436" w:type="pct"/>
            <w:vMerge/>
            <w:tcBorders>
              <w:top w:val="nil"/>
              <w:left w:val="single" w:sz="8" w:space="0" w:color="auto"/>
              <w:bottom w:val="single" w:sz="8" w:space="0" w:color="000000"/>
              <w:right w:val="single" w:sz="8" w:space="0" w:color="auto"/>
            </w:tcBorders>
            <w:vAlign w:val="center"/>
            <w:hideMark/>
          </w:tcPr>
          <w:p w14:paraId="5458BC9C" w14:textId="77777777" w:rsidR="00C040C8" w:rsidRPr="00C040C8" w:rsidRDefault="00C040C8" w:rsidP="00C040C8">
            <w:pPr>
              <w:spacing w:after="0" w:line="240" w:lineRule="auto"/>
              <w:jc w:val="left"/>
              <w:rPr>
                <w:rFonts w:ascii="Arial" w:eastAsia="Times New Roman" w:hAnsi="Arial" w:cs="Arial"/>
                <w:color w:val="000000"/>
                <w:sz w:val="16"/>
                <w:szCs w:val="16"/>
              </w:rPr>
            </w:pPr>
          </w:p>
        </w:tc>
        <w:tc>
          <w:tcPr>
            <w:tcW w:w="384" w:type="pct"/>
            <w:vMerge/>
            <w:tcBorders>
              <w:top w:val="nil"/>
              <w:left w:val="single" w:sz="8" w:space="0" w:color="auto"/>
              <w:bottom w:val="single" w:sz="8" w:space="0" w:color="000000"/>
              <w:right w:val="single" w:sz="8" w:space="0" w:color="auto"/>
            </w:tcBorders>
            <w:vAlign w:val="center"/>
            <w:hideMark/>
          </w:tcPr>
          <w:p w14:paraId="6B4880F7" w14:textId="77777777" w:rsidR="00C040C8" w:rsidRPr="00C040C8" w:rsidRDefault="00C040C8" w:rsidP="00C040C8">
            <w:pPr>
              <w:spacing w:after="0" w:line="240" w:lineRule="auto"/>
              <w:jc w:val="left"/>
              <w:rPr>
                <w:rFonts w:ascii="Arial" w:eastAsia="Times New Roman" w:hAnsi="Arial" w:cs="Arial"/>
                <w:color w:val="000000"/>
                <w:sz w:val="16"/>
                <w:szCs w:val="16"/>
              </w:rPr>
            </w:pPr>
          </w:p>
        </w:tc>
      </w:tr>
      <w:tr w:rsidR="00C040C8" w:rsidRPr="00C040C8" w14:paraId="3B93CBCF" w14:textId="77777777" w:rsidTr="00B07314">
        <w:trPr>
          <w:trHeight w:val="420"/>
        </w:trPr>
        <w:tc>
          <w:tcPr>
            <w:tcW w:w="359" w:type="pct"/>
            <w:vMerge/>
            <w:tcBorders>
              <w:top w:val="nil"/>
              <w:left w:val="single" w:sz="8" w:space="0" w:color="auto"/>
              <w:bottom w:val="single" w:sz="8" w:space="0" w:color="000000"/>
              <w:right w:val="single" w:sz="8" w:space="0" w:color="auto"/>
            </w:tcBorders>
            <w:vAlign w:val="center"/>
            <w:hideMark/>
          </w:tcPr>
          <w:p w14:paraId="277744D2" w14:textId="77777777" w:rsidR="00C040C8" w:rsidRPr="00C040C8" w:rsidRDefault="00C040C8" w:rsidP="00C040C8">
            <w:pPr>
              <w:spacing w:after="0" w:line="240" w:lineRule="auto"/>
              <w:jc w:val="left"/>
              <w:rPr>
                <w:rFonts w:ascii="Arial" w:eastAsia="Times New Roman" w:hAnsi="Arial" w:cs="Arial"/>
                <w:b/>
                <w:bCs/>
                <w:color w:val="000000"/>
                <w:sz w:val="16"/>
                <w:szCs w:val="16"/>
              </w:rPr>
            </w:pPr>
          </w:p>
        </w:tc>
        <w:tc>
          <w:tcPr>
            <w:tcW w:w="668" w:type="pct"/>
            <w:tcBorders>
              <w:top w:val="nil"/>
              <w:left w:val="nil"/>
              <w:bottom w:val="single" w:sz="8" w:space="0" w:color="auto"/>
              <w:right w:val="single" w:sz="8" w:space="0" w:color="auto"/>
            </w:tcBorders>
            <w:noWrap/>
            <w:vAlign w:val="center"/>
            <w:hideMark/>
          </w:tcPr>
          <w:p w14:paraId="2598052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Unitherm</w:t>
            </w:r>
          </w:p>
        </w:tc>
        <w:tc>
          <w:tcPr>
            <w:tcW w:w="442" w:type="pct"/>
            <w:tcBorders>
              <w:top w:val="nil"/>
              <w:left w:val="nil"/>
              <w:bottom w:val="single" w:sz="8" w:space="0" w:color="auto"/>
              <w:right w:val="single" w:sz="8" w:space="0" w:color="auto"/>
            </w:tcBorders>
            <w:vAlign w:val="center"/>
            <w:hideMark/>
          </w:tcPr>
          <w:p w14:paraId="540A935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NIKIET</w:t>
            </w:r>
          </w:p>
        </w:tc>
        <w:tc>
          <w:tcPr>
            <w:tcW w:w="607" w:type="pct"/>
            <w:tcBorders>
              <w:top w:val="nil"/>
              <w:left w:val="nil"/>
              <w:bottom w:val="single" w:sz="8" w:space="0" w:color="auto"/>
              <w:right w:val="single" w:sz="8" w:space="0" w:color="auto"/>
            </w:tcBorders>
            <w:noWrap/>
            <w:vAlign w:val="center"/>
            <w:hideMark/>
          </w:tcPr>
          <w:p w14:paraId="34C35935"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PWR</w:t>
            </w:r>
          </w:p>
        </w:tc>
        <w:tc>
          <w:tcPr>
            <w:tcW w:w="710" w:type="pct"/>
            <w:tcBorders>
              <w:top w:val="nil"/>
              <w:left w:val="nil"/>
              <w:bottom w:val="single" w:sz="8" w:space="0" w:color="auto"/>
              <w:right w:val="single" w:sz="8" w:space="0" w:color="auto"/>
            </w:tcBorders>
            <w:vAlign w:val="center"/>
            <w:hideMark/>
          </w:tcPr>
          <w:p w14:paraId="45420F9C" w14:textId="6A4A2AD9" w:rsidR="00C040C8" w:rsidRPr="00C040C8" w:rsidRDefault="00B07314"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Agua ligera</w:t>
            </w:r>
          </w:p>
        </w:tc>
        <w:tc>
          <w:tcPr>
            <w:tcW w:w="659" w:type="pct"/>
            <w:tcBorders>
              <w:top w:val="nil"/>
              <w:left w:val="nil"/>
              <w:bottom w:val="single" w:sz="8" w:space="0" w:color="auto"/>
              <w:right w:val="single" w:sz="8" w:space="0" w:color="auto"/>
            </w:tcBorders>
            <w:vAlign w:val="center"/>
            <w:hideMark/>
          </w:tcPr>
          <w:p w14:paraId="125DA6D8"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Cermet (UO2 + metallic silumin)</w:t>
            </w:r>
          </w:p>
        </w:tc>
        <w:tc>
          <w:tcPr>
            <w:tcW w:w="735" w:type="pct"/>
            <w:tcBorders>
              <w:top w:val="nil"/>
              <w:left w:val="nil"/>
              <w:bottom w:val="single" w:sz="8" w:space="0" w:color="auto"/>
              <w:right w:val="single" w:sz="8" w:space="0" w:color="auto"/>
            </w:tcBorders>
            <w:noWrap/>
            <w:vAlign w:val="center"/>
            <w:hideMark/>
          </w:tcPr>
          <w:p w14:paraId="2DD677C6"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Up to 19.7</w:t>
            </w:r>
          </w:p>
        </w:tc>
        <w:tc>
          <w:tcPr>
            <w:tcW w:w="436" w:type="pct"/>
            <w:tcBorders>
              <w:top w:val="nil"/>
              <w:left w:val="nil"/>
              <w:bottom w:val="single" w:sz="8" w:space="0" w:color="auto"/>
              <w:right w:val="single" w:sz="8" w:space="0" w:color="auto"/>
            </w:tcBorders>
            <w:noWrap/>
            <w:vAlign w:val="center"/>
            <w:hideMark/>
          </w:tcPr>
          <w:p w14:paraId="17BDAF77"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Rusia</w:t>
            </w:r>
          </w:p>
        </w:tc>
        <w:tc>
          <w:tcPr>
            <w:tcW w:w="384" w:type="pct"/>
            <w:tcBorders>
              <w:top w:val="nil"/>
              <w:left w:val="nil"/>
              <w:bottom w:val="single" w:sz="8" w:space="0" w:color="auto"/>
              <w:right w:val="single" w:sz="8" w:space="0" w:color="auto"/>
            </w:tcBorders>
            <w:noWrap/>
            <w:vAlign w:val="center"/>
            <w:hideMark/>
          </w:tcPr>
          <w:p w14:paraId="6301151C" w14:textId="77777777" w:rsidR="00C040C8" w:rsidRPr="00C040C8" w:rsidRDefault="00C040C8" w:rsidP="00C040C8">
            <w:pPr>
              <w:spacing w:after="0" w:line="240" w:lineRule="auto"/>
              <w:jc w:val="center"/>
              <w:rPr>
                <w:rFonts w:ascii="Arial" w:eastAsia="Times New Roman" w:hAnsi="Arial" w:cs="Arial"/>
                <w:color w:val="000000"/>
                <w:sz w:val="16"/>
                <w:szCs w:val="16"/>
              </w:rPr>
            </w:pPr>
            <w:r>
              <w:rPr>
                <w:rFonts w:ascii="Arial" w:eastAsia="Times New Roman" w:hAnsi="Arial" w:cs="Arial"/>
                <w:color w:val="000000"/>
                <w:sz w:val="16"/>
                <w:szCs w:val="16"/>
              </w:rPr>
              <w:t>Diseño conceptual</w:t>
            </w:r>
          </w:p>
        </w:tc>
      </w:tr>
    </w:tbl>
    <w:p w14:paraId="5272DF4B" w14:textId="77777777" w:rsidR="00BD2662" w:rsidRDefault="00BD2662">
      <w:pPr>
        <w:rPr>
          <w:rFonts w:eastAsia="Times New Roman" w:cs="Times New Roman"/>
        </w:rPr>
      </w:pPr>
    </w:p>
    <w:p w14:paraId="1395B15F" w14:textId="73FD2B4B" w:rsidR="00620D10" w:rsidRDefault="00620D10">
      <w:pPr>
        <w:rPr>
          <w:rFonts w:eastAsia="Times New Roman" w:cs="Times New Roman"/>
        </w:rPr>
      </w:pPr>
      <w:r>
        <w:rPr>
          <w:rFonts w:eastAsia="Times New Roman" w:cs="Times New Roman"/>
        </w:rPr>
        <w:br w:type="page"/>
      </w:r>
    </w:p>
    <w:p w14:paraId="340FCEFA" w14:textId="77777777" w:rsidR="008A1648" w:rsidRDefault="008A1648" w:rsidP="00B90F59">
      <w:pPr>
        <w:sectPr w:rsidR="008A1648" w:rsidSect="00BD2662">
          <w:pgSz w:w="16838" w:h="11906" w:orient="landscape"/>
          <w:pgMar w:top="1134" w:right="1418" w:bottom="1134" w:left="1418" w:header="709" w:footer="709" w:gutter="0"/>
          <w:cols w:space="708"/>
          <w:titlePg/>
          <w:docGrid w:linePitch="360"/>
        </w:sectPr>
      </w:pPr>
      <w:bookmarkStart w:id="7" w:name="_Ref219189802"/>
    </w:p>
    <w:p>
      <w:pPr>
        <w:pStyle w:val="Ttulo2"/>
        <w:numPr>
          <w:ilvl w:val="0"/>
          <w:numId w:val="0"/>
        </w:numPr>
        <w:rPr>
          <w:ins w:id="90729" w:author="Claude" w:date="2026-10-20T00:00:00Z"/>
        </w:rPr>
      </w:pPr>
      <w:commentRangeStart w:id="112"/>
      <w:ins w:id="90730" w:author="Claude" w:date="2026-10-20T00:00:00Z">
        <w:r>
          <w:t>Anexo B: Ponderaciones del análisis multicriterio (AHP)</w:t>
        </w:r>
      </w:ins>
      <w:commentRangeEnd w:id="112"/>
      <w:r>
        <w:rPr>
          <w:rStyle w:val="Refdecomentario"/>
        </w:rPr>
        <w:commentReference w:id="112"/>
      </w:r>
    </w:p>
    <w:p>
      <w:pPr>
        <w:spacing w:line="360" w:lineRule="auto"/>
        <w:rPr>
          <w:ins w:id="90731" w:author="Claude" w:date="2026-10-20T00:00:00Z"/>
        </w:rPr>
      </w:pPr>
      <w:ins w:id="90732" w:author="Claude" w:date="2026-10-20T00:00:00Z">
        <w:r>
          <w:t>[Pendiente: matriz de comparaciones pareadas, pesos globales y locales de cada criterio y subcriterio, y puntuaciones de los reactores candidatos obtenidas con SMART.]</w:t>
        </w:r>
      </w:ins>
    </w:p>
    <w:p w14:paraId="31B4EFBC" w14:textId="3C02BFFC" w:rsidR="00D47A42" w:rsidRDefault="00FB71BF" w:rsidP="00FB71BF">
      <w:pPr>
        <w:pStyle w:val="Ttulo2"/>
        <w:numPr>
          <w:ilvl w:val="0"/>
          <w:numId w:val="0"/>
        </w:numPr>
        <w:ind w:left="576" w:hanging="576"/>
      </w:pPr>
      <w:commentRangeStart w:id="93"/>
      <w:bookmarkStart w:id="83" w:name="_Toc221055569"/>
      <w:del w:id="90046" w:author="Claude" w:date="2026-10-20T00:00:00Z">
        <w:r>
          <w:delText xml:space="preserve">Anexo 1:Radionucleidos al exterior del edificio del reactor</w:delText>
        </w:r>
      </w:del>
      <w:ins w:id="90047" w:author="Claude" w:date="2026-10-20T00:00:00Z">
        <w:r>
          <w:t>Anexo C: Actividad de los radionucleidos tras cada barrera</w:t>
        </w:r>
      </w:ins>
      <w:bookmarkEnd w:id="83"/>
      <w:commentRangeEnd w:id="93"/>
      <w:r>
        <w:rPr>
          <w:rStyle w:val="Refdecomentario"/>
        </w:rPr>
        <w:commentReference w:id="93"/>
      </w:r>
    </w:p>
    <w:tbl>
      <w:tblPr>
        <w:tblW w:w="8896" w:type="dxa"/>
        <w:jc w:val="center"/>
        <w:tblCellMar>
          <w:left w:w="70" w:type="dxa"/>
          <w:right w:w="70" w:type="dxa"/>
        </w:tblCellMar>
        <w:tblLook w:val="04A0" w:firstRow="1" w:lastRow="0" w:firstColumn="1" w:lastColumn="0" w:noHBand="0" w:noVBand="1"/>
      </w:tblPr>
      <w:tblGrid>
        <w:gridCol w:w="1112"/>
        <w:gridCol w:w="1112"/>
        <w:gridCol w:w="1112"/>
        <w:gridCol w:w="1112"/>
        <w:gridCol w:w="1112"/>
        <w:gridCol w:w="1112"/>
        <w:gridCol w:w="1112"/>
        <w:gridCol w:w="1112"/>
      </w:tblGrid>
      <w:tr w:rsidR="00FB71BF" w:rsidRPr="00FB71BF" w14:paraId="1EBFDD4C" w14:textId="77777777" w:rsidTr="00FB71BF">
        <w:trPr>
          <w:trHeight w:val="261"/>
          <w:jc w:val="center"/>
          <w:del w:id="90917" w:author="Claude" w:date="2026-10-20T00:00:00Z"/>
        </w:trPr>
        <w:tc>
          <w:tcPr>
            <w:tcW w:w="1112" w:type="dxa"/>
            <w:vMerge w:val="restart"/>
            <w:tcBorders>
              <w:top w:val="single" w:sz="4" w:space="0" w:color="auto"/>
              <w:left w:val="single" w:sz="4" w:space="0" w:color="auto"/>
              <w:bottom w:val="single" w:sz="4" w:space="0" w:color="auto"/>
              <w:right w:val="single" w:sz="4" w:space="0" w:color="auto"/>
            </w:tcBorders>
            <w:shd w:val="clear" w:color="9BBB59" w:fill="9BBB59"/>
            <w:vAlign w:val="center"/>
            <w:hideMark/>
          </w:tcPr>
          <w:p w14:paraId="111B773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18" w:author="Claude" w:date="2026-10-20T00:00:00Z">
              <w:r>
                <w:rPr>
                  <w:rFonts w:ascii="Calibri" w:eastAsia="Times New Roman" w:hAnsi="Calibri" w:cs="Calibri"/>
                  <w:color w:val="000000"/>
                  <w:sz w:val="16"/>
                  <w:szCs w:val="16"/>
                </w:rPr>
                <w:delText xml:space="preserve">Isotopo</w:delText>
              </w:r>
            </w:del>
          </w:p>
        </w:tc>
        <w:tc>
          <w:tcPr>
            <w:tcW w:w="7784" w:type="dxa"/>
            <w:gridSpan w:val="7"/>
            <w:tcBorders>
              <w:top w:val="single" w:sz="8" w:space="0" w:color="auto"/>
              <w:left w:val="single" w:sz="8" w:space="0" w:color="auto"/>
              <w:bottom w:val="single" w:sz="4" w:space="0" w:color="auto"/>
              <w:right w:val="single" w:sz="8" w:space="0" w:color="000000"/>
            </w:tcBorders>
            <w:shd w:val="clear" w:color="000000" w:fill="9BBB59"/>
            <w:noWrap/>
            <w:vAlign w:val="center"/>
            <w:hideMark/>
          </w:tcPr>
          <w:p w14:paraId="65B9AA1C" w14:textId="2B63033B" w:rsidR="00FB71BF" w:rsidRPr="00FB71BF" w:rsidRDefault="00395613" w:rsidP="00FB71BF">
            <w:pPr>
              <w:spacing w:after="0" w:line="240" w:lineRule="auto"/>
              <w:jc w:val="center"/>
              <w:rPr>
                <w:rFonts w:ascii="Calibri" w:eastAsia="Times New Roman" w:hAnsi="Calibri" w:cs="Calibri"/>
                <w:color w:val="000000"/>
                <w:sz w:val="16"/>
                <w:szCs w:val="16"/>
              </w:rPr>
            </w:pPr>
            <w:del w:id="90919" w:author="Claude" w:date="2026-10-20T00:00:00Z">
              <w:r>
                <w:rPr>
                  <w:rFonts w:ascii="Calibri" w:eastAsia="Times New Roman" w:hAnsi="Calibri" w:cs="Calibri"/>
                  <w:color w:val="000000"/>
                  <w:sz w:val="16"/>
                  <w:szCs w:val="16"/>
                </w:rPr>
                <w:delText xml:space="preserve">Actividades en Bq con un AF 95%</w:delText>
              </w:r>
            </w:del>
          </w:p>
        </w:tc>
      </w:tr>
      <w:tr w:rsidR="00FB71BF" w:rsidRPr="00FB71BF" w14:paraId="2E9FA520" w14:textId="77777777" w:rsidTr="00FB71BF">
        <w:trPr>
          <w:trHeight w:val="534"/>
          <w:jc w:val="center"/>
          <w:del w:id="90920" w:author="Claude" w:date="2026-10-20T00:00:00Z"/>
        </w:trPr>
        <w:tc>
          <w:tcPr>
            <w:tcW w:w="1112" w:type="dxa"/>
            <w:vMerge/>
            <w:tcBorders>
              <w:top w:val="single" w:sz="4" w:space="0" w:color="auto"/>
              <w:left w:val="single" w:sz="4" w:space="0" w:color="auto"/>
              <w:bottom w:val="single" w:sz="4" w:space="0" w:color="auto"/>
              <w:right w:val="single" w:sz="4" w:space="0" w:color="auto"/>
            </w:tcBorders>
            <w:vAlign w:val="center"/>
            <w:hideMark/>
          </w:tcPr>
          <w:p w14:paraId="41998061" w14:textId="77777777" w:rsidR="00FB71BF" w:rsidRPr="00FB71BF" w:rsidRDefault="00FB71BF" w:rsidP="00FB71BF">
            <w:pPr>
              <w:spacing w:after="0" w:line="240" w:lineRule="auto"/>
              <w:jc w:val="center"/>
              <w:rPr>
                <w:rFonts w:ascii="Calibri" w:eastAsia="Times New Roman" w:hAnsi="Calibri" w:cs="Calibri"/>
                <w:color w:val="000000"/>
                <w:sz w:val="16"/>
                <w:szCs w:val="16"/>
              </w:rPr>
            </w:pPr>
          </w:p>
        </w:tc>
        <w:tc>
          <w:tcPr>
            <w:tcW w:w="1112" w:type="dxa"/>
            <w:tcBorders>
              <w:top w:val="nil"/>
              <w:left w:val="single" w:sz="8" w:space="0" w:color="auto"/>
              <w:bottom w:val="single" w:sz="8" w:space="0" w:color="auto"/>
              <w:right w:val="single" w:sz="4" w:space="0" w:color="auto"/>
            </w:tcBorders>
            <w:shd w:val="clear" w:color="9BBB59" w:fill="9BBB59"/>
            <w:vAlign w:val="center"/>
            <w:hideMark/>
          </w:tcPr>
          <w:p w14:paraId="38DEE5E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21" w:author="Claude" w:date="2026-10-20T00:00:00Z">
              <w:r>
                <w:rPr>
                  <w:rFonts w:ascii="Calibri" w:eastAsia="Times New Roman" w:hAnsi="Calibri" w:cs="Calibri"/>
                  <w:color w:val="000000"/>
                  <w:sz w:val="16"/>
                  <w:szCs w:val="16"/>
                </w:rPr>
                <w:delText xml:space="preserve">Core Activity</w:delText>
              </w:r>
            </w:del>
          </w:p>
        </w:tc>
        <w:tc>
          <w:tcPr>
            <w:tcW w:w="1112" w:type="dxa"/>
            <w:tcBorders>
              <w:top w:val="nil"/>
              <w:left w:val="nil"/>
              <w:bottom w:val="single" w:sz="8" w:space="0" w:color="auto"/>
              <w:right w:val="single" w:sz="4" w:space="0" w:color="auto"/>
            </w:tcBorders>
            <w:shd w:val="clear" w:color="9BBB59" w:fill="9BBB59"/>
            <w:vAlign w:val="center"/>
            <w:hideMark/>
          </w:tcPr>
          <w:p w14:paraId="5A27830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22" w:author="Claude" w:date="2026-10-20T00:00:00Z">
              <w:r>
                <w:rPr>
                  <w:rFonts w:ascii="Calibri" w:eastAsia="Times New Roman" w:hAnsi="Calibri" w:cs="Calibri"/>
                  <w:color w:val="000000"/>
                  <w:sz w:val="16"/>
                  <w:szCs w:val="16"/>
                </w:rPr>
                <w:delText xml:space="preserve">HMC</w:delText>
              </w:r>
            </w:del>
          </w:p>
        </w:tc>
        <w:tc>
          <w:tcPr>
            <w:tcW w:w="1112" w:type="dxa"/>
            <w:tcBorders>
              <w:top w:val="nil"/>
              <w:left w:val="nil"/>
              <w:bottom w:val="single" w:sz="8" w:space="0" w:color="auto"/>
              <w:right w:val="single" w:sz="4" w:space="0" w:color="auto"/>
            </w:tcBorders>
            <w:shd w:val="clear" w:color="9BBB59" w:fill="9BBB59"/>
            <w:vAlign w:val="center"/>
            <w:hideMark/>
          </w:tcPr>
          <w:p w14:paraId="38DA536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23" w:author="Claude" w:date="2026-10-20T00:00:00Z">
              <w:r>
                <w:rPr>
                  <w:rFonts w:ascii="Calibri" w:eastAsia="Times New Roman" w:hAnsi="Calibri" w:cs="Calibri"/>
                  <w:color w:val="000000"/>
                  <w:sz w:val="16"/>
                  <w:szCs w:val="16"/>
                </w:rPr>
                <w:delText xml:space="preserve">Kernel</w:delText>
              </w:r>
            </w:del>
          </w:p>
        </w:tc>
        <w:tc>
          <w:tcPr>
            <w:tcW w:w="1112" w:type="dxa"/>
            <w:tcBorders>
              <w:top w:val="nil"/>
              <w:left w:val="nil"/>
              <w:bottom w:val="single" w:sz="8" w:space="0" w:color="auto"/>
              <w:right w:val="single" w:sz="4" w:space="0" w:color="auto"/>
            </w:tcBorders>
            <w:shd w:val="clear" w:color="9BBB59" w:fill="9BBB59"/>
            <w:vAlign w:val="center"/>
            <w:hideMark/>
          </w:tcPr>
          <w:p w14:paraId="2ABF32B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24" w:author="Claude" w:date="2026-10-20T00:00:00Z">
              <w:r>
                <w:rPr>
                  <w:rFonts w:ascii="Calibri" w:eastAsia="Times New Roman" w:hAnsi="Calibri" w:cs="Calibri"/>
                  <w:color w:val="000000"/>
                  <w:sz w:val="16"/>
                  <w:szCs w:val="16"/>
                </w:rPr>
                <w:delText xml:space="preserve">Diff</w:delText>
              </w:r>
            </w:del>
          </w:p>
        </w:tc>
        <w:tc>
          <w:tcPr>
            <w:tcW w:w="1112" w:type="dxa"/>
            <w:tcBorders>
              <w:top w:val="nil"/>
              <w:left w:val="nil"/>
              <w:bottom w:val="single" w:sz="8" w:space="0" w:color="auto"/>
              <w:right w:val="single" w:sz="4" w:space="0" w:color="auto"/>
            </w:tcBorders>
            <w:shd w:val="clear" w:color="9BBB59" w:fill="9BBB59"/>
            <w:vAlign w:val="center"/>
            <w:hideMark/>
          </w:tcPr>
          <w:p w14:paraId="0408B60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25" w:author="Claude" w:date="2026-10-20T00:00:00Z">
              <w:r>
                <w:rPr>
                  <w:rFonts w:ascii="Calibri" w:eastAsia="Times New Roman" w:hAnsi="Calibri" w:cs="Calibri"/>
                  <w:color w:val="000000"/>
                  <w:sz w:val="16"/>
                  <w:szCs w:val="16"/>
                </w:rPr>
                <w:delText xml:space="preserve">Graphite</w:delText>
              </w:r>
            </w:del>
          </w:p>
        </w:tc>
        <w:tc>
          <w:tcPr>
            <w:tcW w:w="1112" w:type="dxa"/>
            <w:tcBorders>
              <w:top w:val="nil"/>
              <w:left w:val="nil"/>
              <w:bottom w:val="single" w:sz="8" w:space="0" w:color="auto"/>
              <w:right w:val="single" w:sz="4" w:space="0" w:color="auto"/>
            </w:tcBorders>
            <w:shd w:val="clear" w:color="9BBB59" w:fill="9BBB59"/>
            <w:vAlign w:val="center"/>
            <w:hideMark/>
          </w:tcPr>
          <w:p w14:paraId="5D3CCCF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26" w:author="Claude" w:date="2026-10-20T00:00:00Z">
              <w:r>
                <w:rPr>
                  <w:rFonts w:ascii="Calibri" w:eastAsia="Times New Roman" w:hAnsi="Calibri" w:cs="Calibri"/>
                  <w:color w:val="000000"/>
                  <w:sz w:val="16"/>
                  <w:szCs w:val="16"/>
                </w:rPr>
                <w:delText xml:space="preserve">FLIBE</w:delText>
              </w:r>
            </w:del>
          </w:p>
        </w:tc>
        <w:tc>
          <w:tcPr>
            <w:tcW w:w="1112" w:type="dxa"/>
            <w:tcBorders>
              <w:top w:val="nil"/>
              <w:left w:val="nil"/>
              <w:bottom w:val="single" w:sz="8" w:space="0" w:color="auto"/>
              <w:right w:val="single" w:sz="8" w:space="0" w:color="auto"/>
            </w:tcBorders>
            <w:shd w:val="clear" w:color="9BBB59" w:fill="9BBB59"/>
            <w:vAlign w:val="center"/>
            <w:hideMark/>
          </w:tcPr>
          <w:p w14:paraId="008FFB1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27" w:author="Claude" w:date="2026-10-20T00:00:00Z">
              <w:r>
                <w:rPr>
                  <w:rFonts w:ascii="Calibri" w:eastAsia="Times New Roman" w:hAnsi="Calibri" w:cs="Calibri"/>
                  <w:color w:val="000000"/>
                  <w:sz w:val="16"/>
                  <w:szCs w:val="16"/>
                </w:rPr>
                <w:delText xml:space="preserve">Reactor Building</w:delText>
              </w:r>
            </w:del>
          </w:p>
        </w:tc>
      </w:tr>
      <w:tr w:rsidR="00FB71BF" w:rsidRPr="00FB71BF" w14:paraId="62A50176" w14:textId="77777777" w:rsidTr="00FB71BF">
        <w:trPr>
          <w:trHeight w:val="261"/>
          <w:jc w:val="center"/>
          <w:del w:id="90928"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3D8E905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29" w:author="Claude" w:date="2026-10-20T00:00:00Z">
              <w:r>
                <w:rPr>
                  <w:rFonts w:ascii="Calibri" w:eastAsia="Times New Roman" w:hAnsi="Calibri" w:cs="Calibri"/>
                  <w:color w:val="000000"/>
                  <w:sz w:val="16"/>
                  <w:szCs w:val="16"/>
                </w:rPr>
                <w:delText xml:space="preserve">Pd-107</w:delText>
              </w:r>
            </w:del>
          </w:p>
        </w:tc>
        <w:tc>
          <w:tcPr>
            <w:tcW w:w="1112" w:type="dxa"/>
            <w:tcBorders>
              <w:top w:val="single" w:sz="4" w:space="0" w:color="auto"/>
              <w:left w:val="nil"/>
              <w:bottom w:val="single" w:sz="4" w:space="0" w:color="auto"/>
              <w:right w:val="single" w:sz="4" w:space="0" w:color="auto"/>
            </w:tcBorders>
            <w:noWrap/>
            <w:vAlign w:val="center"/>
            <w:hideMark/>
          </w:tcPr>
          <w:p w14:paraId="21437B0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30" w:author="Claude" w:date="2026-10-20T00:00:00Z">
              <w:r>
                <w:rPr>
                  <w:rFonts w:ascii="Calibri" w:eastAsia="Times New Roman" w:hAnsi="Calibri" w:cs="Calibri"/>
                  <w:color w:val="000000"/>
                  <w:sz w:val="16"/>
                  <w:szCs w:val="16"/>
                </w:rPr>
                <w:delText xml:space="preserve">1.05854E+12</w:delText>
              </w:r>
            </w:del>
          </w:p>
        </w:tc>
        <w:tc>
          <w:tcPr>
            <w:tcW w:w="1112" w:type="dxa"/>
            <w:tcBorders>
              <w:top w:val="single" w:sz="4" w:space="0" w:color="auto"/>
              <w:left w:val="nil"/>
              <w:bottom w:val="single" w:sz="4" w:space="0" w:color="auto"/>
              <w:right w:val="single" w:sz="4" w:space="0" w:color="auto"/>
            </w:tcBorders>
            <w:noWrap/>
            <w:vAlign w:val="center"/>
            <w:hideMark/>
          </w:tcPr>
          <w:p w14:paraId="34D2DC6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31" w:author="Claude" w:date="2026-10-20T00:00:00Z">
              <w:r>
                <w:rPr>
                  <w:rFonts w:ascii="Calibri" w:eastAsia="Times New Roman" w:hAnsi="Calibri" w:cs="Calibri"/>
                  <w:color w:val="000000"/>
                  <w:sz w:val="16"/>
                  <w:szCs w:val="16"/>
                </w:rPr>
                <w:delText xml:space="preserve">1.05854E+12</w:delText>
              </w:r>
            </w:del>
          </w:p>
        </w:tc>
        <w:tc>
          <w:tcPr>
            <w:tcW w:w="1112" w:type="dxa"/>
            <w:tcBorders>
              <w:top w:val="single" w:sz="4" w:space="0" w:color="auto"/>
              <w:left w:val="nil"/>
              <w:bottom w:val="single" w:sz="4" w:space="0" w:color="auto"/>
              <w:right w:val="single" w:sz="4" w:space="0" w:color="auto"/>
            </w:tcBorders>
            <w:noWrap/>
            <w:vAlign w:val="center"/>
            <w:hideMark/>
          </w:tcPr>
          <w:p w14:paraId="185D819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32" w:author="Claude" w:date="2026-10-20T00:00:00Z">
              <w:r>
                <w:rPr>
                  <w:rFonts w:ascii="Calibri" w:eastAsia="Times New Roman" w:hAnsi="Calibri" w:cs="Calibri"/>
                  <w:color w:val="000000"/>
                  <w:sz w:val="16"/>
                  <w:szCs w:val="16"/>
                </w:rPr>
                <w:delText xml:space="preserve">1.05854E+12</w:delText>
              </w:r>
            </w:del>
          </w:p>
        </w:tc>
        <w:tc>
          <w:tcPr>
            <w:tcW w:w="1112" w:type="dxa"/>
            <w:tcBorders>
              <w:top w:val="single" w:sz="4" w:space="0" w:color="auto"/>
              <w:left w:val="nil"/>
              <w:bottom w:val="single" w:sz="4" w:space="0" w:color="auto"/>
              <w:right w:val="single" w:sz="4" w:space="0" w:color="auto"/>
            </w:tcBorders>
            <w:noWrap/>
            <w:vAlign w:val="center"/>
            <w:hideMark/>
          </w:tcPr>
          <w:p w14:paraId="5640ECC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33" w:author="Claude" w:date="2026-10-20T00:00:00Z">
              <w:r>
                <w:rPr>
                  <w:rFonts w:ascii="Calibri" w:eastAsia="Times New Roman" w:hAnsi="Calibri" w:cs="Calibri"/>
                  <w:color w:val="000000"/>
                  <w:sz w:val="16"/>
                  <w:szCs w:val="16"/>
                </w:rPr>
                <w:delText xml:space="preserve">1.05854E+10</w:delText>
              </w:r>
            </w:del>
          </w:p>
        </w:tc>
        <w:tc>
          <w:tcPr>
            <w:tcW w:w="1112" w:type="dxa"/>
            <w:tcBorders>
              <w:top w:val="single" w:sz="4" w:space="0" w:color="auto"/>
              <w:left w:val="nil"/>
              <w:bottom w:val="single" w:sz="4" w:space="0" w:color="auto"/>
              <w:right w:val="single" w:sz="4" w:space="0" w:color="auto"/>
            </w:tcBorders>
            <w:noWrap/>
            <w:vAlign w:val="center"/>
            <w:hideMark/>
          </w:tcPr>
          <w:p w14:paraId="13C831E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34" w:author="Claude" w:date="2026-10-20T00:00:00Z">
              <w:r>
                <w:rPr>
                  <w:rFonts w:ascii="Calibri" w:eastAsia="Times New Roman" w:hAnsi="Calibri" w:cs="Calibri"/>
                  <w:color w:val="000000"/>
                  <w:sz w:val="16"/>
                  <w:szCs w:val="16"/>
                </w:rPr>
                <w:delText xml:space="preserve">1.05854E+10</w:delText>
              </w:r>
            </w:del>
          </w:p>
        </w:tc>
        <w:tc>
          <w:tcPr>
            <w:tcW w:w="1112" w:type="dxa"/>
            <w:tcBorders>
              <w:top w:val="single" w:sz="4" w:space="0" w:color="auto"/>
              <w:left w:val="nil"/>
              <w:bottom w:val="single" w:sz="4" w:space="0" w:color="auto"/>
              <w:right w:val="single" w:sz="4" w:space="0" w:color="auto"/>
            </w:tcBorders>
            <w:noWrap/>
            <w:vAlign w:val="center"/>
            <w:hideMark/>
          </w:tcPr>
          <w:p w14:paraId="022E8FA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35" w:author="Claude" w:date="2026-10-20T00:00:00Z">
              <w:r>
                <w:rPr>
                  <w:rFonts w:ascii="Calibri" w:eastAsia="Times New Roman" w:hAnsi="Calibri" w:cs="Calibri"/>
                  <w:color w:val="000000"/>
                  <w:sz w:val="16"/>
                  <w:szCs w:val="16"/>
                </w:rPr>
                <w:delText xml:space="preserve">1.05854E+08</w:delText>
              </w:r>
            </w:del>
          </w:p>
        </w:tc>
        <w:tc>
          <w:tcPr>
            <w:tcW w:w="1112" w:type="dxa"/>
            <w:tcBorders>
              <w:top w:val="single" w:sz="4" w:space="0" w:color="auto"/>
              <w:left w:val="single" w:sz="4" w:space="0" w:color="auto"/>
              <w:bottom w:val="single" w:sz="4" w:space="0" w:color="auto"/>
              <w:right w:val="single" w:sz="4" w:space="0" w:color="auto"/>
            </w:tcBorders>
            <w:shd w:val="clear" w:color="000000" w:fill="69BF7B"/>
            <w:noWrap/>
            <w:vAlign w:val="center"/>
            <w:hideMark/>
          </w:tcPr>
          <w:p w14:paraId="4F49F0B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36" w:author="Claude" w:date="2026-10-20T00:00:00Z">
              <w:r>
                <w:rPr>
                  <w:rFonts w:ascii="Calibri" w:eastAsia="Times New Roman" w:hAnsi="Calibri" w:cs="Calibri"/>
                  <w:color w:val="000000"/>
                  <w:sz w:val="16"/>
                  <w:szCs w:val="16"/>
                </w:rPr>
                <w:delText xml:space="preserve">5.29269E+07</w:delText>
              </w:r>
            </w:del>
          </w:p>
        </w:tc>
      </w:tr>
      <w:tr w:rsidR="00FB71BF" w:rsidRPr="00FB71BF" w14:paraId="4BAAA6E9" w14:textId="77777777" w:rsidTr="00FB71BF">
        <w:trPr>
          <w:trHeight w:val="261"/>
          <w:jc w:val="center"/>
          <w:del w:id="90937"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F36004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38" w:author="Claude" w:date="2026-10-20T00:00:00Z">
              <w:r>
                <w:rPr>
                  <w:rFonts w:ascii="Calibri" w:eastAsia="Times New Roman" w:hAnsi="Calibri" w:cs="Calibri"/>
                  <w:color w:val="000000"/>
                  <w:sz w:val="16"/>
                  <w:szCs w:val="16"/>
                </w:rPr>
                <w:delText xml:space="preserve">Rb-87</w:delText>
              </w:r>
            </w:del>
          </w:p>
        </w:tc>
        <w:tc>
          <w:tcPr>
            <w:tcW w:w="1112" w:type="dxa"/>
            <w:tcBorders>
              <w:top w:val="nil"/>
              <w:left w:val="nil"/>
              <w:bottom w:val="single" w:sz="4" w:space="0" w:color="auto"/>
              <w:right w:val="single" w:sz="4" w:space="0" w:color="auto"/>
            </w:tcBorders>
            <w:noWrap/>
            <w:vAlign w:val="center"/>
            <w:hideMark/>
          </w:tcPr>
          <w:p w14:paraId="05B6948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39" w:author="Claude" w:date="2026-10-20T00:00:00Z">
              <w:r>
                <w:rPr>
                  <w:rFonts w:ascii="Calibri" w:eastAsia="Times New Roman" w:hAnsi="Calibri" w:cs="Calibri"/>
                  <w:color w:val="000000"/>
                  <w:sz w:val="16"/>
                  <w:szCs w:val="16"/>
                </w:rPr>
                <w:delText xml:space="preserve">1.08111E+10</w:delText>
              </w:r>
            </w:del>
          </w:p>
        </w:tc>
        <w:tc>
          <w:tcPr>
            <w:tcW w:w="1112" w:type="dxa"/>
            <w:tcBorders>
              <w:top w:val="nil"/>
              <w:left w:val="nil"/>
              <w:bottom w:val="single" w:sz="4" w:space="0" w:color="auto"/>
              <w:right w:val="single" w:sz="4" w:space="0" w:color="auto"/>
            </w:tcBorders>
            <w:noWrap/>
            <w:vAlign w:val="center"/>
            <w:hideMark/>
          </w:tcPr>
          <w:p w14:paraId="486C603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40" w:author="Claude" w:date="2026-10-20T00:00:00Z">
              <w:r>
                <w:rPr>
                  <w:rFonts w:ascii="Calibri" w:eastAsia="Times New Roman" w:hAnsi="Calibri" w:cs="Calibri"/>
                  <w:color w:val="000000"/>
                  <w:sz w:val="16"/>
                  <w:szCs w:val="16"/>
                </w:rPr>
                <w:delText xml:space="preserve">1.08111E+10</w:delText>
              </w:r>
            </w:del>
          </w:p>
        </w:tc>
        <w:tc>
          <w:tcPr>
            <w:tcW w:w="1112" w:type="dxa"/>
            <w:tcBorders>
              <w:top w:val="nil"/>
              <w:left w:val="nil"/>
              <w:bottom w:val="single" w:sz="4" w:space="0" w:color="auto"/>
              <w:right w:val="single" w:sz="4" w:space="0" w:color="auto"/>
            </w:tcBorders>
            <w:noWrap/>
            <w:vAlign w:val="center"/>
            <w:hideMark/>
          </w:tcPr>
          <w:p w14:paraId="00B537F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41" w:author="Claude" w:date="2026-10-20T00:00:00Z">
              <w:r>
                <w:rPr>
                  <w:rFonts w:ascii="Calibri" w:eastAsia="Times New Roman" w:hAnsi="Calibri" w:cs="Calibri"/>
                  <w:color w:val="000000"/>
                  <w:sz w:val="16"/>
                  <w:szCs w:val="16"/>
                </w:rPr>
                <w:delText xml:space="preserve">1.08111E+10</w:delText>
              </w:r>
            </w:del>
          </w:p>
        </w:tc>
        <w:tc>
          <w:tcPr>
            <w:tcW w:w="1112" w:type="dxa"/>
            <w:tcBorders>
              <w:top w:val="nil"/>
              <w:left w:val="nil"/>
              <w:bottom w:val="single" w:sz="4" w:space="0" w:color="auto"/>
              <w:right w:val="single" w:sz="4" w:space="0" w:color="auto"/>
            </w:tcBorders>
            <w:noWrap/>
            <w:vAlign w:val="center"/>
            <w:hideMark/>
          </w:tcPr>
          <w:p w14:paraId="4331BC5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42" w:author="Claude" w:date="2026-10-20T00:00:00Z">
              <w:r>
                <w:rPr>
                  <w:rFonts w:ascii="Calibri" w:eastAsia="Times New Roman" w:hAnsi="Calibri" w:cs="Calibri"/>
                  <w:color w:val="000000"/>
                  <w:sz w:val="16"/>
                  <w:szCs w:val="16"/>
                </w:rPr>
                <w:delText xml:space="preserve">5.40554E+03</w:delText>
              </w:r>
            </w:del>
          </w:p>
        </w:tc>
        <w:tc>
          <w:tcPr>
            <w:tcW w:w="1112" w:type="dxa"/>
            <w:tcBorders>
              <w:top w:val="nil"/>
              <w:left w:val="nil"/>
              <w:bottom w:val="single" w:sz="4" w:space="0" w:color="auto"/>
              <w:right w:val="single" w:sz="4" w:space="0" w:color="auto"/>
            </w:tcBorders>
            <w:noWrap/>
            <w:vAlign w:val="center"/>
            <w:hideMark/>
          </w:tcPr>
          <w:p w14:paraId="6613A18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43" w:author="Claude" w:date="2026-10-20T00:00:00Z">
              <w:r>
                <w:rPr>
                  <w:rFonts w:ascii="Calibri" w:eastAsia="Times New Roman" w:hAnsi="Calibri" w:cs="Calibri"/>
                  <w:color w:val="000000"/>
                  <w:sz w:val="16"/>
                  <w:szCs w:val="16"/>
                </w:rPr>
                <w:delText xml:space="preserve">1.80185E+03</w:delText>
              </w:r>
            </w:del>
          </w:p>
        </w:tc>
        <w:tc>
          <w:tcPr>
            <w:tcW w:w="1112" w:type="dxa"/>
            <w:tcBorders>
              <w:top w:val="nil"/>
              <w:left w:val="nil"/>
              <w:bottom w:val="single" w:sz="4" w:space="0" w:color="auto"/>
              <w:right w:val="single" w:sz="4" w:space="0" w:color="auto"/>
            </w:tcBorders>
            <w:noWrap/>
            <w:vAlign w:val="center"/>
            <w:hideMark/>
          </w:tcPr>
          <w:p w14:paraId="1A29E09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44" w:author="Claude" w:date="2026-10-20T00:00:00Z">
              <w:r>
                <w:rPr>
                  <w:rFonts w:ascii="Calibri" w:eastAsia="Times New Roman" w:hAnsi="Calibri" w:cs="Calibri"/>
                  <w:color w:val="000000"/>
                  <w:sz w:val="16"/>
                  <w:szCs w:val="16"/>
                </w:rPr>
                <w:delText xml:space="preserve">1.80185E+01</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399BB1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45" w:author="Claude" w:date="2026-10-20T00:00:00Z">
              <w:r>
                <w:rPr>
                  <w:rFonts w:ascii="Calibri" w:eastAsia="Times New Roman" w:hAnsi="Calibri" w:cs="Calibri"/>
                  <w:color w:val="000000"/>
                  <w:sz w:val="16"/>
                  <w:szCs w:val="16"/>
                </w:rPr>
                <w:delText xml:space="preserve">9.00923E+00</w:delText>
              </w:r>
            </w:del>
          </w:p>
        </w:tc>
      </w:tr>
      <w:tr w:rsidR="00FB71BF" w:rsidRPr="00FB71BF" w14:paraId="2089BB90" w14:textId="77777777" w:rsidTr="00FB71BF">
        <w:trPr>
          <w:trHeight w:val="261"/>
          <w:jc w:val="center"/>
          <w:del w:id="90946"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CD21EC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47" w:author="Claude" w:date="2026-10-20T00:00:00Z">
              <w:r>
                <w:rPr>
                  <w:rFonts w:ascii="Calibri" w:eastAsia="Times New Roman" w:hAnsi="Calibri" w:cs="Calibri"/>
                  <w:color w:val="000000"/>
                  <w:sz w:val="16"/>
                  <w:szCs w:val="16"/>
                </w:rPr>
                <w:delText xml:space="preserve">Cs-135</w:delText>
              </w:r>
            </w:del>
          </w:p>
        </w:tc>
        <w:tc>
          <w:tcPr>
            <w:tcW w:w="1112" w:type="dxa"/>
            <w:tcBorders>
              <w:top w:val="nil"/>
              <w:left w:val="nil"/>
              <w:bottom w:val="single" w:sz="4" w:space="0" w:color="auto"/>
              <w:right w:val="single" w:sz="4" w:space="0" w:color="auto"/>
            </w:tcBorders>
            <w:noWrap/>
            <w:vAlign w:val="center"/>
            <w:hideMark/>
          </w:tcPr>
          <w:p w14:paraId="53F35B8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48" w:author="Claude" w:date="2026-10-20T00:00:00Z">
              <w:r>
                <w:rPr>
                  <w:rFonts w:ascii="Calibri" w:eastAsia="Times New Roman" w:hAnsi="Calibri" w:cs="Calibri"/>
                  <w:color w:val="000000"/>
                  <w:sz w:val="16"/>
                  <w:szCs w:val="16"/>
                </w:rPr>
                <w:delText xml:space="preserve">3.66945E+12</w:delText>
              </w:r>
            </w:del>
          </w:p>
        </w:tc>
        <w:tc>
          <w:tcPr>
            <w:tcW w:w="1112" w:type="dxa"/>
            <w:tcBorders>
              <w:top w:val="nil"/>
              <w:left w:val="nil"/>
              <w:bottom w:val="single" w:sz="4" w:space="0" w:color="auto"/>
              <w:right w:val="single" w:sz="4" w:space="0" w:color="auto"/>
            </w:tcBorders>
            <w:noWrap/>
            <w:vAlign w:val="center"/>
            <w:hideMark/>
          </w:tcPr>
          <w:p w14:paraId="3A0A727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49" w:author="Claude" w:date="2026-10-20T00:00:00Z">
              <w:r>
                <w:rPr>
                  <w:rFonts w:ascii="Calibri" w:eastAsia="Times New Roman" w:hAnsi="Calibri" w:cs="Calibri"/>
                  <w:color w:val="000000"/>
                  <w:sz w:val="16"/>
                  <w:szCs w:val="16"/>
                </w:rPr>
                <w:delText xml:space="preserve">3.66945E+12</w:delText>
              </w:r>
            </w:del>
          </w:p>
        </w:tc>
        <w:tc>
          <w:tcPr>
            <w:tcW w:w="1112" w:type="dxa"/>
            <w:tcBorders>
              <w:top w:val="nil"/>
              <w:left w:val="nil"/>
              <w:bottom w:val="single" w:sz="4" w:space="0" w:color="auto"/>
              <w:right w:val="single" w:sz="4" w:space="0" w:color="auto"/>
            </w:tcBorders>
            <w:noWrap/>
            <w:vAlign w:val="center"/>
            <w:hideMark/>
          </w:tcPr>
          <w:p w14:paraId="3DD5990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50" w:author="Claude" w:date="2026-10-20T00:00:00Z">
              <w:r>
                <w:rPr>
                  <w:rFonts w:ascii="Calibri" w:eastAsia="Times New Roman" w:hAnsi="Calibri" w:cs="Calibri"/>
                  <w:color w:val="000000"/>
                  <w:sz w:val="16"/>
                  <w:szCs w:val="16"/>
                </w:rPr>
                <w:delText xml:space="preserve">3.66945E+12</w:delText>
              </w:r>
            </w:del>
          </w:p>
        </w:tc>
        <w:tc>
          <w:tcPr>
            <w:tcW w:w="1112" w:type="dxa"/>
            <w:tcBorders>
              <w:top w:val="nil"/>
              <w:left w:val="nil"/>
              <w:bottom w:val="single" w:sz="4" w:space="0" w:color="auto"/>
              <w:right w:val="single" w:sz="4" w:space="0" w:color="auto"/>
            </w:tcBorders>
            <w:noWrap/>
            <w:vAlign w:val="center"/>
            <w:hideMark/>
          </w:tcPr>
          <w:p w14:paraId="465C163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51" w:author="Claude" w:date="2026-10-20T00:00:00Z">
              <w:r>
                <w:rPr>
                  <w:rFonts w:ascii="Calibri" w:eastAsia="Times New Roman" w:hAnsi="Calibri" w:cs="Calibri"/>
                  <w:color w:val="000000"/>
                  <w:sz w:val="16"/>
                  <w:szCs w:val="16"/>
                </w:rPr>
                <w:delText xml:space="preserve">1.83473E+06</w:delText>
              </w:r>
            </w:del>
          </w:p>
        </w:tc>
        <w:tc>
          <w:tcPr>
            <w:tcW w:w="1112" w:type="dxa"/>
            <w:tcBorders>
              <w:top w:val="nil"/>
              <w:left w:val="nil"/>
              <w:bottom w:val="single" w:sz="4" w:space="0" w:color="auto"/>
              <w:right w:val="single" w:sz="4" w:space="0" w:color="auto"/>
            </w:tcBorders>
            <w:noWrap/>
            <w:vAlign w:val="center"/>
            <w:hideMark/>
          </w:tcPr>
          <w:p w14:paraId="55CD9ED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52" w:author="Claude" w:date="2026-10-20T00:00:00Z">
              <w:r>
                <w:rPr>
                  <w:rFonts w:ascii="Calibri" w:eastAsia="Times New Roman" w:hAnsi="Calibri" w:cs="Calibri"/>
                  <w:color w:val="000000"/>
                  <w:sz w:val="16"/>
                  <w:szCs w:val="16"/>
                </w:rPr>
                <w:delText xml:space="preserve">6.11576E+05</w:delText>
              </w:r>
            </w:del>
          </w:p>
        </w:tc>
        <w:tc>
          <w:tcPr>
            <w:tcW w:w="1112" w:type="dxa"/>
            <w:tcBorders>
              <w:top w:val="nil"/>
              <w:left w:val="nil"/>
              <w:bottom w:val="single" w:sz="4" w:space="0" w:color="auto"/>
              <w:right w:val="single" w:sz="4" w:space="0" w:color="auto"/>
            </w:tcBorders>
            <w:noWrap/>
            <w:vAlign w:val="center"/>
            <w:hideMark/>
          </w:tcPr>
          <w:p w14:paraId="4C545E6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53" w:author="Claude" w:date="2026-10-20T00:00:00Z">
              <w:r>
                <w:rPr>
                  <w:rFonts w:ascii="Calibri" w:eastAsia="Times New Roman" w:hAnsi="Calibri" w:cs="Calibri"/>
                  <w:color w:val="000000"/>
                  <w:sz w:val="16"/>
                  <w:szCs w:val="16"/>
                </w:rPr>
                <w:delText xml:space="preserve">6.11576E+03</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5BB742C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54" w:author="Claude" w:date="2026-10-20T00:00:00Z">
              <w:r>
                <w:rPr>
                  <w:rFonts w:ascii="Calibri" w:eastAsia="Times New Roman" w:hAnsi="Calibri" w:cs="Calibri"/>
                  <w:color w:val="000000"/>
                  <w:sz w:val="16"/>
                  <w:szCs w:val="16"/>
                </w:rPr>
                <w:delText xml:space="preserve">3.05788E+03</w:delText>
              </w:r>
            </w:del>
          </w:p>
        </w:tc>
      </w:tr>
      <w:tr w:rsidR="00FB71BF" w:rsidRPr="00FB71BF" w14:paraId="2DEF8B8B" w14:textId="77777777" w:rsidTr="00FB71BF">
        <w:trPr>
          <w:trHeight w:val="261"/>
          <w:jc w:val="center"/>
          <w:del w:id="90955"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EED530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56" w:author="Claude" w:date="2026-10-20T00:00:00Z">
              <w:r>
                <w:rPr>
                  <w:rFonts w:ascii="Calibri" w:eastAsia="Times New Roman" w:hAnsi="Calibri" w:cs="Calibri"/>
                  <w:color w:val="000000"/>
                  <w:sz w:val="16"/>
                  <w:szCs w:val="16"/>
                </w:rPr>
                <w:delText xml:space="preserve">Cs-137</w:delText>
              </w:r>
            </w:del>
          </w:p>
        </w:tc>
        <w:tc>
          <w:tcPr>
            <w:tcW w:w="1112" w:type="dxa"/>
            <w:tcBorders>
              <w:top w:val="nil"/>
              <w:left w:val="nil"/>
              <w:bottom w:val="single" w:sz="4" w:space="0" w:color="auto"/>
              <w:right w:val="single" w:sz="4" w:space="0" w:color="auto"/>
            </w:tcBorders>
            <w:noWrap/>
            <w:vAlign w:val="center"/>
            <w:hideMark/>
          </w:tcPr>
          <w:p w14:paraId="5197644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57" w:author="Claude" w:date="2026-10-20T00:00:00Z">
              <w:r>
                <w:rPr>
                  <w:rFonts w:ascii="Calibri" w:eastAsia="Times New Roman" w:hAnsi="Calibri" w:cs="Calibri"/>
                  <w:color w:val="000000"/>
                  <w:sz w:val="16"/>
                  <w:szCs w:val="16"/>
                </w:rPr>
                <w:delText xml:space="preserve">1.59750E+18</w:delText>
              </w:r>
            </w:del>
          </w:p>
        </w:tc>
        <w:tc>
          <w:tcPr>
            <w:tcW w:w="1112" w:type="dxa"/>
            <w:tcBorders>
              <w:top w:val="nil"/>
              <w:left w:val="nil"/>
              <w:bottom w:val="single" w:sz="4" w:space="0" w:color="auto"/>
              <w:right w:val="single" w:sz="4" w:space="0" w:color="auto"/>
            </w:tcBorders>
            <w:noWrap/>
            <w:vAlign w:val="center"/>
            <w:hideMark/>
          </w:tcPr>
          <w:p w14:paraId="37EFA44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58" w:author="Claude" w:date="2026-10-20T00:00:00Z">
              <w:r>
                <w:rPr>
                  <w:rFonts w:ascii="Calibri" w:eastAsia="Times New Roman" w:hAnsi="Calibri" w:cs="Calibri"/>
                  <w:color w:val="000000"/>
                  <w:sz w:val="16"/>
                  <w:szCs w:val="16"/>
                </w:rPr>
                <w:delText xml:space="preserve">1.59750E+18</w:delText>
              </w:r>
            </w:del>
          </w:p>
        </w:tc>
        <w:tc>
          <w:tcPr>
            <w:tcW w:w="1112" w:type="dxa"/>
            <w:tcBorders>
              <w:top w:val="nil"/>
              <w:left w:val="nil"/>
              <w:bottom w:val="single" w:sz="4" w:space="0" w:color="auto"/>
              <w:right w:val="single" w:sz="4" w:space="0" w:color="auto"/>
            </w:tcBorders>
            <w:noWrap/>
            <w:vAlign w:val="center"/>
            <w:hideMark/>
          </w:tcPr>
          <w:p w14:paraId="7F7D39F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59" w:author="Claude" w:date="2026-10-20T00:00:00Z">
              <w:r>
                <w:rPr>
                  <w:rFonts w:ascii="Calibri" w:eastAsia="Times New Roman" w:hAnsi="Calibri" w:cs="Calibri"/>
                  <w:color w:val="000000"/>
                  <w:sz w:val="16"/>
                  <w:szCs w:val="16"/>
                </w:rPr>
                <w:delText xml:space="preserve">1.59750E+18</w:delText>
              </w:r>
            </w:del>
          </w:p>
        </w:tc>
        <w:tc>
          <w:tcPr>
            <w:tcW w:w="1112" w:type="dxa"/>
            <w:tcBorders>
              <w:top w:val="nil"/>
              <w:left w:val="nil"/>
              <w:bottom w:val="single" w:sz="4" w:space="0" w:color="auto"/>
              <w:right w:val="single" w:sz="4" w:space="0" w:color="auto"/>
            </w:tcBorders>
            <w:noWrap/>
            <w:vAlign w:val="center"/>
            <w:hideMark/>
          </w:tcPr>
          <w:p w14:paraId="022679B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60" w:author="Claude" w:date="2026-10-20T00:00:00Z">
              <w:r>
                <w:rPr>
                  <w:rFonts w:ascii="Calibri" w:eastAsia="Times New Roman" w:hAnsi="Calibri" w:cs="Calibri"/>
                  <w:color w:val="000000"/>
                  <w:sz w:val="16"/>
                  <w:szCs w:val="16"/>
                </w:rPr>
                <w:delText xml:space="preserve">7.98749E+11</w:delText>
              </w:r>
            </w:del>
          </w:p>
        </w:tc>
        <w:tc>
          <w:tcPr>
            <w:tcW w:w="1112" w:type="dxa"/>
            <w:tcBorders>
              <w:top w:val="nil"/>
              <w:left w:val="nil"/>
              <w:bottom w:val="single" w:sz="4" w:space="0" w:color="auto"/>
              <w:right w:val="single" w:sz="4" w:space="0" w:color="auto"/>
            </w:tcBorders>
            <w:noWrap/>
            <w:vAlign w:val="center"/>
            <w:hideMark/>
          </w:tcPr>
          <w:p w14:paraId="19188DB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61" w:author="Claude" w:date="2026-10-20T00:00:00Z">
              <w:r>
                <w:rPr>
                  <w:rFonts w:ascii="Calibri" w:eastAsia="Times New Roman" w:hAnsi="Calibri" w:cs="Calibri"/>
                  <w:color w:val="000000"/>
                  <w:sz w:val="16"/>
                  <w:szCs w:val="16"/>
                </w:rPr>
                <w:delText xml:space="preserve">2.66250E+11</w:delText>
              </w:r>
            </w:del>
          </w:p>
        </w:tc>
        <w:tc>
          <w:tcPr>
            <w:tcW w:w="1112" w:type="dxa"/>
            <w:tcBorders>
              <w:top w:val="nil"/>
              <w:left w:val="nil"/>
              <w:bottom w:val="single" w:sz="4" w:space="0" w:color="auto"/>
              <w:right w:val="single" w:sz="4" w:space="0" w:color="auto"/>
            </w:tcBorders>
            <w:noWrap/>
            <w:vAlign w:val="center"/>
            <w:hideMark/>
          </w:tcPr>
          <w:p w14:paraId="5E027C3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62" w:author="Claude" w:date="2026-10-20T00:00:00Z">
              <w:r>
                <w:rPr>
                  <w:rFonts w:ascii="Calibri" w:eastAsia="Times New Roman" w:hAnsi="Calibri" w:cs="Calibri"/>
                  <w:color w:val="000000"/>
                  <w:sz w:val="16"/>
                  <w:szCs w:val="16"/>
                </w:rPr>
                <w:delText xml:space="preserve">2.66250E+09</w:delText>
              </w:r>
            </w:del>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063C0F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63" w:author="Claude" w:date="2026-10-20T00:00:00Z">
              <w:r>
                <w:rPr>
                  <w:rFonts w:ascii="Calibri" w:eastAsia="Times New Roman" w:hAnsi="Calibri" w:cs="Calibri"/>
                  <w:color w:val="000000"/>
                  <w:sz w:val="16"/>
                  <w:szCs w:val="16"/>
                </w:rPr>
                <w:delText xml:space="preserve">1.33125E+09</w:delText>
              </w:r>
            </w:del>
          </w:p>
        </w:tc>
      </w:tr>
      <w:tr w:rsidR="00FB71BF" w:rsidRPr="00FB71BF" w14:paraId="0B1D24C3" w14:textId="77777777" w:rsidTr="00FB71BF">
        <w:trPr>
          <w:trHeight w:val="261"/>
          <w:jc w:val="center"/>
          <w:del w:id="90964"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9C920F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65" w:author="Claude" w:date="2026-10-20T00:00:00Z">
              <w:r>
                <w:rPr>
                  <w:rFonts w:ascii="Calibri" w:eastAsia="Times New Roman" w:hAnsi="Calibri" w:cs="Calibri"/>
                  <w:color w:val="000000"/>
                  <w:sz w:val="16"/>
                  <w:szCs w:val="16"/>
                </w:rPr>
                <w:delText xml:space="preserve">Xe-133</w:delText>
              </w:r>
            </w:del>
          </w:p>
        </w:tc>
        <w:tc>
          <w:tcPr>
            <w:tcW w:w="1112" w:type="dxa"/>
            <w:tcBorders>
              <w:top w:val="nil"/>
              <w:left w:val="nil"/>
              <w:bottom w:val="single" w:sz="4" w:space="0" w:color="auto"/>
              <w:right w:val="single" w:sz="4" w:space="0" w:color="auto"/>
            </w:tcBorders>
            <w:noWrap/>
            <w:vAlign w:val="center"/>
            <w:hideMark/>
          </w:tcPr>
          <w:p w14:paraId="1402C34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66" w:author="Claude" w:date="2026-10-20T00:00:00Z">
              <w:r>
                <w:rPr>
                  <w:rFonts w:ascii="Calibri" w:eastAsia="Times New Roman" w:hAnsi="Calibri" w:cs="Calibri"/>
                  <w:color w:val="000000"/>
                  <w:sz w:val="16"/>
                  <w:szCs w:val="16"/>
                </w:rPr>
                <w:delText xml:space="preserve">1.11076E+20</w:delText>
              </w:r>
            </w:del>
          </w:p>
        </w:tc>
        <w:tc>
          <w:tcPr>
            <w:tcW w:w="1112" w:type="dxa"/>
            <w:tcBorders>
              <w:top w:val="nil"/>
              <w:left w:val="nil"/>
              <w:bottom w:val="single" w:sz="4" w:space="0" w:color="auto"/>
              <w:right w:val="single" w:sz="4" w:space="0" w:color="auto"/>
            </w:tcBorders>
            <w:noWrap/>
            <w:vAlign w:val="center"/>
            <w:hideMark/>
          </w:tcPr>
          <w:p w14:paraId="4909637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67" w:author="Claude" w:date="2026-10-20T00:00:00Z">
              <w:r>
                <w:rPr>
                  <w:rFonts w:ascii="Calibri" w:eastAsia="Times New Roman" w:hAnsi="Calibri" w:cs="Calibri"/>
                  <w:color w:val="000000"/>
                  <w:sz w:val="16"/>
                  <w:szCs w:val="16"/>
                </w:rPr>
                <w:delText xml:space="preserve">1.11076E+20</w:delText>
              </w:r>
            </w:del>
          </w:p>
        </w:tc>
        <w:tc>
          <w:tcPr>
            <w:tcW w:w="1112" w:type="dxa"/>
            <w:tcBorders>
              <w:top w:val="nil"/>
              <w:left w:val="nil"/>
              <w:bottom w:val="single" w:sz="4" w:space="0" w:color="auto"/>
              <w:right w:val="single" w:sz="4" w:space="0" w:color="auto"/>
            </w:tcBorders>
            <w:noWrap/>
            <w:vAlign w:val="center"/>
            <w:hideMark/>
          </w:tcPr>
          <w:p w14:paraId="08389CD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68" w:author="Claude" w:date="2026-10-20T00:00:00Z">
              <w:r>
                <w:rPr>
                  <w:rFonts w:ascii="Calibri" w:eastAsia="Times New Roman" w:hAnsi="Calibri" w:cs="Calibri"/>
                  <w:color w:val="000000"/>
                  <w:sz w:val="16"/>
                  <w:szCs w:val="16"/>
                </w:rPr>
                <w:delText xml:space="preserve">2.22153E+19</w:delText>
              </w:r>
            </w:del>
          </w:p>
        </w:tc>
        <w:tc>
          <w:tcPr>
            <w:tcW w:w="1112" w:type="dxa"/>
            <w:tcBorders>
              <w:top w:val="nil"/>
              <w:left w:val="nil"/>
              <w:bottom w:val="single" w:sz="4" w:space="0" w:color="auto"/>
              <w:right w:val="single" w:sz="4" w:space="0" w:color="auto"/>
            </w:tcBorders>
            <w:noWrap/>
            <w:vAlign w:val="center"/>
            <w:hideMark/>
          </w:tcPr>
          <w:p w14:paraId="7EE51C0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69" w:author="Claude" w:date="2026-10-20T00:00:00Z">
              <w:r>
                <w:rPr>
                  <w:rFonts w:ascii="Calibri" w:eastAsia="Times New Roman" w:hAnsi="Calibri" w:cs="Calibri"/>
                  <w:color w:val="000000"/>
                  <w:sz w:val="16"/>
                  <w:szCs w:val="16"/>
                </w:rPr>
                <w:delText xml:space="preserve">1.11076E+13</w:delText>
              </w:r>
            </w:del>
          </w:p>
        </w:tc>
        <w:tc>
          <w:tcPr>
            <w:tcW w:w="1112" w:type="dxa"/>
            <w:tcBorders>
              <w:top w:val="nil"/>
              <w:left w:val="nil"/>
              <w:bottom w:val="single" w:sz="4" w:space="0" w:color="auto"/>
              <w:right w:val="single" w:sz="4" w:space="0" w:color="auto"/>
            </w:tcBorders>
            <w:noWrap/>
            <w:vAlign w:val="center"/>
            <w:hideMark/>
          </w:tcPr>
          <w:p w14:paraId="3670F60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70" w:author="Claude" w:date="2026-10-20T00:00:00Z">
              <w:r>
                <w:rPr>
                  <w:rFonts w:ascii="Calibri" w:eastAsia="Times New Roman" w:hAnsi="Calibri" w:cs="Calibri"/>
                  <w:color w:val="000000"/>
                  <w:sz w:val="16"/>
                  <w:szCs w:val="16"/>
                </w:rPr>
                <w:delText xml:space="preserve">1.11076E+13</w:delText>
              </w:r>
            </w:del>
          </w:p>
        </w:tc>
        <w:tc>
          <w:tcPr>
            <w:tcW w:w="1112" w:type="dxa"/>
            <w:tcBorders>
              <w:top w:val="nil"/>
              <w:left w:val="nil"/>
              <w:bottom w:val="single" w:sz="4" w:space="0" w:color="auto"/>
              <w:right w:val="single" w:sz="4" w:space="0" w:color="auto"/>
            </w:tcBorders>
            <w:noWrap/>
            <w:vAlign w:val="center"/>
            <w:hideMark/>
          </w:tcPr>
          <w:p w14:paraId="269C7C3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71" w:author="Claude" w:date="2026-10-20T00:00:00Z">
              <w:r>
                <w:rPr>
                  <w:rFonts w:ascii="Calibri" w:eastAsia="Times New Roman" w:hAnsi="Calibri" w:cs="Calibri"/>
                  <w:color w:val="000000"/>
                  <w:sz w:val="16"/>
                  <w:szCs w:val="16"/>
                </w:rPr>
                <w:delText xml:space="preserve">1.11076E+11</w:delText>
              </w:r>
            </w:del>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5C56DB0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72" w:author="Claude" w:date="2026-10-20T00:00:00Z">
              <w:r>
                <w:rPr>
                  <w:rFonts w:ascii="Calibri" w:eastAsia="Times New Roman" w:hAnsi="Calibri" w:cs="Calibri"/>
                  <w:color w:val="000000"/>
                  <w:sz w:val="16"/>
                  <w:szCs w:val="16"/>
                </w:rPr>
                <w:delText xml:space="preserve">1.11076E+11</w:delText>
              </w:r>
            </w:del>
          </w:p>
        </w:tc>
      </w:tr>
      <w:tr w:rsidR="00FB71BF" w:rsidRPr="00FB71BF" w14:paraId="43290603" w14:textId="77777777" w:rsidTr="00FB71BF">
        <w:trPr>
          <w:trHeight w:val="261"/>
          <w:jc w:val="center"/>
          <w:del w:id="90973"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8180D6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74" w:author="Claude" w:date="2026-10-20T00:00:00Z">
              <w:r>
                <w:rPr>
                  <w:rFonts w:ascii="Calibri" w:eastAsia="Times New Roman" w:hAnsi="Calibri" w:cs="Calibri"/>
                  <w:color w:val="000000"/>
                  <w:sz w:val="16"/>
                  <w:szCs w:val="16"/>
                </w:rPr>
                <w:delText xml:space="preserve">Xe-135</w:delText>
              </w:r>
            </w:del>
          </w:p>
        </w:tc>
        <w:tc>
          <w:tcPr>
            <w:tcW w:w="1112" w:type="dxa"/>
            <w:tcBorders>
              <w:top w:val="nil"/>
              <w:left w:val="nil"/>
              <w:bottom w:val="single" w:sz="4" w:space="0" w:color="auto"/>
              <w:right w:val="single" w:sz="4" w:space="0" w:color="auto"/>
            </w:tcBorders>
            <w:noWrap/>
            <w:vAlign w:val="center"/>
            <w:hideMark/>
          </w:tcPr>
          <w:p w14:paraId="4DC7FE7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75" w:author="Claude" w:date="2026-10-20T00:00:00Z">
              <w:r>
                <w:rPr>
                  <w:rFonts w:ascii="Calibri" w:eastAsia="Times New Roman" w:hAnsi="Calibri" w:cs="Calibri"/>
                  <w:color w:val="000000"/>
                  <w:sz w:val="16"/>
                  <w:szCs w:val="16"/>
                </w:rPr>
                <w:delText xml:space="preserve">1.55854E+19</w:delText>
              </w:r>
            </w:del>
          </w:p>
        </w:tc>
        <w:tc>
          <w:tcPr>
            <w:tcW w:w="1112" w:type="dxa"/>
            <w:tcBorders>
              <w:top w:val="nil"/>
              <w:left w:val="nil"/>
              <w:bottom w:val="single" w:sz="4" w:space="0" w:color="auto"/>
              <w:right w:val="single" w:sz="4" w:space="0" w:color="auto"/>
            </w:tcBorders>
            <w:noWrap/>
            <w:vAlign w:val="center"/>
            <w:hideMark/>
          </w:tcPr>
          <w:p w14:paraId="0C79FC6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76" w:author="Claude" w:date="2026-10-20T00:00:00Z">
              <w:r>
                <w:rPr>
                  <w:rFonts w:ascii="Calibri" w:eastAsia="Times New Roman" w:hAnsi="Calibri" w:cs="Calibri"/>
                  <w:color w:val="000000"/>
                  <w:sz w:val="16"/>
                  <w:szCs w:val="16"/>
                </w:rPr>
                <w:delText xml:space="preserve">1.55854E+19</w:delText>
              </w:r>
            </w:del>
          </w:p>
        </w:tc>
        <w:tc>
          <w:tcPr>
            <w:tcW w:w="1112" w:type="dxa"/>
            <w:tcBorders>
              <w:top w:val="nil"/>
              <w:left w:val="nil"/>
              <w:bottom w:val="single" w:sz="4" w:space="0" w:color="auto"/>
              <w:right w:val="single" w:sz="4" w:space="0" w:color="auto"/>
            </w:tcBorders>
            <w:noWrap/>
            <w:vAlign w:val="center"/>
            <w:hideMark/>
          </w:tcPr>
          <w:p w14:paraId="3ED5388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77" w:author="Claude" w:date="2026-10-20T00:00:00Z">
              <w:r>
                <w:rPr>
                  <w:rFonts w:ascii="Calibri" w:eastAsia="Times New Roman" w:hAnsi="Calibri" w:cs="Calibri"/>
                  <w:color w:val="000000"/>
                  <w:sz w:val="16"/>
                  <w:szCs w:val="16"/>
                </w:rPr>
                <w:delText xml:space="preserve">3.11708E+18</w:delText>
              </w:r>
            </w:del>
          </w:p>
        </w:tc>
        <w:tc>
          <w:tcPr>
            <w:tcW w:w="1112" w:type="dxa"/>
            <w:tcBorders>
              <w:top w:val="nil"/>
              <w:left w:val="nil"/>
              <w:bottom w:val="single" w:sz="4" w:space="0" w:color="auto"/>
              <w:right w:val="single" w:sz="4" w:space="0" w:color="auto"/>
            </w:tcBorders>
            <w:noWrap/>
            <w:vAlign w:val="center"/>
            <w:hideMark/>
          </w:tcPr>
          <w:p w14:paraId="14E6CB4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78" w:author="Claude" w:date="2026-10-20T00:00:00Z">
              <w:r>
                <w:rPr>
                  <w:rFonts w:ascii="Calibri" w:eastAsia="Times New Roman" w:hAnsi="Calibri" w:cs="Calibri"/>
                  <w:color w:val="000000"/>
                  <w:sz w:val="16"/>
                  <w:szCs w:val="16"/>
                </w:rPr>
                <w:delText xml:space="preserve">1.55854E+12</w:delText>
              </w:r>
            </w:del>
          </w:p>
        </w:tc>
        <w:tc>
          <w:tcPr>
            <w:tcW w:w="1112" w:type="dxa"/>
            <w:tcBorders>
              <w:top w:val="nil"/>
              <w:left w:val="nil"/>
              <w:bottom w:val="single" w:sz="4" w:space="0" w:color="auto"/>
              <w:right w:val="single" w:sz="4" w:space="0" w:color="auto"/>
            </w:tcBorders>
            <w:noWrap/>
            <w:vAlign w:val="center"/>
            <w:hideMark/>
          </w:tcPr>
          <w:p w14:paraId="7511C8D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79" w:author="Claude" w:date="2026-10-20T00:00:00Z">
              <w:r>
                <w:rPr>
                  <w:rFonts w:ascii="Calibri" w:eastAsia="Times New Roman" w:hAnsi="Calibri" w:cs="Calibri"/>
                  <w:color w:val="000000"/>
                  <w:sz w:val="16"/>
                  <w:szCs w:val="16"/>
                </w:rPr>
                <w:delText xml:space="preserve">1.55854E+12</w:delText>
              </w:r>
            </w:del>
          </w:p>
        </w:tc>
        <w:tc>
          <w:tcPr>
            <w:tcW w:w="1112" w:type="dxa"/>
            <w:tcBorders>
              <w:top w:val="nil"/>
              <w:left w:val="nil"/>
              <w:bottom w:val="single" w:sz="4" w:space="0" w:color="auto"/>
              <w:right w:val="single" w:sz="4" w:space="0" w:color="auto"/>
            </w:tcBorders>
            <w:noWrap/>
            <w:vAlign w:val="center"/>
            <w:hideMark/>
          </w:tcPr>
          <w:p w14:paraId="4652128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80" w:author="Claude" w:date="2026-10-20T00:00:00Z">
              <w:r>
                <w:rPr>
                  <w:rFonts w:ascii="Calibri" w:eastAsia="Times New Roman" w:hAnsi="Calibri" w:cs="Calibri"/>
                  <w:color w:val="000000"/>
                  <w:sz w:val="16"/>
                  <w:szCs w:val="16"/>
                </w:rPr>
                <w:delText xml:space="preserve">1.55854E+10</w:delText>
              </w:r>
            </w:del>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559EAB9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81" w:author="Claude" w:date="2026-10-20T00:00:00Z">
              <w:r>
                <w:rPr>
                  <w:rFonts w:ascii="Calibri" w:eastAsia="Times New Roman" w:hAnsi="Calibri" w:cs="Calibri"/>
                  <w:color w:val="000000"/>
                  <w:sz w:val="16"/>
                  <w:szCs w:val="16"/>
                </w:rPr>
                <w:delText xml:space="preserve">1.55854E+10</w:delText>
              </w:r>
            </w:del>
          </w:p>
        </w:tc>
      </w:tr>
      <w:tr w:rsidR="00FB71BF" w:rsidRPr="00FB71BF" w14:paraId="198EC38F" w14:textId="77777777" w:rsidTr="00FB71BF">
        <w:trPr>
          <w:trHeight w:val="261"/>
          <w:jc w:val="center"/>
          <w:del w:id="90982"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7D8723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83" w:author="Claude" w:date="2026-10-20T00:00:00Z">
              <w:r>
                <w:rPr>
                  <w:rFonts w:ascii="Calibri" w:eastAsia="Times New Roman" w:hAnsi="Calibri" w:cs="Calibri"/>
                  <w:color w:val="000000"/>
                  <w:sz w:val="16"/>
                  <w:szCs w:val="16"/>
                </w:rPr>
                <w:delText xml:space="preserve">I-129</w:delText>
              </w:r>
            </w:del>
          </w:p>
        </w:tc>
        <w:tc>
          <w:tcPr>
            <w:tcW w:w="1112" w:type="dxa"/>
            <w:tcBorders>
              <w:top w:val="nil"/>
              <w:left w:val="nil"/>
              <w:bottom w:val="single" w:sz="4" w:space="0" w:color="auto"/>
              <w:right w:val="single" w:sz="4" w:space="0" w:color="auto"/>
            </w:tcBorders>
            <w:noWrap/>
            <w:vAlign w:val="center"/>
            <w:hideMark/>
          </w:tcPr>
          <w:p w14:paraId="65A35D2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84" w:author="Claude" w:date="2026-10-20T00:00:00Z">
              <w:r>
                <w:rPr>
                  <w:rFonts w:ascii="Calibri" w:eastAsia="Times New Roman" w:hAnsi="Calibri" w:cs="Calibri"/>
                  <w:color w:val="000000"/>
                  <w:sz w:val="16"/>
                  <w:szCs w:val="16"/>
                </w:rPr>
                <w:delText xml:space="preserve">3.40901E+11</w:delText>
              </w:r>
            </w:del>
          </w:p>
        </w:tc>
        <w:tc>
          <w:tcPr>
            <w:tcW w:w="1112" w:type="dxa"/>
            <w:tcBorders>
              <w:top w:val="nil"/>
              <w:left w:val="nil"/>
              <w:bottom w:val="single" w:sz="4" w:space="0" w:color="auto"/>
              <w:right w:val="single" w:sz="4" w:space="0" w:color="auto"/>
            </w:tcBorders>
            <w:noWrap/>
            <w:vAlign w:val="center"/>
            <w:hideMark/>
          </w:tcPr>
          <w:p w14:paraId="4738CC6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85" w:author="Claude" w:date="2026-10-20T00:00:00Z">
              <w:r>
                <w:rPr>
                  <w:rFonts w:ascii="Calibri" w:eastAsia="Times New Roman" w:hAnsi="Calibri" w:cs="Calibri"/>
                  <w:color w:val="000000"/>
                  <w:sz w:val="16"/>
                  <w:szCs w:val="16"/>
                </w:rPr>
                <w:delText xml:space="preserve">3.40901E+11</w:delText>
              </w:r>
            </w:del>
          </w:p>
        </w:tc>
        <w:tc>
          <w:tcPr>
            <w:tcW w:w="1112" w:type="dxa"/>
            <w:tcBorders>
              <w:top w:val="nil"/>
              <w:left w:val="nil"/>
              <w:bottom w:val="single" w:sz="4" w:space="0" w:color="auto"/>
              <w:right w:val="single" w:sz="4" w:space="0" w:color="auto"/>
            </w:tcBorders>
            <w:noWrap/>
            <w:vAlign w:val="center"/>
            <w:hideMark/>
          </w:tcPr>
          <w:p w14:paraId="69073AB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86" w:author="Claude" w:date="2026-10-20T00:00:00Z">
              <w:r>
                <w:rPr>
                  <w:rFonts w:ascii="Calibri" w:eastAsia="Times New Roman" w:hAnsi="Calibri" w:cs="Calibri"/>
                  <w:color w:val="000000"/>
                  <w:sz w:val="16"/>
                  <w:szCs w:val="16"/>
                </w:rPr>
                <w:delText xml:space="preserve">6.81802E+10</w:delText>
              </w:r>
            </w:del>
          </w:p>
        </w:tc>
        <w:tc>
          <w:tcPr>
            <w:tcW w:w="1112" w:type="dxa"/>
            <w:tcBorders>
              <w:top w:val="nil"/>
              <w:left w:val="nil"/>
              <w:bottom w:val="single" w:sz="4" w:space="0" w:color="auto"/>
              <w:right w:val="single" w:sz="4" w:space="0" w:color="auto"/>
            </w:tcBorders>
            <w:noWrap/>
            <w:vAlign w:val="center"/>
            <w:hideMark/>
          </w:tcPr>
          <w:p w14:paraId="5564D63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87" w:author="Claude" w:date="2026-10-20T00:00:00Z">
              <w:r>
                <w:rPr>
                  <w:rFonts w:ascii="Calibri" w:eastAsia="Times New Roman" w:hAnsi="Calibri" w:cs="Calibri"/>
                  <w:color w:val="000000"/>
                  <w:sz w:val="16"/>
                  <w:szCs w:val="16"/>
                </w:rPr>
                <w:delText xml:space="preserve">3.40901E+04</w:delText>
              </w:r>
            </w:del>
          </w:p>
        </w:tc>
        <w:tc>
          <w:tcPr>
            <w:tcW w:w="1112" w:type="dxa"/>
            <w:tcBorders>
              <w:top w:val="nil"/>
              <w:left w:val="nil"/>
              <w:bottom w:val="single" w:sz="4" w:space="0" w:color="auto"/>
              <w:right w:val="single" w:sz="4" w:space="0" w:color="auto"/>
            </w:tcBorders>
            <w:noWrap/>
            <w:vAlign w:val="center"/>
            <w:hideMark/>
          </w:tcPr>
          <w:p w14:paraId="187A3A3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88" w:author="Claude" w:date="2026-10-20T00:00:00Z">
              <w:r>
                <w:rPr>
                  <w:rFonts w:ascii="Calibri" w:eastAsia="Times New Roman" w:hAnsi="Calibri" w:cs="Calibri"/>
                  <w:color w:val="000000"/>
                  <w:sz w:val="16"/>
                  <w:szCs w:val="16"/>
                </w:rPr>
                <w:delText xml:space="preserve">3.40901E+04</w:delText>
              </w:r>
            </w:del>
          </w:p>
        </w:tc>
        <w:tc>
          <w:tcPr>
            <w:tcW w:w="1112" w:type="dxa"/>
            <w:tcBorders>
              <w:top w:val="nil"/>
              <w:left w:val="nil"/>
              <w:bottom w:val="single" w:sz="4" w:space="0" w:color="auto"/>
              <w:right w:val="single" w:sz="4" w:space="0" w:color="auto"/>
            </w:tcBorders>
            <w:noWrap/>
            <w:vAlign w:val="center"/>
            <w:hideMark/>
          </w:tcPr>
          <w:p w14:paraId="2417579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89" w:author="Claude" w:date="2026-10-20T00:00:00Z">
              <w:r>
                <w:rPr>
                  <w:rFonts w:ascii="Calibri" w:eastAsia="Times New Roman" w:hAnsi="Calibri" w:cs="Calibri"/>
                  <w:color w:val="000000"/>
                  <w:sz w:val="16"/>
                  <w:szCs w:val="16"/>
                </w:rPr>
                <w:delText xml:space="preserve">3.40901E+02</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E8759D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90" w:author="Claude" w:date="2026-10-20T00:00:00Z">
              <w:r>
                <w:rPr>
                  <w:rFonts w:ascii="Calibri" w:eastAsia="Times New Roman" w:hAnsi="Calibri" w:cs="Calibri"/>
                  <w:color w:val="000000"/>
                  <w:sz w:val="16"/>
                  <w:szCs w:val="16"/>
                </w:rPr>
                <w:delText xml:space="preserve">1.70450E+02</w:delText>
              </w:r>
            </w:del>
          </w:p>
        </w:tc>
      </w:tr>
      <w:tr w:rsidR="00FB71BF" w:rsidRPr="00FB71BF" w14:paraId="5AE38472" w14:textId="77777777" w:rsidTr="00FB71BF">
        <w:trPr>
          <w:trHeight w:val="261"/>
          <w:jc w:val="center"/>
          <w:del w:id="90991"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4F103B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92" w:author="Claude" w:date="2026-10-20T00:00:00Z">
              <w:r>
                <w:rPr>
                  <w:rFonts w:ascii="Calibri" w:eastAsia="Times New Roman" w:hAnsi="Calibri" w:cs="Calibri"/>
                  <w:color w:val="000000"/>
                  <w:sz w:val="16"/>
                  <w:szCs w:val="16"/>
                </w:rPr>
                <w:delText xml:space="preserve">Tc-99</w:delText>
              </w:r>
            </w:del>
          </w:p>
        </w:tc>
        <w:tc>
          <w:tcPr>
            <w:tcW w:w="1112" w:type="dxa"/>
            <w:tcBorders>
              <w:top w:val="nil"/>
              <w:left w:val="nil"/>
              <w:bottom w:val="single" w:sz="4" w:space="0" w:color="auto"/>
              <w:right w:val="single" w:sz="4" w:space="0" w:color="auto"/>
            </w:tcBorders>
            <w:noWrap/>
            <w:vAlign w:val="center"/>
            <w:hideMark/>
          </w:tcPr>
          <w:p w14:paraId="7D294BB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93" w:author="Claude" w:date="2026-10-20T00:00:00Z">
              <w:r>
                <w:rPr>
                  <w:rFonts w:ascii="Calibri" w:eastAsia="Times New Roman" w:hAnsi="Calibri" w:cs="Calibri"/>
                  <w:color w:val="000000"/>
                  <w:sz w:val="16"/>
                  <w:szCs w:val="16"/>
                </w:rPr>
                <w:delText xml:space="preserve">1.95799E+14</w:delText>
              </w:r>
            </w:del>
          </w:p>
        </w:tc>
        <w:tc>
          <w:tcPr>
            <w:tcW w:w="1112" w:type="dxa"/>
            <w:tcBorders>
              <w:top w:val="nil"/>
              <w:left w:val="nil"/>
              <w:bottom w:val="single" w:sz="4" w:space="0" w:color="auto"/>
              <w:right w:val="single" w:sz="4" w:space="0" w:color="auto"/>
            </w:tcBorders>
            <w:noWrap/>
            <w:vAlign w:val="center"/>
            <w:hideMark/>
          </w:tcPr>
          <w:p w14:paraId="344B88F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94" w:author="Claude" w:date="2026-10-20T00:00:00Z">
              <w:r>
                <w:rPr>
                  <w:rFonts w:ascii="Calibri" w:eastAsia="Times New Roman" w:hAnsi="Calibri" w:cs="Calibri"/>
                  <w:color w:val="000000"/>
                  <w:sz w:val="16"/>
                  <w:szCs w:val="16"/>
                </w:rPr>
                <w:delText xml:space="preserve">1.95799E+14</w:delText>
              </w:r>
            </w:del>
          </w:p>
        </w:tc>
        <w:tc>
          <w:tcPr>
            <w:tcW w:w="1112" w:type="dxa"/>
            <w:tcBorders>
              <w:top w:val="nil"/>
              <w:left w:val="nil"/>
              <w:bottom w:val="single" w:sz="4" w:space="0" w:color="auto"/>
              <w:right w:val="single" w:sz="4" w:space="0" w:color="auto"/>
            </w:tcBorders>
            <w:noWrap/>
            <w:vAlign w:val="center"/>
            <w:hideMark/>
          </w:tcPr>
          <w:p w14:paraId="50D18C5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95" w:author="Claude" w:date="2026-10-20T00:00:00Z">
              <w:r>
                <w:rPr>
                  <w:rFonts w:ascii="Calibri" w:eastAsia="Times New Roman" w:hAnsi="Calibri" w:cs="Calibri"/>
                  <w:color w:val="000000"/>
                  <w:sz w:val="16"/>
                  <w:szCs w:val="16"/>
                </w:rPr>
                <w:delText xml:space="preserve">3.91599E+12</w:delText>
              </w:r>
            </w:del>
          </w:p>
        </w:tc>
        <w:tc>
          <w:tcPr>
            <w:tcW w:w="1112" w:type="dxa"/>
            <w:tcBorders>
              <w:top w:val="nil"/>
              <w:left w:val="nil"/>
              <w:bottom w:val="single" w:sz="4" w:space="0" w:color="auto"/>
              <w:right w:val="single" w:sz="4" w:space="0" w:color="auto"/>
            </w:tcBorders>
            <w:noWrap/>
            <w:vAlign w:val="center"/>
            <w:hideMark/>
          </w:tcPr>
          <w:p w14:paraId="1202036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96" w:author="Claude" w:date="2026-10-20T00:00:00Z">
              <w:r>
                <w:rPr>
                  <w:rFonts w:ascii="Calibri" w:eastAsia="Times New Roman" w:hAnsi="Calibri" w:cs="Calibri"/>
                  <w:color w:val="000000"/>
                  <w:sz w:val="16"/>
                  <w:szCs w:val="16"/>
                </w:rPr>
                <w:delText xml:space="preserve">1.95799E+06</w:delText>
              </w:r>
            </w:del>
          </w:p>
        </w:tc>
        <w:tc>
          <w:tcPr>
            <w:tcW w:w="1112" w:type="dxa"/>
            <w:tcBorders>
              <w:top w:val="nil"/>
              <w:left w:val="nil"/>
              <w:bottom w:val="single" w:sz="4" w:space="0" w:color="auto"/>
              <w:right w:val="single" w:sz="4" w:space="0" w:color="auto"/>
            </w:tcBorders>
            <w:noWrap/>
            <w:vAlign w:val="center"/>
            <w:hideMark/>
          </w:tcPr>
          <w:p w14:paraId="724974C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97" w:author="Claude" w:date="2026-10-20T00:00:00Z">
              <w:r>
                <w:rPr>
                  <w:rFonts w:ascii="Calibri" w:eastAsia="Times New Roman" w:hAnsi="Calibri" w:cs="Calibri"/>
                  <w:color w:val="000000"/>
                  <w:sz w:val="16"/>
                  <w:szCs w:val="16"/>
                </w:rPr>
                <w:delText xml:space="preserve">6.52665E+05</w:delText>
              </w:r>
            </w:del>
          </w:p>
        </w:tc>
        <w:tc>
          <w:tcPr>
            <w:tcW w:w="1112" w:type="dxa"/>
            <w:tcBorders>
              <w:top w:val="nil"/>
              <w:left w:val="nil"/>
              <w:bottom w:val="single" w:sz="4" w:space="0" w:color="auto"/>
              <w:right w:val="single" w:sz="4" w:space="0" w:color="auto"/>
            </w:tcBorders>
            <w:noWrap/>
            <w:vAlign w:val="center"/>
            <w:hideMark/>
          </w:tcPr>
          <w:p w14:paraId="0712323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98" w:author="Claude" w:date="2026-10-20T00:00:00Z">
              <w:r>
                <w:rPr>
                  <w:rFonts w:ascii="Calibri" w:eastAsia="Times New Roman" w:hAnsi="Calibri" w:cs="Calibri"/>
                  <w:color w:val="000000"/>
                  <w:sz w:val="16"/>
                  <w:szCs w:val="16"/>
                </w:rPr>
                <w:delText xml:space="preserve">6.52665E+03</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01D30B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0999" w:author="Claude" w:date="2026-10-20T00:00:00Z">
              <w:r>
                <w:rPr>
                  <w:rFonts w:ascii="Calibri" w:eastAsia="Times New Roman" w:hAnsi="Calibri" w:cs="Calibri"/>
                  <w:color w:val="000000"/>
                  <w:sz w:val="16"/>
                  <w:szCs w:val="16"/>
                </w:rPr>
                <w:delText xml:space="preserve">3.26332E+03</w:delText>
              </w:r>
            </w:del>
          </w:p>
        </w:tc>
      </w:tr>
      <w:tr w:rsidR="00FB71BF" w:rsidRPr="00FB71BF" w14:paraId="57153A70" w14:textId="77777777" w:rsidTr="00FB71BF">
        <w:trPr>
          <w:trHeight w:val="261"/>
          <w:jc w:val="center"/>
          <w:del w:id="91000"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55CF5A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01" w:author="Claude" w:date="2026-10-20T00:00:00Z">
              <w:r>
                <w:rPr>
                  <w:rFonts w:ascii="Calibri" w:eastAsia="Times New Roman" w:hAnsi="Calibri" w:cs="Calibri"/>
                  <w:color w:val="000000"/>
                  <w:sz w:val="16"/>
                  <w:szCs w:val="16"/>
                </w:rPr>
                <w:delText xml:space="preserve">Ru-103</w:delText>
              </w:r>
            </w:del>
          </w:p>
        </w:tc>
        <w:tc>
          <w:tcPr>
            <w:tcW w:w="1112" w:type="dxa"/>
            <w:tcBorders>
              <w:top w:val="nil"/>
              <w:left w:val="nil"/>
              <w:bottom w:val="single" w:sz="4" w:space="0" w:color="auto"/>
              <w:right w:val="single" w:sz="4" w:space="0" w:color="auto"/>
            </w:tcBorders>
            <w:noWrap/>
            <w:vAlign w:val="center"/>
            <w:hideMark/>
          </w:tcPr>
          <w:p w14:paraId="3A4A267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02" w:author="Claude" w:date="2026-10-20T00:00:00Z">
              <w:r>
                <w:rPr>
                  <w:rFonts w:ascii="Calibri" w:eastAsia="Times New Roman" w:hAnsi="Calibri" w:cs="Calibri"/>
                  <w:color w:val="000000"/>
                  <w:sz w:val="16"/>
                  <w:szCs w:val="16"/>
                </w:rPr>
                <w:delText xml:space="preserve">5.79704E+19</w:delText>
              </w:r>
            </w:del>
          </w:p>
        </w:tc>
        <w:tc>
          <w:tcPr>
            <w:tcW w:w="1112" w:type="dxa"/>
            <w:tcBorders>
              <w:top w:val="nil"/>
              <w:left w:val="nil"/>
              <w:bottom w:val="single" w:sz="4" w:space="0" w:color="auto"/>
              <w:right w:val="single" w:sz="4" w:space="0" w:color="auto"/>
            </w:tcBorders>
            <w:noWrap/>
            <w:vAlign w:val="center"/>
            <w:hideMark/>
          </w:tcPr>
          <w:p w14:paraId="49B2B90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03" w:author="Claude" w:date="2026-10-20T00:00:00Z">
              <w:r>
                <w:rPr>
                  <w:rFonts w:ascii="Calibri" w:eastAsia="Times New Roman" w:hAnsi="Calibri" w:cs="Calibri"/>
                  <w:color w:val="000000"/>
                  <w:sz w:val="16"/>
                  <w:szCs w:val="16"/>
                </w:rPr>
                <w:delText xml:space="preserve">5.79704E+19</w:delText>
              </w:r>
            </w:del>
          </w:p>
        </w:tc>
        <w:tc>
          <w:tcPr>
            <w:tcW w:w="1112" w:type="dxa"/>
            <w:tcBorders>
              <w:top w:val="nil"/>
              <w:left w:val="nil"/>
              <w:bottom w:val="single" w:sz="4" w:space="0" w:color="auto"/>
              <w:right w:val="single" w:sz="4" w:space="0" w:color="auto"/>
            </w:tcBorders>
            <w:noWrap/>
            <w:vAlign w:val="center"/>
            <w:hideMark/>
          </w:tcPr>
          <w:p w14:paraId="687085C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04" w:author="Claude" w:date="2026-10-20T00:00:00Z">
              <w:r>
                <w:rPr>
                  <w:rFonts w:ascii="Calibri" w:eastAsia="Times New Roman" w:hAnsi="Calibri" w:cs="Calibri"/>
                  <w:color w:val="000000"/>
                  <w:sz w:val="16"/>
                  <w:szCs w:val="16"/>
                </w:rPr>
                <w:delText xml:space="preserve">1.15941E+18</w:delText>
              </w:r>
            </w:del>
          </w:p>
        </w:tc>
        <w:tc>
          <w:tcPr>
            <w:tcW w:w="1112" w:type="dxa"/>
            <w:tcBorders>
              <w:top w:val="nil"/>
              <w:left w:val="nil"/>
              <w:bottom w:val="single" w:sz="4" w:space="0" w:color="auto"/>
              <w:right w:val="single" w:sz="4" w:space="0" w:color="auto"/>
            </w:tcBorders>
            <w:noWrap/>
            <w:vAlign w:val="center"/>
            <w:hideMark/>
          </w:tcPr>
          <w:p w14:paraId="3FC7F28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05" w:author="Claude" w:date="2026-10-20T00:00:00Z">
              <w:r>
                <w:rPr>
                  <w:rFonts w:ascii="Calibri" w:eastAsia="Times New Roman" w:hAnsi="Calibri" w:cs="Calibri"/>
                  <w:color w:val="000000"/>
                  <w:sz w:val="16"/>
                  <w:szCs w:val="16"/>
                </w:rPr>
                <w:delText xml:space="preserve">5.79704E+11</w:delText>
              </w:r>
            </w:del>
          </w:p>
        </w:tc>
        <w:tc>
          <w:tcPr>
            <w:tcW w:w="1112" w:type="dxa"/>
            <w:tcBorders>
              <w:top w:val="nil"/>
              <w:left w:val="nil"/>
              <w:bottom w:val="single" w:sz="4" w:space="0" w:color="auto"/>
              <w:right w:val="single" w:sz="4" w:space="0" w:color="auto"/>
            </w:tcBorders>
            <w:noWrap/>
            <w:vAlign w:val="center"/>
            <w:hideMark/>
          </w:tcPr>
          <w:p w14:paraId="74B05F2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06" w:author="Claude" w:date="2026-10-20T00:00:00Z">
              <w:r>
                <w:rPr>
                  <w:rFonts w:ascii="Calibri" w:eastAsia="Times New Roman" w:hAnsi="Calibri" w:cs="Calibri"/>
                  <w:color w:val="000000"/>
                  <w:sz w:val="16"/>
                  <w:szCs w:val="16"/>
                </w:rPr>
                <w:delText xml:space="preserve">1.93235E+11</w:delText>
              </w:r>
            </w:del>
          </w:p>
        </w:tc>
        <w:tc>
          <w:tcPr>
            <w:tcW w:w="1112" w:type="dxa"/>
            <w:tcBorders>
              <w:top w:val="nil"/>
              <w:left w:val="nil"/>
              <w:bottom w:val="single" w:sz="4" w:space="0" w:color="auto"/>
              <w:right w:val="single" w:sz="4" w:space="0" w:color="auto"/>
            </w:tcBorders>
            <w:noWrap/>
            <w:vAlign w:val="center"/>
            <w:hideMark/>
          </w:tcPr>
          <w:p w14:paraId="2D3FAF9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07" w:author="Claude" w:date="2026-10-20T00:00:00Z">
              <w:r>
                <w:rPr>
                  <w:rFonts w:ascii="Calibri" w:eastAsia="Times New Roman" w:hAnsi="Calibri" w:cs="Calibri"/>
                  <w:color w:val="000000"/>
                  <w:sz w:val="16"/>
                  <w:szCs w:val="16"/>
                </w:rPr>
                <w:delText xml:space="preserve">1.93235E+09</w:delText>
              </w:r>
            </w:del>
          </w:p>
        </w:tc>
        <w:tc>
          <w:tcPr>
            <w:tcW w:w="1112" w:type="dxa"/>
            <w:tcBorders>
              <w:top w:val="single" w:sz="4" w:space="0" w:color="auto"/>
              <w:left w:val="single" w:sz="4" w:space="0" w:color="auto"/>
              <w:bottom w:val="single" w:sz="4" w:space="0" w:color="auto"/>
              <w:right w:val="single" w:sz="4" w:space="0" w:color="auto"/>
            </w:tcBorders>
            <w:shd w:val="clear" w:color="000000" w:fill="D4DE81"/>
            <w:noWrap/>
            <w:vAlign w:val="center"/>
            <w:hideMark/>
          </w:tcPr>
          <w:p w14:paraId="7F400BE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08" w:author="Claude" w:date="2026-10-20T00:00:00Z">
              <w:r>
                <w:rPr>
                  <w:rFonts w:ascii="Calibri" w:eastAsia="Times New Roman" w:hAnsi="Calibri" w:cs="Calibri"/>
                  <w:color w:val="000000"/>
                  <w:sz w:val="16"/>
                  <w:szCs w:val="16"/>
                </w:rPr>
                <w:delText xml:space="preserve">9.66174E+08</w:delText>
              </w:r>
            </w:del>
          </w:p>
        </w:tc>
      </w:tr>
      <w:tr w:rsidR="00FB71BF" w:rsidRPr="00FB71BF" w14:paraId="41D46250" w14:textId="77777777" w:rsidTr="00FB71BF">
        <w:trPr>
          <w:trHeight w:val="261"/>
          <w:jc w:val="center"/>
          <w:del w:id="91009"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46FCA6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10" w:author="Claude" w:date="2026-10-20T00:00:00Z">
              <w:r>
                <w:rPr>
                  <w:rFonts w:ascii="Calibri" w:eastAsia="Times New Roman" w:hAnsi="Calibri" w:cs="Calibri"/>
                  <w:color w:val="000000"/>
                  <w:sz w:val="16"/>
                  <w:szCs w:val="16"/>
                </w:rPr>
                <w:delText xml:space="preserve">Ru-106</w:delText>
              </w:r>
            </w:del>
          </w:p>
        </w:tc>
        <w:tc>
          <w:tcPr>
            <w:tcW w:w="1112" w:type="dxa"/>
            <w:tcBorders>
              <w:top w:val="nil"/>
              <w:left w:val="nil"/>
              <w:bottom w:val="single" w:sz="4" w:space="0" w:color="auto"/>
              <w:right w:val="single" w:sz="4" w:space="0" w:color="auto"/>
            </w:tcBorders>
            <w:noWrap/>
            <w:vAlign w:val="center"/>
            <w:hideMark/>
          </w:tcPr>
          <w:p w14:paraId="2FB4CAF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11" w:author="Claude" w:date="2026-10-20T00:00:00Z">
              <w:r>
                <w:rPr>
                  <w:rFonts w:ascii="Calibri" w:eastAsia="Times New Roman" w:hAnsi="Calibri" w:cs="Calibri"/>
                  <w:color w:val="000000"/>
                  <w:sz w:val="16"/>
                  <w:szCs w:val="16"/>
                </w:rPr>
                <w:delText xml:space="preserve">7.88652E+18</w:delText>
              </w:r>
            </w:del>
          </w:p>
        </w:tc>
        <w:tc>
          <w:tcPr>
            <w:tcW w:w="1112" w:type="dxa"/>
            <w:tcBorders>
              <w:top w:val="nil"/>
              <w:left w:val="nil"/>
              <w:bottom w:val="single" w:sz="4" w:space="0" w:color="auto"/>
              <w:right w:val="single" w:sz="4" w:space="0" w:color="auto"/>
            </w:tcBorders>
            <w:noWrap/>
            <w:vAlign w:val="center"/>
            <w:hideMark/>
          </w:tcPr>
          <w:p w14:paraId="45DABDF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12" w:author="Claude" w:date="2026-10-20T00:00:00Z">
              <w:r>
                <w:rPr>
                  <w:rFonts w:ascii="Calibri" w:eastAsia="Times New Roman" w:hAnsi="Calibri" w:cs="Calibri"/>
                  <w:color w:val="000000"/>
                  <w:sz w:val="16"/>
                  <w:szCs w:val="16"/>
                </w:rPr>
                <w:delText xml:space="preserve">7.88652E+18</w:delText>
              </w:r>
            </w:del>
          </w:p>
        </w:tc>
        <w:tc>
          <w:tcPr>
            <w:tcW w:w="1112" w:type="dxa"/>
            <w:tcBorders>
              <w:top w:val="nil"/>
              <w:left w:val="nil"/>
              <w:bottom w:val="single" w:sz="4" w:space="0" w:color="auto"/>
              <w:right w:val="single" w:sz="4" w:space="0" w:color="auto"/>
            </w:tcBorders>
            <w:noWrap/>
            <w:vAlign w:val="center"/>
            <w:hideMark/>
          </w:tcPr>
          <w:p w14:paraId="73B5B57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13" w:author="Claude" w:date="2026-10-20T00:00:00Z">
              <w:r>
                <w:rPr>
                  <w:rFonts w:ascii="Calibri" w:eastAsia="Times New Roman" w:hAnsi="Calibri" w:cs="Calibri"/>
                  <w:color w:val="000000"/>
                  <w:sz w:val="16"/>
                  <w:szCs w:val="16"/>
                </w:rPr>
                <w:delText xml:space="preserve">1.57730E+17</w:delText>
              </w:r>
            </w:del>
          </w:p>
        </w:tc>
        <w:tc>
          <w:tcPr>
            <w:tcW w:w="1112" w:type="dxa"/>
            <w:tcBorders>
              <w:top w:val="nil"/>
              <w:left w:val="nil"/>
              <w:bottom w:val="single" w:sz="4" w:space="0" w:color="auto"/>
              <w:right w:val="single" w:sz="4" w:space="0" w:color="auto"/>
            </w:tcBorders>
            <w:noWrap/>
            <w:vAlign w:val="center"/>
            <w:hideMark/>
          </w:tcPr>
          <w:p w14:paraId="1CFEA9A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14" w:author="Claude" w:date="2026-10-20T00:00:00Z">
              <w:r>
                <w:rPr>
                  <w:rFonts w:ascii="Calibri" w:eastAsia="Times New Roman" w:hAnsi="Calibri" w:cs="Calibri"/>
                  <w:color w:val="000000"/>
                  <w:sz w:val="16"/>
                  <w:szCs w:val="16"/>
                </w:rPr>
                <w:delText xml:space="preserve">7.88652E+10</w:delText>
              </w:r>
            </w:del>
          </w:p>
        </w:tc>
        <w:tc>
          <w:tcPr>
            <w:tcW w:w="1112" w:type="dxa"/>
            <w:tcBorders>
              <w:top w:val="nil"/>
              <w:left w:val="nil"/>
              <w:bottom w:val="single" w:sz="4" w:space="0" w:color="auto"/>
              <w:right w:val="single" w:sz="4" w:space="0" w:color="auto"/>
            </w:tcBorders>
            <w:noWrap/>
            <w:vAlign w:val="center"/>
            <w:hideMark/>
          </w:tcPr>
          <w:p w14:paraId="70BF8AB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15" w:author="Claude" w:date="2026-10-20T00:00:00Z">
              <w:r>
                <w:rPr>
                  <w:rFonts w:ascii="Calibri" w:eastAsia="Times New Roman" w:hAnsi="Calibri" w:cs="Calibri"/>
                  <w:color w:val="000000"/>
                  <w:sz w:val="16"/>
                  <w:szCs w:val="16"/>
                </w:rPr>
                <w:delText xml:space="preserve">2.62884E+10</w:delText>
              </w:r>
            </w:del>
          </w:p>
        </w:tc>
        <w:tc>
          <w:tcPr>
            <w:tcW w:w="1112" w:type="dxa"/>
            <w:tcBorders>
              <w:top w:val="nil"/>
              <w:left w:val="nil"/>
              <w:bottom w:val="single" w:sz="4" w:space="0" w:color="auto"/>
              <w:right w:val="single" w:sz="4" w:space="0" w:color="auto"/>
            </w:tcBorders>
            <w:noWrap/>
            <w:vAlign w:val="center"/>
            <w:hideMark/>
          </w:tcPr>
          <w:p w14:paraId="7F3A666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16" w:author="Claude" w:date="2026-10-20T00:00:00Z">
              <w:r>
                <w:rPr>
                  <w:rFonts w:ascii="Calibri" w:eastAsia="Times New Roman" w:hAnsi="Calibri" w:cs="Calibri"/>
                  <w:color w:val="000000"/>
                  <w:sz w:val="16"/>
                  <w:szCs w:val="16"/>
                </w:rPr>
                <w:delText xml:space="preserve">2.62884E+08</w:delText>
              </w:r>
            </w:del>
          </w:p>
        </w:tc>
        <w:tc>
          <w:tcPr>
            <w:tcW w:w="1112" w:type="dxa"/>
            <w:tcBorders>
              <w:top w:val="single" w:sz="4" w:space="0" w:color="auto"/>
              <w:left w:val="single" w:sz="4" w:space="0" w:color="auto"/>
              <w:bottom w:val="single" w:sz="4" w:space="0" w:color="auto"/>
              <w:right w:val="single" w:sz="4" w:space="0" w:color="auto"/>
            </w:tcBorders>
            <w:shd w:val="clear" w:color="000000" w:fill="72C27B"/>
            <w:noWrap/>
            <w:vAlign w:val="center"/>
            <w:hideMark/>
          </w:tcPr>
          <w:p w14:paraId="7E774D1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17" w:author="Claude" w:date="2026-10-20T00:00:00Z">
              <w:r>
                <w:rPr>
                  <w:rFonts w:ascii="Calibri" w:eastAsia="Times New Roman" w:hAnsi="Calibri" w:cs="Calibri"/>
                  <w:color w:val="000000"/>
                  <w:sz w:val="16"/>
                  <w:szCs w:val="16"/>
                </w:rPr>
                <w:delText xml:space="preserve">1.31442E+08</w:delText>
              </w:r>
            </w:del>
          </w:p>
        </w:tc>
      </w:tr>
      <w:tr w:rsidR="00FB71BF" w:rsidRPr="00FB71BF" w14:paraId="698B2458" w14:textId="77777777" w:rsidTr="00FB71BF">
        <w:trPr>
          <w:trHeight w:val="261"/>
          <w:jc w:val="center"/>
          <w:del w:id="91018"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BCC688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19" w:author="Claude" w:date="2026-10-20T00:00:00Z">
              <w:r>
                <w:rPr>
                  <w:rFonts w:ascii="Calibri" w:eastAsia="Times New Roman" w:hAnsi="Calibri" w:cs="Calibri"/>
                  <w:color w:val="000000"/>
                  <w:sz w:val="16"/>
                  <w:szCs w:val="16"/>
                </w:rPr>
                <w:delText xml:space="preserve">Rh-105</w:delText>
              </w:r>
            </w:del>
          </w:p>
        </w:tc>
        <w:tc>
          <w:tcPr>
            <w:tcW w:w="1112" w:type="dxa"/>
            <w:tcBorders>
              <w:top w:val="nil"/>
              <w:left w:val="nil"/>
              <w:bottom w:val="single" w:sz="4" w:space="0" w:color="auto"/>
              <w:right w:val="single" w:sz="4" w:space="0" w:color="auto"/>
            </w:tcBorders>
            <w:noWrap/>
            <w:vAlign w:val="center"/>
            <w:hideMark/>
          </w:tcPr>
          <w:p w14:paraId="3BD22E1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20" w:author="Claude" w:date="2026-10-20T00:00:00Z">
              <w:r>
                <w:rPr>
                  <w:rFonts w:ascii="Calibri" w:eastAsia="Times New Roman" w:hAnsi="Calibri" w:cs="Calibri"/>
                  <w:color w:val="000000"/>
                  <w:sz w:val="16"/>
                  <w:szCs w:val="16"/>
                </w:rPr>
                <w:delText xml:space="preserve">3.28040E+19</w:delText>
              </w:r>
            </w:del>
          </w:p>
        </w:tc>
        <w:tc>
          <w:tcPr>
            <w:tcW w:w="1112" w:type="dxa"/>
            <w:tcBorders>
              <w:top w:val="nil"/>
              <w:left w:val="nil"/>
              <w:bottom w:val="single" w:sz="4" w:space="0" w:color="auto"/>
              <w:right w:val="single" w:sz="4" w:space="0" w:color="auto"/>
            </w:tcBorders>
            <w:noWrap/>
            <w:vAlign w:val="center"/>
            <w:hideMark/>
          </w:tcPr>
          <w:p w14:paraId="093E697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21" w:author="Claude" w:date="2026-10-20T00:00:00Z">
              <w:r>
                <w:rPr>
                  <w:rFonts w:ascii="Calibri" w:eastAsia="Times New Roman" w:hAnsi="Calibri" w:cs="Calibri"/>
                  <w:color w:val="000000"/>
                  <w:sz w:val="16"/>
                  <w:szCs w:val="16"/>
                </w:rPr>
                <w:delText xml:space="preserve">3.28040E+19</w:delText>
              </w:r>
            </w:del>
          </w:p>
        </w:tc>
        <w:tc>
          <w:tcPr>
            <w:tcW w:w="1112" w:type="dxa"/>
            <w:tcBorders>
              <w:top w:val="nil"/>
              <w:left w:val="nil"/>
              <w:bottom w:val="single" w:sz="4" w:space="0" w:color="auto"/>
              <w:right w:val="single" w:sz="4" w:space="0" w:color="auto"/>
            </w:tcBorders>
            <w:noWrap/>
            <w:vAlign w:val="center"/>
            <w:hideMark/>
          </w:tcPr>
          <w:p w14:paraId="3A61D16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22" w:author="Claude" w:date="2026-10-20T00:00:00Z">
              <w:r>
                <w:rPr>
                  <w:rFonts w:ascii="Calibri" w:eastAsia="Times New Roman" w:hAnsi="Calibri" w:cs="Calibri"/>
                  <w:color w:val="000000"/>
                  <w:sz w:val="16"/>
                  <w:szCs w:val="16"/>
                </w:rPr>
                <w:delText xml:space="preserve">6.56080E+17</w:delText>
              </w:r>
            </w:del>
          </w:p>
        </w:tc>
        <w:tc>
          <w:tcPr>
            <w:tcW w:w="1112" w:type="dxa"/>
            <w:tcBorders>
              <w:top w:val="nil"/>
              <w:left w:val="nil"/>
              <w:bottom w:val="single" w:sz="4" w:space="0" w:color="auto"/>
              <w:right w:val="single" w:sz="4" w:space="0" w:color="auto"/>
            </w:tcBorders>
            <w:noWrap/>
            <w:vAlign w:val="center"/>
            <w:hideMark/>
          </w:tcPr>
          <w:p w14:paraId="55AB32F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23" w:author="Claude" w:date="2026-10-20T00:00:00Z">
              <w:r>
                <w:rPr>
                  <w:rFonts w:ascii="Calibri" w:eastAsia="Times New Roman" w:hAnsi="Calibri" w:cs="Calibri"/>
                  <w:color w:val="000000"/>
                  <w:sz w:val="16"/>
                  <w:szCs w:val="16"/>
                </w:rPr>
                <w:delText xml:space="preserve">3.28040E+11</w:delText>
              </w:r>
            </w:del>
          </w:p>
        </w:tc>
        <w:tc>
          <w:tcPr>
            <w:tcW w:w="1112" w:type="dxa"/>
            <w:tcBorders>
              <w:top w:val="nil"/>
              <w:left w:val="nil"/>
              <w:bottom w:val="single" w:sz="4" w:space="0" w:color="auto"/>
              <w:right w:val="single" w:sz="4" w:space="0" w:color="auto"/>
            </w:tcBorders>
            <w:noWrap/>
            <w:vAlign w:val="center"/>
            <w:hideMark/>
          </w:tcPr>
          <w:p w14:paraId="23CED95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24" w:author="Claude" w:date="2026-10-20T00:00:00Z">
              <w:r>
                <w:rPr>
                  <w:rFonts w:ascii="Calibri" w:eastAsia="Times New Roman" w:hAnsi="Calibri" w:cs="Calibri"/>
                  <w:color w:val="000000"/>
                  <w:sz w:val="16"/>
                  <w:szCs w:val="16"/>
                </w:rPr>
                <w:delText xml:space="preserve">1.09347E+11</w:delText>
              </w:r>
            </w:del>
          </w:p>
        </w:tc>
        <w:tc>
          <w:tcPr>
            <w:tcW w:w="1112" w:type="dxa"/>
            <w:tcBorders>
              <w:top w:val="nil"/>
              <w:left w:val="nil"/>
              <w:bottom w:val="single" w:sz="4" w:space="0" w:color="auto"/>
              <w:right w:val="single" w:sz="4" w:space="0" w:color="auto"/>
            </w:tcBorders>
            <w:noWrap/>
            <w:vAlign w:val="center"/>
            <w:hideMark/>
          </w:tcPr>
          <w:p w14:paraId="5174AD8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25" w:author="Claude" w:date="2026-10-20T00:00:00Z">
              <w:r>
                <w:rPr>
                  <w:rFonts w:ascii="Calibri" w:eastAsia="Times New Roman" w:hAnsi="Calibri" w:cs="Calibri"/>
                  <w:color w:val="000000"/>
                  <w:sz w:val="16"/>
                  <w:szCs w:val="16"/>
                </w:rPr>
                <w:delText xml:space="preserve">1.09347E+09</w:delText>
              </w:r>
            </w:del>
          </w:p>
        </w:tc>
        <w:tc>
          <w:tcPr>
            <w:tcW w:w="1112" w:type="dxa"/>
            <w:tcBorders>
              <w:top w:val="single" w:sz="4" w:space="0" w:color="auto"/>
              <w:left w:val="single" w:sz="4" w:space="0" w:color="auto"/>
              <w:bottom w:val="single" w:sz="4" w:space="0" w:color="auto"/>
              <w:right w:val="single" w:sz="4" w:space="0" w:color="auto"/>
            </w:tcBorders>
            <w:shd w:val="clear" w:color="000000" w:fill="A3D07E"/>
            <w:noWrap/>
            <w:vAlign w:val="center"/>
            <w:hideMark/>
          </w:tcPr>
          <w:p w14:paraId="043111F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26" w:author="Claude" w:date="2026-10-20T00:00:00Z">
              <w:r>
                <w:rPr>
                  <w:rFonts w:ascii="Calibri" w:eastAsia="Times New Roman" w:hAnsi="Calibri" w:cs="Calibri"/>
                  <w:color w:val="000000"/>
                  <w:sz w:val="16"/>
                  <w:szCs w:val="16"/>
                </w:rPr>
                <w:delText xml:space="preserve">5.46733E+08</w:delText>
              </w:r>
            </w:del>
          </w:p>
        </w:tc>
      </w:tr>
      <w:tr w:rsidR="00FB71BF" w:rsidRPr="00FB71BF" w14:paraId="503A7008" w14:textId="77777777" w:rsidTr="00FB71BF">
        <w:trPr>
          <w:trHeight w:val="261"/>
          <w:jc w:val="center"/>
          <w:del w:id="91027"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9FE283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28" w:author="Claude" w:date="2026-10-20T00:00:00Z">
              <w:r>
                <w:rPr>
                  <w:rFonts w:ascii="Calibri" w:eastAsia="Times New Roman" w:hAnsi="Calibri" w:cs="Calibri"/>
                  <w:color w:val="000000"/>
                  <w:sz w:val="16"/>
                  <w:szCs w:val="16"/>
                </w:rPr>
                <w:delText xml:space="preserve">U-235</w:delText>
              </w:r>
            </w:del>
          </w:p>
        </w:tc>
        <w:tc>
          <w:tcPr>
            <w:tcW w:w="1112" w:type="dxa"/>
            <w:tcBorders>
              <w:top w:val="nil"/>
              <w:left w:val="nil"/>
              <w:bottom w:val="single" w:sz="4" w:space="0" w:color="auto"/>
              <w:right w:val="single" w:sz="4" w:space="0" w:color="auto"/>
            </w:tcBorders>
            <w:noWrap/>
            <w:vAlign w:val="center"/>
            <w:hideMark/>
          </w:tcPr>
          <w:p w14:paraId="4659EDE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29" w:author="Claude" w:date="2026-10-20T00:00:00Z">
              <w:r>
                <w:rPr>
                  <w:rFonts w:ascii="Calibri" w:eastAsia="Times New Roman" w:hAnsi="Calibri" w:cs="Calibri"/>
                  <w:color w:val="000000"/>
                  <w:sz w:val="16"/>
                  <w:szCs w:val="16"/>
                </w:rPr>
                <w:delText xml:space="preserve">9.75926E+11</w:delText>
              </w:r>
            </w:del>
          </w:p>
        </w:tc>
        <w:tc>
          <w:tcPr>
            <w:tcW w:w="1112" w:type="dxa"/>
            <w:tcBorders>
              <w:top w:val="nil"/>
              <w:left w:val="nil"/>
              <w:bottom w:val="single" w:sz="4" w:space="0" w:color="auto"/>
              <w:right w:val="single" w:sz="4" w:space="0" w:color="auto"/>
            </w:tcBorders>
            <w:noWrap/>
            <w:vAlign w:val="center"/>
            <w:hideMark/>
          </w:tcPr>
          <w:p w14:paraId="0308463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30" w:author="Claude" w:date="2026-10-20T00:00:00Z">
              <w:r>
                <w:rPr>
                  <w:rFonts w:ascii="Calibri" w:eastAsia="Times New Roman" w:hAnsi="Calibri" w:cs="Calibri"/>
                  <w:color w:val="000000"/>
                  <w:sz w:val="16"/>
                  <w:szCs w:val="16"/>
                </w:rPr>
                <w:delText xml:space="preserve">9.75926E+11</w:delText>
              </w:r>
            </w:del>
          </w:p>
        </w:tc>
        <w:tc>
          <w:tcPr>
            <w:tcW w:w="1112" w:type="dxa"/>
            <w:tcBorders>
              <w:top w:val="nil"/>
              <w:left w:val="nil"/>
              <w:bottom w:val="single" w:sz="4" w:space="0" w:color="auto"/>
              <w:right w:val="single" w:sz="4" w:space="0" w:color="auto"/>
            </w:tcBorders>
            <w:noWrap/>
            <w:vAlign w:val="center"/>
            <w:hideMark/>
          </w:tcPr>
          <w:p w14:paraId="6F7A14D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31" w:author="Claude" w:date="2026-10-20T00:00:00Z">
              <w:r>
                <w:rPr>
                  <w:rFonts w:ascii="Calibri" w:eastAsia="Times New Roman" w:hAnsi="Calibri" w:cs="Calibri"/>
                  <w:color w:val="000000"/>
                  <w:sz w:val="16"/>
                  <w:szCs w:val="16"/>
                </w:rPr>
                <w:delText xml:space="preserve">9.75926E+09</w:delText>
              </w:r>
            </w:del>
          </w:p>
        </w:tc>
        <w:tc>
          <w:tcPr>
            <w:tcW w:w="1112" w:type="dxa"/>
            <w:tcBorders>
              <w:top w:val="nil"/>
              <w:left w:val="nil"/>
              <w:bottom w:val="single" w:sz="4" w:space="0" w:color="auto"/>
              <w:right w:val="single" w:sz="4" w:space="0" w:color="auto"/>
            </w:tcBorders>
            <w:noWrap/>
            <w:vAlign w:val="center"/>
            <w:hideMark/>
          </w:tcPr>
          <w:p w14:paraId="397DDDF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32" w:author="Claude" w:date="2026-10-20T00:00:00Z">
              <w:r>
                <w:rPr>
                  <w:rFonts w:ascii="Calibri" w:eastAsia="Times New Roman" w:hAnsi="Calibri" w:cs="Calibri"/>
                  <w:color w:val="000000"/>
                  <w:sz w:val="16"/>
                  <w:szCs w:val="16"/>
                </w:rPr>
                <w:delText xml:space="preserve">4.87963E+03</w:delText>
              </w:r>
            </w:del>
          </w:p>
        </w:tc>
        <w:tc>
          <w:tcPr>
            <w:tcW w:w="1112" w:type="dxa"/>
            <w:tcBorders>
              <w:top w:val="nil"/>
              <w:left w:val="nil"/>
              <w:bottom w:val="single" w:sz="4" w:space="0" w:color="auto"/>
              <w:right w:val="single" w:sz="4" w:space="0" w:color="auto"/>
            </w:tcBorders>
            <w:noWrap/>
            <w:vAlign w:val="center"/>
            <w:hideMark/>
          </w:tcPr>
          <w:p w14:paraId="2CB9FCB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33" w:author="Claude" w:date="2026-10-20T00:00:00Z">
              <w:r>
                <w:rPr>
                  <w:rFonts w:ascii="Calibri" w:eastAsia="Times New Roman" w:hAnsi="Calibri" w:cs="Calibri"/>
                  <w:color w:val="000000"/>
                  <w:sz w:val="16"/>
                  <w:szCs w:val="16"/>
                </w:rPr>
                <w:delText xml:space="preserve">1.62654E+02</w:delText>
              </w:r>
            </w:del>
          </w:p>
        </w:tc>
        <w:tc>
          <w:tcPr>
            <w:tcW w:w="1112" w:type="dxa"/>
            <w:tcBorders>
              <w:top w:val="nil"/>
              <w:left w:val="nil"/>
              <w:bottom w:val="single" w:sz="4" w:space="0" w:color="auto"/>
              <w:right w:val="single" w:sz="4" w:space="0" w:color="auto"/>
            </w:tcBorders>
            <w:noWrap/>
            <w:vAlign w:val="center"/>
            <w:hideMark/>
          </w:tcPr>
          <w:p w14:paraId="7620CF1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34" w:author="Claude" w:date="2026-10-20T00:00:00Z">
              <w:r>
                <w:rPr>
                  <w:rFonts w:ascii="Calibri" w:eastAsia="Times New Roman" w:hAnsi="Calibri" w:cs="Calibri"/>
                  <w:color w:val="000000"/>
                  <w:sz w:val="16"/>
                  <w:szCs w:val="16"/>
                </w:rPr>
                <w:delText xml:space="preserve">1.62654E+00</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63B5CB0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35" w:author="Claude" w:date="2026-10-20T00:00:00Z">
              <w:r>
                <w:rPr>
                  <w:rFonts w:ascii="Calibri" w:eastAsia="Times New Roman" w:hAnsi="Calibri" w:cs="Calibri"/>
                  <w:color w:val="000000"/>
                  <w:sz w:val="16"/>
                  <w:szCs w:val="16"/>
                </w:rPr>
                <w:delText xml:space="preserve">8.13272E-01</w:delText>
              </w:r>
            </w:del>
          </w:p>
        </w:tc>
      </w:tr>
      <w:tr w:rsidR="00FB71BF" w:rsidRPr="00FB71BF" w14:paraId="636D5330" w14:textId="77777777" w:rsidTr="00FB71BF">
        <w:trPr>
          <w:trHeight w:val="261"/>
          <w:jc w:val="center"/>
          <w:del w:id="91036"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CE8CE5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37" w:author="Claude" w:date="2026-10-20T00:00:00Z">
              <w:r>
                <w:rPr>
                  <w:rFonts w:ascii="Calibri" w:eastAsia="Times New Roman" w:hAnsi="Calibri" w:cs="Calibri"/>
                  <w:color w:val="000000"/>
                  <w:sz w:val="16"/>
                  <w:szCs w:val="16"/>
                </w:rPr>
                <w:delText xml:space="preserve">U-237</w:delText>
              </w:r>
            </w:del>
          </w:p>
        </w:tc>
        <w:tc>
          <w:tcPr>
            <w:tcW w:w="1112" w:type="dxa"/>
            <w:tcBorders>
              <w:top w:val="nil"/>
              <w:left w:val="nil"/>
              <w:bottom w:val="single" w:sz="4" w:space="0" w:color="auto"/>
              <w:right w:val="single" w:sz="4" w:space="0" w:color="auto"/>
            </w:tcBorders>
            <w:noWrap/>
            <w:vAlign w:val="center"/>
            <w:hideMark/>
          </w:tcPr>
          <w:p w14:paraId="3A413EA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38" w:author="Claude" w:date="2026-10-20T00:00:00Z">
              <w:r>
                <w:rPr>
                  <w:rFonts w:ascii="Calibri" w:eastAsia="Times New Roman" w:hAnsi="Calibri" w:cs="Calibri"/>
                  <w:color w:val="000000"/>
                  <w:sz w:val="16"/>
                  <w:szCs w:val="16"/>
                </w:rPr>
                <w:delText xml:space="preserve">4.69057E+21</w:delText>
              </w:r>
            </w:del>
          </w:p>
        </w:tc>
        <w:tc>
          <w:tcPr>
            <w:tcW w:w="1112" w:type="dxa"/>
            <w:tcBorders>
              <w:top w:val="nil"/>
              <w:left w:val="nil"/>
              <w:bottom w:val="single" w:sz="4" w:space="0" w:color="auto"/>
              <w:right w:val="single" w:sz="4" w:space="0" w:color="auto"/>
            </w:tcBorders>
            <w:noWrap/>
            <w:vAlign w:val="center"/>
            <w:hideMark/>
          </w:tcPr>
          <w:p w14:paraId="740DF63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39" w:author="Claude" w:date="2026-10-20T00:00:00Z">
              <w:r>
                <w:rPr>
                  <w:rFonts w:ascii="Calibri" w:eastAsia="Times New Roman" w:hAnsi="Calibri" w:cs="Calibri"/>
                  <w:color w:val="000000"/>
                  <w:sz w:val="16"/>
                  <w:szCs w:val="16"/>
                </w:rPr>
                <w:delText xml:space="preserve">4.69057E+21</w:delText>
              </w:r>
            </w:del>
          </w:p>
        </w:tc>
        <w:tc>
          <w:tcPr>
            <w:tcW w:w="1112" w:type="dxa"/>
            <w:tcBorders>
              <w:top w:val="nil"/>
              <w:left w:val="nil"/>
              <w:bottom w:val="single" w:sz="4" w:space="0" w:color="auto"/>
              <w:right w:val="single" w:sz="4" w:space="0" w:color="auto"/>
            </w:tcBorders>
            <w:noWrap/>
            <w:vAlign w:val="center"/>
            <w:hideMark/>
          </w:tcPr>
          <w:p w14:paraId="56ABA2D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40" w:author="Claude" w:date="2026-10-20T00:00:00Z">
              <w:r>
                <w:rPr>
                  <w:rFonts w:ascii="Calibri" w:eastAsia="Times New Roman" w:hAnsi="Calibri" w:cs="Calibri"/>
                  <w:color w:val="000000"/>
                  <w:sz w:val="16"/>
                  <w:szCs w:val="16"/>
                </w:rPr>
                <w:delText xml:space="preserve">4.69057E+19</w:delText>
              </w:r>
            </w:del>
          </w:p>
        </w:tc>
        <w:tc>
          <w:tcPr>
            <w:tcW w:w="1112" w:type="dxa"/>
            <w:tcBorders>
              <w:top w:val="nil"/>
              <w:left w:val="nil"/>
              <w:bottom w:val="single" w:sz="4" w:space="0" w:color="auto"/>
              <w:right w:val="single" w:sz="4" w:space="0" w:color="auto"/>
            </w:tcBorders>
            <w:noWrap/>
            <w:vAlign w:val="center"/>
            <w:hideMark/>
          </w:tcPr>
          <w:p w14:paraId="11935D3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41" w:author="Claude" w:date="2026-10-20T00:00:00Z">
              <w:r>
                <w:rPr>
                  <w:rFonts w:ascii="Calibri" w:eastAsia="Times New Roman" w:hAnsi="Calibri" w:cs="Calibri"/>
                  <w:color w:val="000000"/>
                  <w:sz w:val="16"/>
                  <w:szCs w:val="16"/>
                </w:rPr>
                <w:delText xml:space="preserve">2.34528E+13</w:delText>
              </w:r>
            </w:del>
          </w:p>
        </w:tc>
        <w:tc>
          <w:tcPr>
            <w:tcW w:w="1112" w:type="dxa"/>
            <w:tcBorders>
              <w:top w:val="nil"/>
              <w:left w:val="nil"/>
              <w:bottom w:val="single" w:sz="4" w:space="0" w:color="auto"/>
              <w:right w:val="single" w:sz="4" w:space="0" w:color="auto"/>
            </w:tcBorders>
            <w:noWrap/>
            <w:vAlign w:val="center"/>
            <w:hideMark/>
          </w:tcPr>
          <w:p w14:paraId="5D6CB10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42" w:author="Claude" w:date="2026-10-20T00:00:00Z">
              <w:r>
                <w:rPr>
                  <w:rFonts w:ascii="Calibri" w:eastAsia="Times New Roman" w:hAnsi="Calibri" w:cs="Calibri"/>
                  <w:color w:val="000000"/>
                  <w:sz w:val="16"/>
                  <w:szCs w:val="16"/>
                </w:rPr>
                <w:delText xml:space="preserve">7.81762E+11</w:delText>
              </w:r>
            </w:del>
          </w:p>
        </w:tc>
        <w:tc>
          <w:tcPr>
            <w:tcW w:w="1112" w:type="dxa"/>
            <w:tcBorders>
              <w:top w:val="nil"/>
              <w:left w:val="nil"/>
              <w:bottom w:val="single" w:sz="4" w:space="0" w:color="auto"/>
              <w:right w:val="single" w:sz="4" w:space="0" w:color="auto"/>
            </w:tcBorders>
            <w:noWrap/>
            <w:vAlign w:val="center"/>
            <w:hideMark/>
          </w:tcPr>
          <w:p w14:paraId="2DD0E29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43" w:author="Claude" w:date="2026-10-20T00:00:00Z">
              <w:r>
                <w:rPr>
                  <w:rFonts w:ascii="Calibri" w:eastAsia="Times New Roman" w:hAnsi="Calibri" w:cs="Calibri"/>
                  <w:color w:val="000000"/>
                  <w:sz w:val="16"/>
                  <w:szCs w:val="16"/>
                </w:rPr>
                <w:delText xml:space="preserve">7.81762E+09</w:delText>
              </w:r>
            </w:del>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419099E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44" w:author="Claude" w:date="2026-10-20T00:00:00Z">
              <w:r>
                <w:rPr>
                  <w:rFonts w:ascii="Calibri" w:eastAsia="Times New Roman" w:hAnsi="Calibri" w:cs="Calibri"/>
                  <w:color w:val="000000"/>
                  <w:sz w:val="16"/>
                  <w:szCs w:val="16"/>
                </w:rPr>
                <w:delText xml:space="preserve">3.90881E+09</w:delText>
              </w:r>
            </w:del>
          </w:p>
        </w:tc>
      </w:tr>
      <w:tr w:rsidR="00FB71BF" w:rsidRPr="00FB71BF" w14:paraId="6FEE4E71" w14:textId="77777777" w:rsidTr="00FB71BF">
        <w:trPr>
          <w:trHeight w:val="261"/>
          <w:jc w:val="center"/>
          <w:del w:id="91045"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41D469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46" w:author="Claude" w:date="2026-10-20T00:00:00Z">
              <w:r>
                <w:rPr>
                  <w:rFonts w:ascii="Calibri" w:eastAsia="Times New Roman" w:hAnsi="Calibri" w:cs="Calibri"/>
                  <w:color w:val="000000"/>
                  <w:sz w:val="16"/>
                  <w:szCs w:val="16"/>
                </w:rPr>
                <w:delText xml:space="preserve">U-238</w:delText>
              </w:r>
            </w:del>
          </w:p>
        </w:tc>
        <w:tc>
          <w:tcPr>
            <w:tcW w:w="1112" w:type="dxa"/>
            <w:tcBorders>
              <w:top w:val="nil"/>
              <w:left w:val="nil"/>
              <w:bottom w:val="single" w:sz="4" w:space="0" w:color="auto"/>
              <w:right w:val="single" w:sz="4" w:space="0" w:color="auto"/>
            </w:tcBorders>
            <w:noWrap/>
            <w:vAlign w:val="center"/>
            <w:hideMark/>
          </w:tcPr>
          <w:p w14:paraId="22299C6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47" w:author="Claude" w:date="2026-10-20T00:00:00Z">
              <w:r>
                <w:rPr>
                  <w:rFonts w:ascii="Calibri" w:eastAsia="Times New Roman" w:hAnsi="Calibri" w:cs="Calibri"/>
                  <w:color w:val="000000"/>
                  <w:sz w:val="16"/>
                  <w:szCs w:val="16"/>
                </w:rPr>
                <w:delText xml:space="preserve">1.23336E+12</w:delText>
              </w:r>
            </w:del>
          </w:p>
        </w:tc>
        <w:tc>
          <w:tcPr>
            <w:tcW w:w="1112" w:type="dxa"/>
            <w:tcBorders>
              <w:top w:val="nil"/>
              <w:left w:val="nil"/>
              <w:bottom w:val="single" w:sz="4" w:space="0" w:color="auto"/>
              <w:right w:val="single" w:sz="4" w:space="0" w:color="auto"/>
            </w:tcBorders>
            <w:noWrap/>
            <w:vAlign w:val="center"/>
            <w:hideMark/>
          </w:tcPr>
          <w:p w14:paraId="31628A1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48" w:author="Claude" w:date="2026-10-20T00:00:00Z">
              <w:r>
                <w:rPr>
                  <w:rFonts w:ascii="Calibri" w:eastAsia="Times New Roman" w:hAnsi="Calibri" w:cs="Calibri"/>
                  <w:color w:val="000000"/>
                  <w:sz w:val="16"/>
                  <w:szCs w:val="16"/>
                </w:rPr>
                <w:delText xml:space="preserve">1.23336E+12</w:delText>
              </w:r>
            </w:del>
          </w:p>
        </w:tc>
        <w:tc>
          <w:tcPr>
            <w:tcW w:w="1112" w:type="dxa"/>
            <w:tcBorders>
              <w:top w:val="nil"/>
              <w:left w:val="nil"/>
              <w:bottom w:val="single" w:sz="4" w:space="0" w:color="auto"/>
              <w:right w:val="single" w:sz="4" w:space="0" w:color="auto"/>
            </w:tcBorders>
            <w:noWrap/>
            <w:vAlign w:val="center"/>
            <w:hideMark/>
          </w:tcPr>
          <w:p w14:paraId="2C5775C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49" w:author="Claude" w:date="2026-10-20T00:00:00Z">
              <w:r>
                <w:rPr>
                  <w:rFonts w:ascii="Calibri" w:eastAsia="Times New Roman" w:hAnsi="Calibri" w:cs="Calibri"/>
                  <w:color w:val="000000"/>
                  <w:sz w:val="16"/>
                  <w:szCs w:val="16"/>
                </w:rPr>
                <w:delText xml:space="preserve">1.23336E+10</w:delText>
              </w:r>
            </w:del>
          </w:p>
        </w:tc>
        <w:tc>
          <w:tcPr>
            <w:tcW w:w="1112" w:type="dxa"/>
            <w:tcBorders>
              <w:top w:val="nil"/>
              <w:left w:val="nil"/>
              <w:bottom w:val="single" w:sz="4" w:space="0" w:color="auto"/>
              <w:right w:val="single" w:sz="4" w:space="0" w:color="auto"/>
            </w:tcBorders>
            <w:noWrap/>
            <w:vAlign w:val="center"/>
            <w:hideMark/>
          </w:tcPr>
          <w:p w14:paraId="324F528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50" w:author="Claude" w:date="2026-10-20T00:00:00Z">
              <w:r>
                <w:rPr>
                  <w:rFonts w:ascii="Calibri" w:eastAsia="Times New Roman" w:hAnsi="Calibri" w:cs="Calibri"/>
                  <w:color w:val="000000"/>
                  <w:sz w:val="16"/>
                  <w:szCs w:val="16"/>
                </w:rPr>
                <w:delText xml:space="preserve">6.16680E+03</w:delText>
              </w:r>
            </w:del>
          </w:p>
        </w:tc>
        <w:tc>
          <w:tcPr>
            <w:tcW w:w="1112" w:type="dxa"/>
            <w:tcBorders>
              <w:top w:val="nil"/>
              <w:left w:val="nil"/>
              <w:bottom w:val="single" w:sz="4" w:space="0" w:color="auto"/>
              <w:right w:val="single" w:sz="4" w:space="0" w:color="auto"/>
            </w:tcBorders>
            <w:noWrap/>
            <w:vAlign w:val="center"/>
            <w:hideMark/>
          </w:tcPr>
          <w:p w14:paraId="281EC89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51" w:author="Claude" w:date="2026-10-20T00:00:00Z">
              <w:r>
                <w:rPr>
                  <w:rFonts w:ascii="Calibri" w:eastAsia="Times New Roman" w:hAnsi="Calibri" w:cs="Calibri"/>
                  <w:color w:val="000000"/>
                  <w:sz w:val="16"/>
                  <w:szCs w:val="16"/>
                </w:rPr>
                <w:delText xml:space="preserve">2.05560E+02</w:delText>
              </w:r>
            </w:del>
          </w:p>
        </w:tc>
        <w:tc>
          <w:tcPr>
            <w:tcW w:w="1112" w:type="dxa"/>
            <w:tcBorders>
              <w:top w:val="nil"/>
              <w:left w:val="nil"/>
              <w:bottom w:val="single" w:sz="4" w:space="0" w:color="auto"/>
              <w:right w:val="single" w:sz="4" w:space="0" w:color="auto"/>
            </w:tcBorders>
            <w:noWrap/>
            <w:vAlign w:val="center"/>
            <w:hideMark/>
          </w:tcPr>
          <w:p w14:paraId="4001E26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52" w:author="Claude" w:date="2026-10-20T00:00:00Z">
              <w:r>
                <w:rPr>
                  <w:rFonts w:ascii="Calibri" w:eastAsia="Times New Roman" w:hAnsi="Calibri" w:cs="Calibri"/>
                  <w:color w:val="000000"/>
                  <w:sz w:val="16"/>
                  <w:szCs w:val="16"/>
                </w:rPr>
                <w:delText xml:space="preserve">2.05560E+00</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2357874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53" w:author="Claude" w:date="2026-10-20T00:00:00Z">
              <w:r>
                <w:rPr>
                  <w:rFonts w:ascii="Calibri" w:eastAsia="Times New Roman" w:hAnsi="Calibri" w:cs="Calibri"/>
                  <w:color w:val="000000"/>
                  <w:sz w:val="16"/>
                  <w:szCs w:val="16"/>
                </w:rPr>
                <w:delText xml:space="preserve">1.02780E+00</w:delText>
              </w:r>
            </w:del>
          </w:p>
        </w:tc>
      </w:tr>
      <w:tr w:rsidR="00FB71BF" w:rsidRPr="00FB71BF" w14:paraId="297C482C" w14:textId="77777777" w:rsidTr="00FB71BF">
        <w:trPr>
          <w:trHeight w:val="261"/>
          <w:jc w:val="center"/>
          <w:del w:id="91054"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24442B1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55" w:author="Claude" w:date="2026-10-20T00:00:00Z">
              <w:r>
                <w:rPr>
                  <w:rFonts w:ascii="Calibri" w:eastAsia="Times New Roman" w:hAnsi="Calibri" w:cs="Calibri"/>
                  <w:color w:val="000000"/>
                  <w:sz w:val="16"/>
                  <w:szCs w:val="16"/>
                </w:rPr>
                <w:delText xml:space="preserve">Np-237</w:delText>
              </w:r>
            </w:del>
          </w:p>
        </w:tc>
        <w:tc>
          <w:tcPr>
            <w:tcW w:w="1112" w:type="dxa"/>
            <w:tcBorders>
              <w:top w:val="nil"/>
              <w:left w:val="nil"/>
              <w:bottom w:val="single" w:sz="4" w:space="0" w:color="auto"/>
              <w:right w:val="single" w:sz="4" w:space="0" w:color="auto"/>
            </w:tcBorders>
            <w:noWrap/>
            <w:vAlign w:val="center"/>
            <w:hideMark/>
          </w:tcPr>
          <w:p w14:paraId="66366D9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56" w:author="Claude" w:date="2026-10-20T00:00:00Z">
              <w:r>
                <w:rPr>
                  <w:rFonts w:ascii="Calibri" w:eastAsia="Times New Roman" w:hAnsi="Calibri" w:cs="Calibri"/>
                  <w:color w:val="000000"/>
                  <w:sz w:val="16"/>
                  <w:szCs w:val="16"/>
                </w:rPr>
                <w:delText xml:space="preserve">1.50141E+21</w:delText>
              </w:r>
            </w:del>
          </w:p>
        </w:tc>
        <w:tc>
          <w:tcPr>
            <w:tcW w:w="1112" w:type="dxa"/>
            <w:tcBorders>
              <w:top w:val="nil"/>
              <w:left w:val="nil"/>
              <w:bottom w:val="single" w:sz="4" w:space="0" w:color="auto"/>
              <w:right w:val="single" w:sz="4" w:space="0" w:color="auto"/>
            </w:tcBorders>
            <w:noWrap/>
            <w:vAlign w:val="center"/>
            <w:hideMark/>
          </w:tcPr>
          <w:p w14:paraId="51164DC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57" w:author="Claude" w:date="2026-10-20T00:00:00Z">
              <w:r>
                <w:rPr>
                  <w:rFonts w:ascii="Calibri" w:eastAsia="Times New Roman" w:hAnsi="Calibri" w:cs="Calibri"/>
                  <w:color w:val="000000"/>
                  <w:sz w:val="16"/>
                  <w:szCs w:val="16"/>
                </w:rPr>
                <w:delText xml:space="preserve">1.50141E+21</w:delText>
              </w:r>
            </w:del>
          </w:p>
        </w:tc>
        <w:tc>
          <w:tcPr>
            <w:tcW w:w="1112" w:type="dxa"/>
            <w:tcBorders>
              <w:top w:val="nil"/>
              <w:left w:val="nil"/>
              <w:bottom w:val="single" w:sz="4" w:space="0" w:color="auto"/>
              <w:right w:val="single" w:sz="4" w:space="0" w:color="auto"/>
            </w:tcBorders>
            <w:noWrap/>
            <w:vAlign w:val="center"/>
            <w:hideMark/>
          </w:tcPr>
          <w:p w14:paraId="5FB3DAE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58" w:author="Claude" w:date="2026-10-20T00:00:00Z">
              <w:r>
                <w:rPr>
                  <w:rFonts w:ascii="Calibri" w:eastAsia="Times New Roman" w:hAnsi="Calibri" w:cs="Calibri"/>
                  <w:color w:val="000000"/>
                  <w:sz w:val="16"/>
                  <w:szCs w:val="16"/>
                </w:rPr>
                <w:delText xml:space="preserve">1.50141E+19</w:delText>
              </w:r>
            </w:del>
          </w:p>
        </w:tc>
        <w:tc>
          <w:tcPr>
            <w:tcW w:w="1112" w:type="dxa"/>
            <w:tcBorders>
              <w:top w:val="nil"/>
              <w:left w:val="nil"/>
              <w:bottom w:val="single" w:sz="4" w:space="0" w:color="auto"/>
              <w:right w:val="single" w:sz="4" w:space="0" w:color="auto"/>
            </w:tcBorders>
            <w:noWrap/>
            <w:vAlign w:val="center"/>
            <w:hideMark/>
          </w:tcPr>
          <w:p w14:paraId="11E1046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59" w:author="Claude" w:date="2026-10-20T00:00:00Z">
              <w:r>
                <w:rPr>
                  <w:rFonts w:ascii="Calibri" w:eastAsia="Times New Roman" w:hAnsi="Calibri" w:cs="Calibri"/>
                  <w:color w:val="000000"/>
                  <w:sz w:val="16"/>
                  <w:szCs w:val="16"/>
                </w:rPr>
                <w:delText xml:space="preserve">7.50706E+12</w:delText>
              </w:r>
            </w:del>
          </w:p>
        </w:tc>
        <w:tc>
          <w:tcPr>
            <w:tcW w:w="1112" w:type="dxa"/>
            <w:tcBorders>
              <w:top w:val="nil"/>
              <w:left w:val="nil"/>
              <w:bottom w:val="single" w:sz="4" w:space="0" w:color="auto"/>
              <w:right w:val="single" w:sz="4" w:space="0" w:color="auto"/>
            </w:tcBorders>
            <w:noWrap/>
            <w:vAlign w:val="center"/>
            <w:hideMark/>
          </w:tcPr>
          <w:p w14:paraId="0072469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60" w:author="Claude" w:date="2026-10-20T00:00:00Z">
              <w:r>
                <w:rPr>
                  <w:rFonts w:ascii="Calibri" w:eastAsia="Times New Roman" w:hAnsi="Calibri" w:cs="Calibri"/>
                  <w:color w:val="000000"/>
                  <w:sz w:val="16"/>
                  <w:szCs w:val="16"/>
                </w:rPr>
                <w:delText xml:space="preserve">2.50235E+11</w:delText>
              </w:r>
            </w:del>
          </w:p>
        </w:tc>
        <w:tc>
          <w:tcPr>
            <w:tcW w:w="1112" w:type="dxa"/>
            <w:tcBorders>
              <w:top w:val="nil"/>
              <w:left w:val="nil"/>
              <w:bottom w:val="single" w:sz="4" w:space="0" w:color="auto"/>
              <w:right w:val="single" w:sz="4" w:space="0" w:color="auto"/>
            </w:tcBorders>
            <w:noWrap/>
            <w:vAlign w:val="center"/>
            <w:hideMark/>
          </w:tcPr>
          <w:p w14:paraId="3B0A2B8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61" w:author="Claude" w:date="2026-10-20T00:00:00Z">
              <w:r>
                <w:rPr>
                  <w:rFonts w:ascii="Calibri" w:eastAsia="Times New Roman" w:hAnsi="Calibri" w:cs="Calibri"/>
                  <w:color w:val="000000"/>
                  <w:sz w:val="16"/>
                  <w:szCs w:val="16"/>
                </w:rPr>
                <w:delText xml:space="preserve">2.50235E+09</w:delText>
              </w:r>
            </w:del>
          </w:p>
        </w:tc>
        <w:tc>
          <w:tcPr>
            <w:tcW w:w="1112" w:type="dxa"/>
            <w:tcBorders>
              <w:top w:val="single" w:sz="4" w:space="0" w:color="auto"/>
              <w:left w:val="single" w:sz="4" w:space="0" w:color="auto"/>
              <w:bottom w:val="single" w:sz="4" w:space="0" w:color="auto"/>
              <w:right w:val="single" w:sz="4" w:space="0" w:color="auto"/>
            </w:tcBorders>
            <w:shd w:val="clear" w:color="000000" w:fill="F5E883"/>
            <w:noWrap/>
            <w:vAlign w:val="center"/>
            <w:hideMark/>
          </w:tcPr>
          <w:p w14:paraId="1033ACE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62" w:author="Claude" w:date="2026-10-20T00:00:00Z">
              <w:r>
                <w:rPr>
                  <w:rFonts w:ascii="Calibri" w:eastAsia="Times New Roman" w:hAnsi="Calibri" w:cs="Calibri"/>
                  <w:color w:val="000000"/>
                  <w:sz w:val="16"/>
                  <w:szCs w:val="16"/>
                </w:rPr>
                <w:delText xml:space="preserve">1.25118E+09</w:delText>
              </w:r>
            </w:del>
          </w:p>
        </w:tc>
      </w:tr>
      <w:tr w:rsidR="00FB71BF" w:rsidRPr="00FB71BF" w14:paraId="598D3174" w14:textId="77777777" w:rsidTr="00FB71BF">
        <w:trPr>
          <w:trHeight w:val="261"/>
          <w:jc w:val="center"/>
          <w:del w:id="91063"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FE9934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64" w:author="Claude" w:date="2026-10-20T00:00:00Z">
              <w:r>
                <w:rPr>
                  <w:rFonts w:ascii="Calibri" w:eastAsia="Times New Roman" w:hAnsi="Calibri" w:cs="Calibri"/>
                  <w:color w:val="000000"/>
                  <w:sz w:val="16"/>
                  <w:szCs w:val="16"/>
                </w:rPr>
                <w:delText xml:space="preserve">Np-239</w:delText>
              </w:r>
            </w:del>
          </w:p>
        </w:tc>
        <w:tc>
          <w:tcPr>
            <w:tcW w:w="1112" w:type="dxa"/>
            <w:tcBorders>
              <w:top w:val="nil"/>
              <w:left w:val="nil"/>
              <w:bottom w:val="single" w:sz="4" w:space="0" w:color="auto"/>
              <w:right w:val="single" w:sz="4" w:space="0" w:color="auto"/>
            </w:tcBorders>
            <w:noWrap/>
            <w:vAlign w:val="center"/>
            <w:hideMark/>
          </w:tcPr>
          <w:p w14:paraId="5EC4F09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65" w:author="Claude" w:date="2026-10-20T00:00:00Z">
              <w:r>
                <w:rPr>
                  <w:rFonts w:ascii="Calibri" w:eastAsia="Times New Roman" w:hAnsi="Calibri" w:cs="Calibri"/>
                  <w:color w:val="000000"/>
                  <w:sz w:val="16"/>
                  <w:szCs w:val="16"/>
                </w:rPr>
                <w:delText xml:space="preserve">1.15184E+23</w:delText>
              </w:r>
            </w:del>
          </w:p>
        </w:tc>
        <w:tc>
          <w:tcPr>
            <w:tcW w:w="1112" w:type="dxa"/>
            <w:tcBorders>
              <w:top w:val="nil"/>
              <w:left w:val="nil"/>
              <w:bottom w:val="single" w:sz="4" w:space="0" w:color="auto"/>
              <w:right w:val="single" w:sz="4" w:space="0" w:color="auto"/>
            </w:tcBorders>
            <w:noWrap/>
            <w:vAlign w:val="center"/>
            <w:hideMark/>
          </w:tcPr>
          <w:p w14:paraId="444E1E0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66" w:author="Claude" w:date="2026-10-20T00:00:00Z">
              <w:r>
                <w:rPr>
                  <w:rFonts w:ascii="Calibri" w:eastAsia="Times New Roman" w:hAnsi="Calibri" w:cs="Calibri"/>
                  <w:color w:val="000000"/>
                  <w:sz w:val="16"/>
                  <w:szCs w:val="16"/>
                </w:rPr>
                <w:delText xml:space="preserve">1.15184E+23</w:delText>
              </w:r>
            </w:del>
          </w:p>
        </w:tc>
        <w:tc>
          <w:tcPr>
            <w:tcW w:w="1112" w:type="dxa"/>
            <w:tcBorders>
              <w:top w:val="nil"/>
              <w:left w:val="nil"/>
              <w:bottom w:val="single" w:sz="4" w:space="0" w:color="auto"/>
              <w:right w:val="single" w:sz="4" w:space="0" w:color="auto"/>
            </w:tcBorders>
            <w:noWrap/>
            <w:vAlign w:val="center"/>
            <w:hideMark/>
          </w:tcPr>
          <w:p w14:paraId="03E3D31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67" w:author="Claude" w:date="2026-10-20T00:00:00Z">
              <w:r>
                <w:rPr>
                  <w:rFonts w:ascii="Calibri" w:eastAsia="Times New Roman" w:hAnsi="Calibri" w:cs="Calibri"/>
                  <w:color w:val="000000"/>
                  <w:sz w:val="16"/>
                  <w:szCs w:val="16"/>
                </w:rPr>
                <w:delText xml:space="preserve">1.15184E+21</w:delText>
              </w:r>
            </w:del>
          </w:p>
        </w:tc>
        <w:tc>
          <w:tcPr>
            <w:tcW w:w="1112" w:type="dxa"/>
            <w:tcBorders>
              <w:top w:val="nil"/>
              <w:left w:val="nil"/>
              <w:bottom w:val="single" w:sz="4" w:space="0" w:color="auto"/>
              <w:right w:val="single" w:sz="4" w:space="0" w:color="auto"/>
            </w:tcBorders>
            <w:noWrap/>
            <w:vAlign w:val="center"/>
            <w:hideMark/>
          </w:tcPr>
          <w:p w14:paraId="562597D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68" w:author="Claude" w:date="2026-10-20T00:00:00Z">
              <w:r>
                <w:rPr>
                  <w:rFonts w:ascii="Calibri" w:eastAsia="Times New Roman" w:hAnsi="Calibri" w:cs="Calibri"/>
                  <w:color w:val="000000"/>
                  <w:sz w:val="16"/>
                  <w:szCs w:val="16"/>
                </w:rPr>
                <w:delText xml:space="preserve">5.75919E+14</w:delText>
              </w:r>
            </w:del>
          </w:p>
        </w:tc>
        <w:tc>
          <w:tcPr>
            <w:tcW w:w="1112" w:type="dxa"/>
            <w:tcBorders>
              <w:top w:val="nil"/>
              <w:left w:val="nil"/>
              <w:bottom w:val="single" w:sz="4" w:space="0" w:color="auto"/>
              <w:right w:val="single" w:sz="4" w:space="0" w:color="auto"/>
            </w:tcBorders>
            <w:noWrap/>
            <w:vAlign w:val="center"/>
            <w:hideMark/>
          </w:tcPr>
          <w:p w14:paraId="7B3F947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69" w:author="Claude" w:date="2026-10-20T00:00:00Z">
              <w:r>
                <w:rPr>
                  <w:rFonts w:ascii="Calibri" w:eastAsia="Times New Roman" w:hAnsi="Calibri" w:cs="Calibri"/>
                  <w:color w:val="000000"/>
                  <w:sz w:val="16"/>
                  <w:szCs w:val="16"/>
                </w:rPr>
                <w:delText xml:space="preserve">1.91973E+13</w:delText>
              </w:r>
            </w:del>
          </w:p>
        </w:tc>
        <w:tc>
          <w:tcPr>
            <w:tcW w:w="1112" w:type="dxa"/>
            <w:tcBorders>
              <w:top w:val="nil"/>
              <w:left w:val="nil"/>
              <w:bottom w:val="single" w:sz="4" w:space="0" w:color="auto"/>
              <w:right w:val="single" w:sz="4" w:space="0" w:color="auto"/>
            </w:tcBorders>
            <w:noWrap/>
            <w:vAlign w:val="center"/>
            <w:hideMark/>
          </w:tcPr>
          <w:p w14:paraId="5130306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70" w:author="Claude" w:date="2026-10-20T00:00:00Z">
              <w:r>
                <w:rPr>
                  <w:rFonts w:ascii="Calibri" w:eastAsia="Times New Roman" w:hAnsi="Calibri" w:cs="Calibri"/>
                  <w:color w:val="000000"/>
                  <w:sz w:val="16"/>
                  <w:szCs w:val="16"/>
                </w:rPr>
                <w:delText xml:space="preserve">1.91973E+11</w:delText>
              </w:r>
            </w:del>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40BE248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71" w:author="Claude" w:date="2026-10-20T00:00:00Z">
              <w:r>
                <w:rPr>
                  <w:rFonts w:ascii="Calibri" w:eastAsia="Times New Roman" w:hAnsi="Calibri" w:cs="Calibri"/>
                  <w:color w:val="000000"/>
                  <w:sz w:val="16"/>
                  <w:szCs w:val="16"/>
                </w:rPr>
                <w:delText xml:space="preserve">9.59865E+10</w:delText>
              </w:r>
            </w:del>
          </w:p>
        </w:tc>
      </w:tr>
      <w:tr w:rsidR="00FB71BF" w:rsidRPr="00FB71BF" w14:paraId="75B7CDB3" w14:textId="77777777" w:rsidTr="00FB71BF">
        <w:trPr>
          <w:trHeight w:val="261"/>
          <w:jc w:val="center"/>
          <w:del w:id="91072"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8AF0F2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73" w:author="Claude" w:date="2026-10-20T00:00:00Z">
              <w:r>
                <w:rPr>
                  <w:rFonts w:ascii="Calibri" w:eastAsia="Times New Roman" w:hAnsi="Calibri" w:cs="Calibri"/>
                  <w:color w:val="000000"/>
                  <w:sz w:val="16"/>
                  <w:szCs w:val="16"/>
                </w:rPr>
                <w:delText xml:space="preserve">Pu-238</w:delText>
              </w:r>
            </w:del>
          </w:p>
        </w:tc>
        <w:tc>
          <w:tcPr>
            <w:tcW w:w="1112" w:type="dxa"/>
            <w:tcBorders>
              <w:top w:val="nil"/>
              <w:left w:val="nil"/>
              <w:bottom w:val="single" w:sz="4" w:space="0" w:color="auto"/>
              <w:right w:val="single" w:sz="4" w:space="0" w:color="auto"/>
            </w:tcBorders>
            <w:noWrap/>
            <w:vAlign w:val="center"/>
            <w:hideMark/>
          </w:tcPr>
          <w:p w14:paraId="0EE40C4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74" w:author="Claude" w:date="2026-10-20T00:00:00Z">
              <w:r>
                <w:rPr>
                  <w:rFonts w:ascii="Calibri" w:eastAsia="Times New Roman" w:hAnsi="Calibri" w:cs="Calibri"/>
                  <w:color w:val="000000"/>
                  <w:sz w:val="16"/>
                  <w:szCs w:val="16"/>
                </w:rPr>
                <w:delText xml:space="preserve">2.90778E+16</w:delText>
              </w:r>
            </w:del>
          </w:p>
        </w:tc>
        <w:tc>
          <w:tcPr>
            <w:tcW w:w="1112" w:type="dxa"/>
            <w:tcBorders>
              <w:top w:val="nil"/>
              <w:left w:val="nil"/>
              <w:bottom w:val="single" w:sz="4" w:space="0" w:color="auto"/>
              <w:right w:val="single" w:sz="4" w:space="0" w:color="auto"/>
            </w:tcBorders>
            <w:noWrap/>
            <w:vAlign w:val="center"/>
            <w:hideMark/>
          </w:tcPr>
          <w:p w14:paraId="5DB6D3F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75" w:author="Claude" w:date="2026-10-20T00:00:00Z">
              <w:r>
                <w:rPr>
                  <w:rFonts w:ascii="Calibri" w:eastAsia="Times New Roman" w:hAnsi="Calibri" w:cs="Calibri"/>
                  <w:color w:val="000000"/>
                  <w:sz w:val="16"/>
                  <w:szCs w:val="16"/>
                </w:rPr>
                <w:delText xml:space="preserve">2.90778E+16</w:delText>
              </w:r>
            </w:del>
          </w:p>
        </w:tc>
        <w:tc>
          <w:tcPr>
            <w:tcW w:w="1112" w:type="dxa"/>
            <w:tcBorders>
              <w:top w:val="nil"/>
              <w:left w:val="nil"/>
              <w:bottom w:val="single" w:sz="4" w:space="0" w:color="auto"/>
              <w:right w:val="single" w:sz="4" w:space="0" w:color="auto"/>
            </w:tcBorders>
            <w:noWrap/>
            <w:vAlign w:val="center"/>
            <w:hideMark/>
          </w:tcPr>
          <w:p w14:paraId="49EF312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76" w:author="Claude" w:date="2026-10-20T00:00:00Z">
              <w:r>
                <w:rPr>
                  <w:rFonts w:ascii="Calibri" w:eastAsia="Times New Roman" w:hAnsi="Calibri" w:cs="Calibri"/>
                  <w:color w:val="000000"/>
                  <w:sz w:val="16"/>
                  <w:szCs w:val="16"/>
                </w:rPr>
                <w:delText xml:space="preserve">2.90778E+14</w:delText>
              </w:r>
            </w:del>
          </w:p>
        </w:tc>
        <w:tc>
          <w:tcPr>
            <w:tcW w:w="1112" w:type="dxa"/>
            <w:tcBorders>
              <w:top w:val="nil"/>
              <w:left w:val="nil"/>
              <w:bottom w:val="single" w:sz="4" w:space="0" w:color="auto"/>
              <w:right w:val="single" w:sz="4" w:space="0" w:color="auto"/>
            </w:tcBorders>
            <w:noWrap/>
            <w:vAlign w:val="center"/>
            <w:hideMark/>
          </w:tcPr>
          <w:p w14:paraId="783C9CD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77" w:author="Claude" w:date="2026-10-20T00:00:00Z">
              <w:r>
                <w:rPr>
                  <w:rFonts w:ascii="Calibri" w:eastAsia="Times New Roman" w:hAnsi="Calibri" w:cs="Calibri"/>
                  <w:color w:val="000000"/>
                  <w:sz w:val="16"/>
                  <w:szCs w:val="16"/>
                </w:rPr>
                <w:delText xml:space="preserve">1.45389E+08</w:delText>
              </w:r>
            </w:del>
          </w:p>
        </w:tc>
        <w:tc>
          <w:tcPr>
            <w:tcW w:w="1112" w:type="dxa"/>
            <w:tcBorders>
              <w:top w:val="nil"/>
              <w:left w:val="nil"/>
              <w:bottom w:val="single" w:sz="4" w:space="0" w:color="auto"/>
              <w:right w:val="single" w:sz="4" w:space="0" w:color="auto"/>
            </w:tcBorders>
            <w:noWrap/>
            <w:vAlign w:val="center"/>
            <w:hideMark/>
          </w:tcPr>
          <w:p w14:paraId="485B07B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78" w:author="Claude" w:date="2026-10-20T00:00:00Z">
              <w:r>
                <w:rPr>
                  <w:rFonts w:ascii="Calibri" w:eastAsia="Times New Roman" w:hAnsi="Calibri" w:cs="Calibri"/>
                  <w:color w:val="000000"/>
                  <w:sz w:val="16"/>
                  <w:szCs w:val="16"/>
                </w:rPr>
                <w:delText xml:space="preserve">4.84630E+06</w:delText>
              </w:r>
            </w:del>
          </w:p>
        </w:tc>
        <w:tc>
          <w:tcPr>
            <w:tcW w:w="1112" w:type="dxa"/>
            <w:tcBorders>
              <w:top w:val="nil"/>
              <w:left w:val="nil"/>
              <w:bottom w:val="single" w:sz="4" w:space="0" w:color="auto"/>
              <w:right w:val="single" w:sz="4" w:space="0" w:color="auto"/>
            </w:tcBorders>
            <w:noWrap/>
            <w:vAlign w:val="center"/>
            <w:hideMark/>
          </w:tcPr>
          <w:p w14:paraId="6743656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79" w:author="Claude" w:date="2026-10-20T00:00:00Z">
              <w:r>
                <w:rPr>
                  <w:rFonts w:ascii="Calibri" w:eastAsia="Times New Roman" w:hAnsi="Calibri" w:cs="Calibri"/>
                  <w:color w:val="000000"/>
                  <w:sz w:val="16"/>
                  <w:szCs w:val="16"/>
                </w:rPr>
                <w:delText xml:space="preserve">4.84630E+04</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F96C2B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80" w:author="Claude" w:date="2026-10-20T00:00:00Z">
              <w:r>
                <w:rPr>
                  <w:rFonts w:ascii="Calibri" w:eastAsia="Times New Roman" w:hAnsi="Calibri" w:cs="Calibri"/>
                  <w:color w:val="000000"/>
                  <w:sz w:val="16"/>
                  <w:szCs w:val="16"/>
                </w:rPr>
                <w:delText xml:space="preserve">2.42315E+04</w:delText>
              </w:r>
            </w:del>
          </w:p>
        </w:tc>
      </w:tr>
      <w:tr w:rsidR="00FB71BF" w:rsidRPr="00FB71BF" w14:paraId="213B273A" w14:textId="77777777" w:rsidTr="00FB71BF">
        <w:trPr>
          <w:trHeight w:val="261"/>
          <w:jc w:val="center"/>
          <w:del w:id="91081"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275B3E3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82" w:author="Claude" w:date="2026-10-20T00:00:00Z">
              <w:r>
                <w:rPr>
                  <w:rFonts w:ascii="Calibri" w:eastAsia="Times New Roman" w:hAnsi="Calibri" w:cs="Calibri"/>
                  <w:color w:val="000000"/>
                  <w:sz w:val="16"/>
                  <w:szCs w:val="16"/>
                </w:rPr>
                <w:delText xml:space="preserve">Pu-239</w:delText>
              </w:r>
            </w:del>
          </w:p>
        </w:tc>
        <w:tc>
          <w:tcPr>
            <w:tcW w:w="1112" w:type="dxa"/>
            <w:tcBorders>
              <w:top w:val="nil"/>
              <w:left w:val="nil"/>
              <w:bottom w:val="single" w:sz="4" w:space="0" w:color="auto"/>
              <w:right w:val="single" w:sz="4" w:space="0" w:color="auto"/>
            </w:tcBorders>
            <w:noWrap/>
            <w:vAlign w:val="center"/>
            <w:hideMark/>
          </w:tcPr>
          <w:p w14:paraId="726EBD4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83" w:author="Claude" w:date="2026-10-20T00:00:00Z">
              <w:r>
                <w:rPr>
                  <w:rFonts w:ascii="Calibri" w:eastAsia="Times New Roman" w:hAnsi="Calibri" w:cs="Calibri"/>
                  <w:color w:val="000000"/>
                  <w:sz w:val="16"/>
                  <w:szCs w:val="16"/>
                </w:rPr>
                <w:delText xml:space="preserve">3.29619E+15</w:delText>
              </w:r>
            </w:del>
          </w:p>
        </w:tc>
        <w:tc>
          <w:tcPr>
            <w:tcW w:w="1112" w:type="dxa"/>
            <w:tcBorders>
              <w:top w:val="nil"/>
              <w:left w:val="nil"/>
              <w:bottom w:val="single" w:sz="4" w:space="0" w:color="auto"/>
              <w:right w:val="single" w:sz="4" w:space="0" w:color="auto"/>
            </w:tcBorders>
            <w:noWrap/>
            <w:vAlign w:val="center"/>
            <w:hideMark/>
          </w:tcPr>
          <w:p w14:paraId="1D609CA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84" w:author="Claude" w:date="2026-10-20T00:00:00Z">
              <w:r>
                <w:rPr>
                  <w:rFonts w:ascii="Calibri" w:eastAsia="Times New Roman" w:hAnsi="Calibri" w:cs="Calibri"/>
                  <w:color w:val="000000"/>
                  <w:sz w:val="16"/>
                  <w:szCs w:val="16"/>
                </w:rPr>
                <w:delText xml:space="preserve">3.29619E+15</w:delText>
              </w:r>
            </w:del>
          </w:p>
        </w:tc>
        <w:tc>
          <w:tcPr>
            <w:tcW w:w="1112" w:type="dxa"/>
            <w:tcBorders>
              <w:top w:val="nil"/>
              <w:left w:val="nil"/>
              <w:bottom w:val="single" w:sz="4" w:space="0" w:color="auto"/>
              <w:right w:val="single" w:sz="4" w:space="0" w:color="auto"/>
            </w:tcBorders>
            <w:noWrap/>
            <w:vAlign w:val="center"/>
            <w:hideMark/>
          </w:tcPr>
          <w:p w14:paraId="1E663AF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85" w:author="Claude" w:date="2026-10-20T00:00:00Z">
              <w:r>
                <w:rPr>
                  <w:rFonts w:ascii="Calibri" w:eastAsia="Times New Roman" w:hAnsi="Calibri" w:cs="Calibri"/>
                  <w:color w:val="000000"/>
                  <w:sz w:val="16"/>
                  <w:szCs w:val="16"/>
                </w:rPr>
                <w:delText xml:space="preserve">3.29619E+13</w:delText>
              </w:r>
            </w:del>
          </w:p>
        </w:tc>
        <w:tc>
          <w:tcPr>
            <w:tcW w:w="1112" w:type="dxa"/>
            <w:tcBorders>
              <w:top w:val="nil"/>
              <w:left w:val="nil"/>
              <w:bottom w:val="single" w:sz="4" w:space="0" w:color="auto"/>
              <w:right w:val="single" w:sz="4" w:space="0" w:color="auto"/>
            </w:tcBorders>
            <w:noWrap/>
            <w:vAlign w:val="center"/>
            <w:hideMark/>
          </w:tcPr>
          <w:p w14:paraId="52F1B59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86" w:author="Claude" w:date="2026-10-20T00:00:00Z">
              <w:r>
                <w:rPr>
                  <w:rFonts w:ascii="Calibri" w:eastAsia="Times New Roman" w:hAnsi="Calibri" w:cs="Calibri"/>
                  <w:color w:val="000000"/>
                  <w:sz w:val="16"/>
                  <w:szCs w:val="16"/>
                </w:rPr>
                <w:delText xml:space="preserve">1.64809E+07</w:delText>
              </w:r>
            </w:del>
          </w:p>
        </w:tc>
        <w:tc>
          <w:tcPr>
            <w:tcW w:w="1112" w:type="dxa"/>
            <w:tcBorders>
              <w:top w:val="nil"/>
              <w:left w:val="nil"/>
              <w:bottom w:val="single" w:sz="4" w:space="0" w:color="auto"/>
              <w:right w:val="single" w:sz="4" w:space="0" w:color="auto"/>
            </w:tcBorders>
            <w:noWrap/>
            <w:vAlign w:val="center"/>
            <w:hideMark/>
          </w:tcPr>
          <w:p w14:paraId="1DD0CFE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87" w:author="Claude" w:date="2026-10-20T00:00:00Z">
              <w:r>
                <w:rPr>
                  <w:rFonts w:ascii="Calibri" w:eastAsia="Times New Roman" w:hAnsi="Calibri" w:cs="Calibri"/>
                  <w:color w:val="000000"/>
                  <w:sz w:val="16"/>
                  <w:szCs w:val="16"/>
                </w:rPr>
                <w:delText xml:space="preserve">5.49365E+05</w:delText>
              </w:r>
            </w:del>
          </w:p>
        </w:tc>
        <w:tc>
          <w:tcPr>
            <w:tcW w:w="1112" w:type="dxa"/>
            <w:tcBorders>
              <w:top w:val="nil"/>
              <w:left w:val="nil"/>
              <w:bottom w:val="single" w:sz="4" w:space="0" w:color="auto"/>
              <w:right w:val="single" w:sz="4" w:space="0" w:color="auto"/>
            </w:tcBorders>
            <w:noWrap/>
            <w:vAlign w:val="center"/>
            <w:hideMark/>
          </w:tcPr>
          <w:p w14:paraId="6EC4AD8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88" w:author="Claude" w:date="2026-10-20T00:00:00Z">
              <w:r>
                <w:rPr>
                  <w:rFonts w:ascii="Calibri" w:eastAsia="Times New Roman" w:hAnsi="Calibri" w:cs="Calibri"/>
                  <w:color w:val="000000"/>
                  <w:sz w:val="16"/>
                  <w:szCs w:val="16"/>
                </w:rPr>
                <w:delText xml:space="preserve">5.49365E+03</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A42015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89" w:author="Claude" w:date="2026-10-20T00:00:00Z">
              <w:r>
                <w:rPr>
                  <w:rFonts w:ascii="Calibri" w:eastAsia="Times New Roman" w:hAnsi="Calibri" w:cs="Calibri"/>
                  <w:color w:val="000000"/>
                  <w:sz w:val="16"/>
                  <w:szCs w:val="16"/>
                </w:rPr>
                <w:delText xml:space="preserve">2.74682E+03</w:delText>
              </w:r>
            </w:del>
          </w:p>
        </w:tc>
      </w:tr>
      <w:tr w:rsidR="00FB71BF" w:rsidRPr="00FB71BF" w14:paraId="2A2897AB" w14:textId="77777777" w:rsidTr="00FB71BF">
        <w:trPr>
          <w:trHeight w:val="261"/>
          <w:jc w:val="center"/>
          <w:del w:id="91090"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55C98C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91" w:author="Claude" w:date="2026-10-20T00:00:00Z">
              <w:r>
                <w:rPr>
                  <w:rFonts w:ascii="Calibri" w:eastAsia="Times New Roman" w:hAnsi="Calibri" w:cs="Calibri"/>
                  <w:color w:val="000000"/>
                  <w:sz w:val="16"/>
                  <w:szCs w:val="16"/>
                </w:rPr>
                <w:delText xml:space="preserve">Pu-240</w:delText>
              </w:r>
            </w:del>
          </w:p>
        </w:tc>
        <w:tc>
          <w:tcPr>
            <w:tcW w:w="1112" w:type="dxa"/>
            <w:tcBorders>
              <w:top w:val="nil"/>
              <w:left w:val="nil"/>
              <w:bottom w:val="single" w:sz="4" w:space="0" w:color="auto"/>
              <w:right w:val="single" w:sz="4" w:space="0" w:color="auto"/>
            </w:tcBorders>
            <w:noWrap/>
            <w:vAlign w:val="center"/>
            <w:hideMark/>
          </w:tcPr>
          <w:p w14:paraId="7C5D4F9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92" w:author="Claude" w:date="2026-10-20T00:00:00Z">
              <w:r>
                <w:rPr>
                  <w:rFonts w:ascii="Calibri" w:eastAsia="Times New Roman" w:hAnsi="Calibri" w:cs="Calibri"/>
                  <w:color w:val="000000"/>
                  <w:sz w:val="16"/>
                  <w:szCs w:val="16"/>
                </w:rPr>
                <w:delText xml:space="preserve">3.67902E+15</w:delText>
              </w:r>
            </w:del>
          </w:p>
        </w:tc>
        <w:tc>
          <w:tcPr>
            <w:tcW w:w="1112" w:type="dxa"/>
            <w:tcBorders>
              <w:top w:val="nil"/>
              <w:left w:val="nil"/>
              <w:bottom w:val="single" w:sz="4" w:space="0" w:color="auto"/>
              <w:right w:val="single" w:sz="4" w:space="0" w:color="auto"/>
            </w:tcBorders>
            <w:noWrap/>
            <w:vAlign w:val="center"/>
            <w:hideMark/>
          </w:tcPr>
          <w:p w14:paraId="22C47E6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93" w:author="Claude" w:date="2026-10-20T00:00:00Z">
              <w:r>
                <w:rPr>
                  <w:rFonts w:ascii="Calibri" w:eastAsia="Times New Roman" w:hAnsi="Calibri" w:cs="Calibri"/>
                  <w:color w:val="000000"/>
                  <w:sz w:val="16"/>
                  <w:szCs w:val="16"/>
                </w:rPr>
                <w:delText xml:space="preserve">3.67902E+15</w:delText>
              </w:r>
            </w:del>
          </w:p>
        </w:tc>
        <w:tc>
          <w:tcPr>
            <w:tcW w:w="1112" w:type="dxa"/>
            <w:tcBorders>
              <w:top w:val="nil"/>
              <w:left w:val="nil"/>
              <w:bottom w:val="single" w:sz="4" w:space="0" w:color="auto"/>
              <w:right w:val="single" w:sz="4" w:space="0" w:color="auto"/>
            </w:tcBorders>
            <w:noWrap/>
            <w:vAlign w:val="center"/>
            <w:hideMark/>
          </w:tcPr>
          <w:p w14:paraId="6732D23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94" w:author="Claude" w:date="2026-10-20T00:00:00Z">
              <w:r>
                <w:rPr>
                  <w:rFonts w:ascii="Calibri" w:eastAsia="Times New Roman" w:hAnsi="Calibri" w:cs="Calibri"/>
                  <w:color w:val="000000"/>
                  <w:sz w:val="16"/>
                  <w:szCs w:val="16"/>
                </w:rPr>
                <w:delText xml:space="preserve">3.67902E+13</w:delText>
              </w:r>
            </w:del>
          </w:p>
        </w:tc>
        <w:tc>
          <w:tcPr>
            <w:tcW w:w="1112" w:type="dxa"/>
            <w:tcBorders>
              <w:top w:val="nil"/>
              <w:left w:val="nil"/>
              <w:bottom w:val="single" w:sz="4" w:space="0" w:color="auto"/>
              <w:right w:val="single" w:sz="4" w:space="0" w:color="auto"/>
            </w:tcBorders>
            <w:noWrap/>
            <w:vAlign w:val="center"/>
            <w:hideMark/>
          </w:tcPr>
          <w:p w14:paraId="23B7982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95" w:author="Claude" w:date="2026-10-20T00:00:00Z">
              <w:r>
                <w:rPr>
                  <w:rFonts w:ascii="Calibri" w:eastAsia="Times New Roman" w:hAnsi="Calibri" w:cs="Calibri"/>
                  <w:color w:val="000000"/>
                  <w:sz w:val="16"/>
                  <w:szCs w:val="16"/>
                </w:rPr>
                <w:delText xml:space="preserve">1.83951E+07</w:delText>
              </w:r>
            </w:del>
          </w:p>
        </w:tc>
        <w:tc>
          <w:tcPr>
            <w:tcW w:w="1112" w:type="dxa"/>
            <w:tcBorders>
              <w:top w:val="nil"/>
              <w:left w:val="nil"/>
              <w:bottom w:val="single" w:sz="4" w:space="0" w:color="auto"/>
              <w:right w:val="single" w:sz="4" w:space="0" w:color="auto"/>
            </w:tcBorders>
            <w:noWrap/>
            <w:vAlign w:val="center"/>
            <w:hideMark/>
          </w:tcPr>
          <w:p w14:paraId="5554893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96" w:author="Claude" w:date="2026-10-20T00:00:00Z">
              <w:r>
                <w:rPr>
                  <w:rFonts w:ascii="Calibri" w:eastAsia="Times New Roman" w:hAnsi="Calibri" w:cs="Calibri"/>
                  <w:color w:val="000000"/>
                  <w:sz w:val="16"/>
                  <w:szCs w:val="16"/>
                </w:rPr>
                <w:delText xml:space="preserve">6.13170E+05</w:delText>
              </w:r>
            </w:del>
          </w:p>
        </w:tc>
        <w:tc>
          <w:tcPr>
            <w:tcW w:w="1112" w:type="dxa"/>
            <w:tcBorders>
              <w:top w:val="nil"/>
              <w:left w:val="nil"/>
              <w:bottom w:val="single" w:sz="4" w:space="0" w:color="auto"/>
              <w:right w:val="single" w:sz="4" w:space="0" w:color="auto"/>
            </w:tcBorders>
            <w:noWrap/>
            <w:vAlign w:val="center"/>
            <w:hideMark/>
          </w:tcPr>
          <w:p w14:paraId="2720477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97" w:author="Claude" w:date="2026-10-20T00:00:00Z">
              <w:r>
                <w:rPr>
                  <w:rFonts w:ascii="Calibri" w:eastAsia="Times New Roman" w:hAnsi="Calibri" w:cs="Calibri"/>
                  <w:color w:val="000000"/>
                  <w:sz w:val="16"/>
                  <w:szCs w:val="16"/>
                </w:rPr>
                <w:delText xml:space="preserve">6.13170E+03</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1C6357B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098" w:author="Claude" w:date="2026-10-20T00:00:00Z">
              <w:r>
                <w:rPr>
                  <w:rFonts w:ascii="Calibri" w:eastAsia="Times New Roman" w:hAnsi="Calibri" w:cs="Calibri"/>
                  <w:color w:val="000000"/>
                  <w:sz w:val="16"/>
                  <w:szCs w:val="16"/>
                </w:rPr>
                <w:delText xml:space="preserve">3.06585E+03</w:delText>
              </w:r>
            </w:del>
          </w:p>
        </w:tc>
      </w:tr>
      <w:tr w:rsidR="00FB71BF" w:rsidRPr="00FB71BF" w14:paraId="4A50116F" w14:textId="77777777" w:rsidTr="00FB71BF">
        <w:trPr>
          <w:trHeight w:val="261"/>
          <w:jc w:val="center"/>
          <w:del w:id="91099"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24F379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00" w:author="Claude" w:date="2026-10-20T00:00:00Z">
              <w:r>
                <w:rPr>
                  <w:rFonts w:ascii="Calibri" w:eastAsia="Times New Roman" w:hAnsi="Calibri" w:cs="Calibri"/>
                  <w:color w:val="000000"/>
                  <w:sz w:val="16"/>
                  <w:szCs w:val="16"/>
                </w:rPr>
                <w:delText xml:space="preserve">Pu-241</w:delText>
              </w:r>
            </w:del>
          </w:p>
        </w:tc>
        <w:tc>
          <w:tcPr>
            <w:tcW w:w="1112" w:type="dxa"/>
            <w:tcBorders>
              <w:top w:val="nil"/>
              <w:left w:val="nil"/>
              <w:bottom w:val="single" w:sz="4" w:space="0" w:color="auto"/>
              <w:right w:val="single" w:sz="4" w:space="0" w:color="auto"/>
            </w:tcBorders>
            <w:noWrap/>
            <w:vAlign w:val="center"/>
            <w:hideMark/>
          </w:tcPr>
          <w:p w14:paraId="641465B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01" w:author="Claude" w:date="2026-10-20T00:00:00Z">
              <w:r>
                <w:rPr>
                  <w:rFonts w:ascii="Calibri" w:eastAsia="Times New Roman" w:hAnsi="Calibri" w:cs="Calibri"/>
                  <w:color w:val="000000"/>
                  <w:sz w:val="16"/>
                  <w:szCs w:val="16"/>
                </w:rPr>
                <w:delText xml:space="preserve">1.67714E+18</w:delText>
              </w:r>
            </w:del>
          </w:p>
        </w:tc>
        <w:tc>
          <w:tcPr>
            <w:tcW w:w="1112" w:type="dxa"/>
            <w:tcBorders>
              <w:top w:val="nil"/>
              <w:left w:val="nil"/>
              <w:bottom w:val="single" w:sz="4" w:space="0" w:color="auto"/>
              <w:right w:val="single" w:sz="4" w:space="0" w:color="auto"/>
            </w:tcBorders>
            <w:noWrap/>
            <w:vAlign w:val="center"/>
            <w:hideMark/>
          </w:tcPr>
          <w:p w14:paraId="7D8FBB0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02" w:author="Claude" w:date="2026-10-20T00:00:00Z">
              <w:r>
                <w:rPr>
                  <w:rFonts w:ascii="Calibri" w:eastAsia="Times New Roman" w:hAnsi="Calibri" w:cs="Calibri"/>
                  <w:color w:val="000000"/>
                  <w:sz w:val="16"/>
                  <w:szCs w:val="16"/>
                </w:rPr>
                <w:delText xml:space="preserve">1.67714E+18</w:delText>
              </w:r>
            </w:del>
          </w:p>
        </w:tc>
        <w:tc>
          <w:tcPr>
            <w:tcW w:w="1112" w:type="dxa"/>
            <w:tcBorders>
              <w:top w:val="nil"/>
              <w:left w:val="nil"/>
              <w:bottom w:val="single" w:sz="4" w:space="0" w:color="auto"/>
              <w:right w:val="single" w:sz="4" w:space="0" w:color="auto"/>
            </w:tcBorders>
            <w:noWrap/>
            <w:vAlign w:val="center"/>
            <w:hideMark/>
          </w:tcPr>
          <w:p w14:paraId="0E0704A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03" w:author="Claude" w:date="2026-10-20T00:00:00Z">
              <w:r>
                <w:rPr>
                  <w:rFonts w:ascii="Calibri" w:eastAsia="Times New Roman" w:hAnsi="Calibri" w:cs="Calibri"/>
                  <w:color w:val="000000"/>
                  <w:sz w:val="16"/>
                  <w:szCs w:val="16"/>
                </w:rPr>
                <w:delText xml:space="preserve">1.67714E+16</w:delText>
              </w:r>
            </w:del>
          </w:p>
        </w:tc>
        <w:tc>
          <w:tcPr>
            <w:tcW w:w="1112" w:type="dxa"/>
            <w:tcBorders>
              <w:top w:val="nil"/>
              <w:left w:val="nil"/>
              <w:bottom w:val="single" w:sz="4" w:space="0" w:color="auto"/>
              <w:right w:val="single" w:sz="4" w:space="0" w:color="auto"/>
            </w:tcBorders>
            <w:noWrap/>
            <w:vAlign w:val="center"/>
            <w:hideMark/>
          </w:tcPr>
          <w:p w14:paraId="3E4AB0D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04" w:author="Claude" w:date="2026-10-20T00:00:00Z">
              <w:r>
                <w:rPr>
                  <w:rFonts w:ascii="Calibri" w:eastAsia="Times New Roman" w:hAnsi="Calibri" w:cs="Calibri"/>
                  <w:color w:val="000000"/>
                  <w:sz w:val="16"/>
                  <w:szCs w:val="16"/>
                </w:rPr>
                <w:delText xml:space="preserve">8.38568E+09</w:delText>
              </w:r>
            </w:del>
          </w:p>
        </w:tc>
        <w:tc>
          <w:tcPr>
            <w:tcW w:w="1112" w:type="dxa"/>
            <w:tcBorders>
              <w:top w:val="nil"/>
              <w:left w:val="nil"/>
              <w:bottom w:val="single" w:sz="4" w:space="0" w:color="auto"/>
              <w:right w:val="single" w:sz="4" w:space="0" w:color="auto"/>
            </w:tcBorders>
            <w:noWrap/>
            <w:vAlign w:val="center"/>
            <w:hideMark/>
          </w:tcPr>
          <w:p w14:paraId="526E319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05" w:author="Claude" w:date="2026-10-20T00:00:00Z">
              <w:r>
                <w:rPr>
                  <w:rFonts w:ascii="Calibri" w:eastAsia="Times New Roman" w:hAnsi="Calibri" w:cs="Calibri"/>
                  <w:color w:val="000000"/>
                  <w:sz w:val="16"/>
                  <w:szCs w:val="16"/>
                </w:rPr>
                <w:delText xml:space="preserve">2.79523E+08</w:delText>
              </w:r>
            </w:del>
          </w:p>
        </w:tc>
        <w:tc>
          <w:tcPr>
            <w:tcW w:w="1112" w:type="dxa"/>
            <w:tcBorders>
              <w:top w:val="nil"/>
              <w:left w:val="nil"/>
              <w:bottom w:val="single" w:sz="4" w:space="0" w:color="auto"/>
              <w:right w:val="single" w:sz="4" w:space="0" w:color="auto"/>
            </w:tcBorders>
            <w:noWrap/>
            <w:vAlign w:val="center"/>
            <w:hideMark/>
          </w:tcPr>
          <w:p w14:paraId="68707A3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06" w:author="Claude" w:date="2026-10-20T00:00:00Z">
              <w:r>
                <w:rPr>
                  <w:rFonts w:ascii="Calibri" w:eastAsia="Times New Roman" w:hAnsi="Calibri" w:cs="Calibri"/>
                  <w:color w:val="000000"/>
                  <w:sz w:val="16"/>
                  <w:szCs w:val="16"/>
                </w:rPr>
                <w:delText xml:space="preserve">2.79523E+06</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3E0E6BF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07" w:author="Claude" w:date="2026-10-20T00:00:00Z">
              <w:r>
                <w:rPr>
                  <w:rFonts w:ascii="Calibri" w:eastAsia="Times New Roman" w:hAnsi="Calibri" w:cs="Calibri"/>
                  <w:color w:val="000000"/>
                  <w:sz w:val="16"/>
                  <w:szCs w:val="16"/>
                </w:rPr>
                <w:delText xml:space="preserve">1.39761E+06</w:delText>
              </w:r>
            </w:del>
          </w:p>
        </w:tc>
      </w:tr>
      <w:tr w:rsidR="00FB71BF" w:rsidRPr="00FB71BF" w14:paraId="47BDCD30" w14:textId="77777777" w:rsidTr="00FB71BF">
        <w:trPr>
          <w:trHeight w:val="261"/>
          <w:jc w:val="center"/>
          <w:del w:id="91108"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CB9A61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09" w:author="Claude" w:date="2026-10-20T00:00:00Z">
              <w:r>
                <w:rPr>
                  <w:rFonts w:ascii="Calibri" w:eastAsia="Times New Roman" w:hAnsi="Calibri" w:cs="Calibri"/>
                  <w:color w:val="000000"/>
                  <w:sz w:val="16"/>
                  <w:szCs w:val="16"/>
                </w:rPr>
                <w:delText xml:space="preserve">Pu-242</w:delText>
              </w:r>
            </w:del>
          </w:p>
        </w:tc>
        <w:tc>
          <w:tcPr>
            <w:tcW w:w="1112" w:type="dxa"/>
            <w:tcBorders>
              <w:top w:val="nil"/>
              <w:left w:val="nil"/>
              <w:bottom w:val="single" w:sz="4" w:space="0" w:color="auto"/>
              <w:right w:val="single" w:sz="4" w:space="0" w:color="auto"/>
            </w:tcBorders>
            <w:noWrap/>
            <w:vAlign w:val="center"/>
            <w:hideMark/>
          </w:tcPr>
          <w:p w14:paraId="7925A73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10" w:author="Claude" w:date="2026-10-20T00:00:00Z">
              <w:r>
                <w:rPr>
                  <w:rFonts w:ascii="Calibri" w:eastAsia="Times New Roman" w:hAnsi="Calibri" w:cs="Calibri"/>
                  <w:color w:val="000000"/>
                  <w:sz w:val="16"/>
                  <w:szCs w:val="16"/>
                </w:rPr>
                <w:delText xml:space="preserve">2.34504E+13</w:delText>
              </w:r>
            </w:del>
          </w:p>
        </w:tc>
        <w:tc>
          <w:tcPr>
            <w:tcW w:w="1112" w:type="dxa"/>
            <w:tcBorders>
              <w:top w:val="nil"/>
              <w:left w:val="nil"/>
              <w:bottom w:val="single" w:sz="4" w:space="0" w:color="auto"/>
              <w:right w:val="single" w:sz="4" w:space="0" w:color="auto"/>
            </w:tcBorders>
            <w:noWrap/>
            <w:vAlign w:val="center"/>
            <w:hideMark/>
          </w:tcPr>
          <w:p w14:paraId="348D6B6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11" w:author="Claude" w:date="2026-10-20T00:00:00Z">
              <w:r>
                <w:rPr>
                  <w:rFonts w:ascii="Calibri" w:eastAsia="Times New Roman" w:hAnsi="Calibri" w:cs="Calibri"/>
                  <w:color w:val="000000"/>
                  <w:sz w:val="16"/>
                  <w:szCs w:val="16"/>
                </w:rPr>
                <w:delText xml:space="preserve">2.34504E+13</w:delText>
              </w:r>
            </w:del>
          </w:p>
        </w:tc>
        <w:tc>
          <w:tcPr>
            <w:tcW w:w="1112" w:type="dxa"/>
            <w:tcBorders>
              <w:top w:val="nil"/>
              <w:left w:val="nil"/>
              <w:bottom w:val="single" w:sz="4" w:space="0" w:color="auto"/>
              <w:right w:val="single" w:sz="4" w:space="0" w:color="auto"/>
            </w:tcBorders>
            <w:noWrap/>
            <w:vAlign w:val="center"/>
            <w:hideMark/>
          </w:tcPr>
          <w:p w14:paraId="305E610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12" w:author="Claude" w:date="2026-10-20T00:00:00Z">
              <w:r>
                <w:rPr>
                  <w:rFonts w:ascii="Calibri" w:eastAsia="Times New Roman" w:hAnsi="Calibri" w:cs="Calibri"/>
                  <w:color w:val="000000"/>
                  <w:sz w:val="16"/>
                  <w:szCs w:val="16"/>
                </w:rPr>
                <w:delText xml:space="preserve">2.34504E+11</w:delText>
              </w:r>
            </w:del>
          </w:p>
        </w:tc>
        <w:tc>
          <w:tcPr>
            <w:tcW w:w="1112" w:type="dxa"/>
            <w:tcBorders>
              <w:top w:val="nil"/>
              <w:left w:val="nil"/>
              <w:bottom w:val="single" w:sz="4" w:space="0" w:color="auto"/>
              <w:right w:val="single" w:sz="4" w:space="0" w:color="auto"/>
            </w:tcBorders>
            <w:noWrap/>
            <w:vAlign w:val="center"/>
            <w:hideMark/>
          </w:tcPr>
          <w:p w14:paraId="2FBE1B9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13" w:author="Claude" w:date="2026-10-20T00:00:00Z">
              <w:r>
                <w:rPr>
                  <w:rFonts w:ascii="Calibri" w:eastAsia="Times New Roman" w:hAnsi="Calibri" w:cs="Calibri"/>
                  <w:color w:val="000000"/>
                  <w:sz w:val="16"/>
                  <w:szCs w:val="16"/>
                </w:rPr>
                <w:delText xml:space="preserve">1.17252E+05</w:delText>
              </w:r>
            </w:del>
          </w:p>
        </w:tc>
        <w:tc>
          <w:tcPr>
            <w:tcW w:w="1112" w:type="dxa"/>
            <w:tcBorders>
              <w:top w:val="nil"/>
              <w:left w:val="nil"/>
              <w:bottom w:val="single" w:sz="4" w:space="0" w:color="auto"/>
              <w:right w:val="single" w:sz="4" w:space="0" w:color="auto"/>
            </w:tcBorders>
            <w:noWrap/>
            <w:vAlign w:val="center"/>
            <w:hideMark/>
          </w:tcPr>
          <w:p w14:paraId="2B366BD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14" w:author="Claude" w:date="2026-10-20T00:00:00Z">
              <w:r>
                <w:rPr>
                  <w:rFonts w:ascii="Calibri" w:eastAsia="Times New Roman" w:hAnsi="Calibri" w:cs="Calibri"/>
                  <w:color w:val="000000"/>
                  <w:sz w:val="16"/>
                  <w:szCs w:val="16"/>
                </w:rPr>
                <w:delText xml:space="preserve">3.90841E+03</w:delText>
              </w:r>
            </w:del>
          </w:p>
        </w:tc>
        <w:tc>
          <w:tcPr>
            <w:tcW w:w="1112" w:type="dxa"/>
            <w:tcBorders>
              <w:top w:val="nil"/>
              <w:left w:val="nil"/>
              <w:bottom w:val="single" w:sz="4" w:space="0" w:color="auto"/>
              <w:right w:val="single" w:sz="4" w:space="0" w:color="auto"/>
            </w:tcBorders>
            <w:noWrap/>
            <w:vAlign w:val="center"/>
            <w:hideMark/>
          </w:tcPr>
          <w:p w14:paraId="61D30E9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15" w:author="Claude" w:date="2026-10-20T00:00:00Z">
              <w:r>
                <w:rPr>
                  <w:rFonts w:ascii="Calibri" w:eastAsia="Times New Roman" w:hAnsi="Calibri" w:cs="Calibri"/>
                  <w:color w:val="000000"/>
                  <w:sz w:val="16"/>
                  <w:szCs w:val="16"/>
                </w:rPr>
                <w:delText xml:space="preserve">3.90841E+01</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78E36C4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16" w:author="Claude" w:date="2026-10-20T00:00:00Z">
              <w:r>
                <w:rPr>
                  <w:rFonts w:ascii="Calibri" w:eastAsia="Times New Roman" w:hAnsi="Calibri" w:cs="Calibri"/>
                  <w:color w:val="000000"/>
                  <w:sz w:val="16"/>
                  <w:szCs w:val="16"/>
                </w:rPr>
                <w:delText xml:space="preserve">1.95420E+01</w:delText>
              </w:r>
            </w:del>
          </w:p>
        </w:tc>
      </w:tr>
      <w:tr w:rsidR="00FB71BF" w:rsidRPr="00FB71BF" w14:paraId="33D3F110" w14:textId="77777777" w:rsidTr="00FB71BF">
        <w:trPr>
          <w:trHeight w:val="261"/>
          <w:jc w:val="center"/>
          <w:del w:id="91117"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7758BC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18" w:author="Claude" w:date="2026-10-20T00:00:00Z">
              <w:r>
                <w:rPr>
                  <w:rFonts w:ascii="Calibri" w:eastAsia="Times New Roman" w:hAnsi="Calibri" w:cs="Calibri"/>
                  <w:color w:val="000000"/>
                  <w:sz w:val="16"/>
                  <w:szCs w:val="16"/>
                </w:rPr>
                <w:delText xml:space="preserve">Am-241</w:delText>
              </w:r>
            </w:del>
          </w:p>
        </w:tc>
        <w:tc>
          <w:tcPr>
            <w:tcW w:w="1112" w:type="dxa"/>
            <w:tcBorders>
              <w:top w:val="nil"/>
              <w:left w:val="nil"/>
              <w:bottom w:val="single" w:sz="4" w:space="0" w:color="auto"/>
              <w:right w:val="single" w:sz="4" w:space="0" w:color="auto"/>
            </w:tcBorders>
            <w:noWrap/>
            <w:vAlign w:val="center"/>
            <w:hideMark/>
          </w:tcPr>
          <w:p w14:paraId="537FDC8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19" w:author="Claude" w:date="2026-10-20T00:00:00Z">
              <w:r>
                <w:rPr>
                  <w:rFonts w:ascii="Calibri" w:eastAsia="Times New Roman" w:hAnsi="Calibri" w:cs="Calibri"/>
                  <w:color w:val="000000"/>
                  <w:sz w:val="16"/>
                  <w:szCs w:val="16"/>
                </w:rPr>
                <w:delText xml:space="preserve">1.48882E+16</w:delText>
              </w:r>
            </w:del>
          </w:p>
        </w:tc>
        <w:tc>
          <w:tcPr>
            <w:tcW w:w="1112" w:type="dxa"/>
            <w:tcBorders>
              <w:top w:val="nil"/>
              <w:left w:val="nil"/>
              <w:bottom w:val="single" w:sz="4" w:space="0" w:color="auto"/>
              <w:right w:val="single" w:sz="4" w:space="0" w:color="auto"/>
            </w:tcBorders>
            <w:noWrap/>
            <w:vAlign w:val="center"/>
            <w:hideMark/>
          </w:tcPr>
          <w:p w14:paraId="6B3C30A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20" w:author="Claude" w:date="2026-10-20T00:00:00Z">
              <w:r>
                <w:rPr>
                  <w:rFonts w:ascii="Calibri" w:eastAsia="Times New Roman" w:hAnsi="Calibri" w:cs="Calibri"/>
                  <w:color w:val="000000"/>
                  <w:sz w:val="16"/>
                  <w:szCs w:val="16"/>
                </w:rPr>
                <w:delText xml:space="preserve">1.48882E+16</w:delText>
              </w:r>
            </w:del>
          </w:p>
        </w:tc>
        <w:tc>
          <w:tcPr>
            <w:tcW w:w="1112" w:type="dxa"/>
            <w:tcBorders>
              <w:top w:val="nil"/>
              <w:left w:val="nil"/>
              <w:bottom w:val="single" w:sz="4" w:space="0" w:color="auto"/>
              <w:right w:val="single" w:sz="4" w:space="0" w:color="auto"/>
            </w:tcBorders>
            <w:noWrap/>
            <w:vAlign w:val="center"/>
            <w:hideMark/>
          </w:tcPr>
          <w:p w14:paraId="7F249D4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21" w:author="Claude" w:date="2026-10-20T00:00:00Z">
              <w:r>
                <w:rPr>
                  <w:rFonts w:ascii="Calibri" w:eastAsia="Times New Roman" w:hAnsi="Calibri" w:cs="Calibri"/>
                  <w:color w:val="000000"/>
                  <w:sz w:val="16"/>
                  <w:szCs w:val="16"/>
                </w:rPr>
                <w:delText xml:space="preserve">1.48882E+14</w:delText>
              </w:r>
            </w:del>
          </w:p>
        </w:tc>
        <w:tc>
          <w:tcPr>
            <w:tcW w:w="1112" w:type="dxa"/>
            <w:tcBorders>
              <w:top w:val="nil"/>
              <w:left w:val="nil"/>
              <w:bottom w:val="single" w:sz="4" w:space="0" w:color="auto"/>
              <w:right w:val="single" w:sz="4" w:space="0" w:color="auto"/>
            </w:tcBorders>
            <w:noWrap/>
            <w:vAlign w:val="center"/>
            <w:hideMark/>
          </w:tcPr>
          <w:p w14:paraId="3AB1FE9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22" w:author="Claude" w:date="2026-10-20T00:00:00Z">
              <w:r>
                <w:rPr>
                  <w:rFonts w:ascii="Calibri" w:eastAsia="Times New Roman" w:hAnsi="Calibri" w:cs="Calibri"/>
                  <w:color w:val="000000"/>
                  <w:sz w:val="16"/>
                  <w:szCs w:val="16"/>
                </w:rPr>
                <w:delText xml:space="preserve">7.44409E+07</w:delText>
              </w:r>
            </w:del>
          </w:p>
        </w:tc>
        <w:tc>
          <w:tcPr>
            <w:tcW w:w="1112" w:type="dxa"/>
            <w:tcBorders>
              <w:top w:val="nil"/>
              <w:left w:val="nil"/>
              <w:bottom w:val="single" w:sz="4" w:space="0" w:color="auto"/>
              <w:right w:val="single" w:sz="4" w:space="0" w:color="auto"/>
            </w:tcBorders>
            <w:noWrap/>
            <w:vAlign w:val="center"/>
            <w:hideMark/>
          </w:tcPr>
          <w:p w14:paraId="597FB17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23" w:author="Claude" w:date="2026-10-20T00:00:00Z">
              <w:r>
                <w:rPr>
                  <w:rFonts w:ascii="Calibri" w:eastAsia="Times New Roman" w:hAnsi="Calibri" w:cs="Calibri"/>
                  <w:color w:val="000000"/>
                  <w:sz w:val="16"/>
                  <w:szCs w:val="16"/>
                </w:rPr>
                <w:delText xml:space="preserve">2.48136E+06</w:delText>
              </w:r>
            </w:del>
          </w:p>
        </w:tc>
        <w:tc>
          <w:tcPr>
            <w:tcW w:w="1112" w:type="dxa"/>
            <w:tcBorders>
              <w:top w:val="nil"/>
              <w:left w:val="nil"/>
              <w:bottom w:val="single" w:sz="4" w:space="0" w:color="auto"/>
              <w:right w:val="single" w:sz="4" w:space="0" w:color="auto"/>
            </w:tcBorders>
            <w:noWrap/>
            <w:vAlign w:val="center"/>
            <w:hideMark/>
          </w:tcPr>
          <w:p w14:paraId="12C7928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24" w:author="Claude" w:date="2026-10-20T00:00:00Z">
              <w:r>
                <w:rPr>
                  <w:rFonts w:ascii="Calibri" w:eastAsia="Times New Roman" w:hAnsi="Calibri" w:cs="Calibri"/>
                  <w:color w:val="000000"/>
                  <w:sz w:val="16"/>
                  <w:szCs w:val="16"/>
                </w:rPr>
                <w:delText xml:space="preserve">2.48136E+04</w:delText>
              </w:r>
            </w:del>
          </w:p>
        </w:tc>
        <w:tc>
          <w:tcPr>
            <w:tcW w:w="1112" w:type="dxa"/>
            <w:tcBorders>
              <w:top w:val="single" w:sz="4" w:space="0" w:color="auto"/>
              <w:left w:val="single" w:sz="4" w:space="0" w:color="auto"/>
              <w:bottom w:val="single" w:sz="4" w:space="0" w:color="auto"/>
              <w:right w:val="single" w:sz="4" w:space="0" w:color="auto"/>
            </w:tcBorders>
            <w:shd w:val="clear" w:color="000000" w:fill="63BE7B"/>
            <w:noWrap/>
            <w:vAlign w:val="center"/>
            <w:hideMark/>
          </w:tcPr>
          <w:p w14:paraId="0D4BE66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25" w:author="Claude" w:date="2026-10-20T00:00:00Z">
              <w:r>
                <w:rPr>
                  <w:rFonts w:ascii="Calibri" w:eastAsia="Times New Roman" w:hAnsi="Calibri" w:cs="Calibri"/>
                  <w:color w:val="000000"/>
                  <w:sz w:val="16"/>
                  <w:szCs w:val="16"/>
                </w:rPr>
                <w:delText xml:space="preserve">1.24068E+04</w:delText>
              </w:r>
            </w:del>
          </w:p>
        </w:tc>
      </w:tr>
      <w:tr w:rsidR="00FB71BF" w:rsidRPr="00FB71BF" w14:paraId="5F5DA7EB" w14:textId="77777777" w:rsidTr="00FB71BF">
        <w:trPr>
          <w:trHeight w:val="261"/>
          <w:jc w:val="center"/>
          <w:del w:id="91126"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4D3CA4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27" w:author="Claude" w:date="2026-10-20T00:00:00Z">
              <w:r>
                <w:rPr>
                  <w:rFonts w:ascii="Calibri" w:eastAsia="Times New Roman" w:hAnsi="Calibri" w:cs="Calibri"/>
                  <w:color w:val="000000"/>
                  <w:sz w:val="16"/>
                  <w:szCs w:val="16"/>
                </w:rPr>
                <w:delText xml:space="preserve">Am-243</w:delText>
              </w:r>
            </w:del>
          </w:p>
        </w:tc>
        <w:tc>
          <w:tcPr>
            <w:tcW w:w="1112" w:type="dxa"/>
            <w:tcBorders>
              <w:top w:val="nil"/>
              <w:left w:val="nil"/>
              <w:bottom w:val="single" w:sz="4" w:space="0" w:color="auto"/>
              <w:right w:val="single" w:sz="4" w:space="0" w:color="auto"/>
            </w:tcBorders>
            <w:noWrap/>
            <w:vAlign w:val="center"/>
            <w:hideMark/>
          </w:tcPr>
          <w:p w14:paraId="2C02F87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28" w:author="Claude" w:date="2026-10-20T00:00:00Z">
              <w:r>
                <w:rPr>
                  <w:rFonts w:ascii="Calibri" w:eastAsia="Times New Roman" w:hAnsi="Calibri" w:cs="Calibri"/>
                  <w:color w:val="000000"/>
                  <w:sz w:val="16"/>
                  <w:szCs w:val="16"/>
                </w:rPr>
                <w:delText xml:space="preserve">2.98198E+21</w:delText>
              </w:r>
            </w:del>
          </w:p>
        </w:tc>
        <w:tc>
          <w:tcPr>
            <w:tcW w:w="1112" w:type="dxa"/>
            <w:tcBorders>
              <w:top w:val="nil"/>
              <w:left w:val="nil"/>
              <w:bottom w:val="single" w:sz="4" w:space="0" w:color="auto"/>
              <w:right w:val="single" w:sz="4" w:space="0" w:color="auto"/>
            </w:tcBorders>
            <w:noWrap/>
            <w:vAlign w:val="center"/>
            <w:hideMark/>
          </w:tcPr>
          <w:p w14:paraId="09034A7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29" w:author="Claude" w:date="2026-10-20T00:00:00Z">
              <w:r>
                <w:rPr>
                  <w:rFonts w:ascii="Calibri" w:eastAsia="Times New Roman" w:hAnsi="Calibri" w:cs="Calibri"/>
                  <w:color w:val="000000"/>
                  <w:sz w:val="16"/>
                  <w:szCs w:val="16"/>
                </w:rPr>
                <w:delText xml:space="preserve">2.98198E+21</w:delText>
              </w:r>
            </w:del>
          </w:p>
        </w:tc>
        <w:tc>
          <w:tcPr>
            <w:tcW w:w="1112" w:type="dxa"/>
            <w:tcBorders>
              <w:top w:val="nil"/>
              <w:left w:val="nil"/>
              <w:bottom w:val="single" w:sz="4" w:space="0" w:color="auto"/>
              <w:right w:val="single" w:sz="4" w:space="0" w:color="auto"/>
            </w:tcBorders>
            <w:noWrap/>
            <w:vAlign w:val="center"/>
            <w:hideMark/>
          </w:tcPr>
          <w:p w14:paraId="5E4DAC5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30" w:author="Claude" w:date="2026-10-20T00:00:00Z">
              <w:r>
                <w:rPr>
                  <w:rFonts w:ascii="Calibri" w:eastAsia="Times New Roman" w:hAnsi="Calibri" w:cs="Calibri"/>
                  <w:color w:val="000000"/>
                  <w:sz w:val="16"/>
                  <w:szCs w:val="16"/>
                </w:rPr>
                <w:delText xml:space="preserve">2.98198E+19</w:delText>
              </w:r>
            </w:del>
          </w:p>
        </w:tc>
        <w:tc>
          <w:tcPr>
            <w:tcW w:w="1112" w:type="dxa"/>
            <w:tcBorders>
              <w:top w:val="nil"/>
              <w:left w:val="nil"/>
              <w:bottom w:val="single" w:sz="4" w:space="0" w:color="auto"/>
              <w:right w:val="single" w:sz="4" w:space="0" w:color="auto"/>
            </w:tcBorders>
            <w:noWrap/>
            <w:vAlign w:val="center"/>
            <w:hideMark/>
          </w:tcPr>
          <w:p w14:paraId="64DAA83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31" w:author="Claude" w:date="2026-10-20T00:00:00Z">
              <w:r>
                <w:rPr>
                  <w:rFonts w:ascii="Calibri" w:eastAsia="Times New Roman" w:hAnsi="Calibri" w:cs="Calibri"/>
                  <w:color w:val="000000"/>
                  <w:sz w:val="16"/>
                  <w:szCs w:val="16"/>
                </w:rPr>
                <w:delText xml:space="preserve">1.49099E+13</w:delText>
              </w:r>
            </w:del>
          </w:p>
        </w:tc>
        <w:tc>
          <w:tcPr>
            <w:tcW w:w="1112" w:type="dxa"/>
            <w:tcBorders>
              <w:top w:val="nil"/>
              <w:left w:val="nil"/>
              <w:bottom w:val="single" w:sz="4" w:space="0" w:color="auto"/>
              <w:right w:val="single" w:sz="4" w:space="0" w:color="auto"/>
            </w:tcBorders>
            <w:noWrap/>
            <w:vAlign w:val="center"/>
            <w:hideMark/>
          </w:tcPr>
          <w:p w14:paraId="3374B29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32" w:author="Claude" w:date="2026-10-20T00:00:00Z">
              <w:r>
                <w:rPr>
                  <w:rFonts w:ascii="Calibri" w:eastAsia="Times New Roman" w:hAnsi="Calibri" w:cs="Calibri"/>
                  <w:color w:val="000000"/>
                  <w:sz w:val="16"/>
                  <w:szCs w:val="16"/>
                </w:rPr>
                <w:delText xml:space="preserve">4.96996E+11</w:delText>
              </w:r>
            </w:del>
          </w:p>
        </w:tc>
        <w:tc>
          <w:tcPr>
            <w:tcW w:w="1112" w:type="dxa"/>
            <w:tcBorders>
              <w:top w:val="nil"/>
              <w:left w:val="nil"/>
              <w:bottom w:val="single" w:sz="4" w:space="0" w:color="auto"/>
              <w:right w:val="single" w:sz="4" w:space="0" w:color="auto"/>
            </w:tcBorders>
            <w:noWrap/>
            <w:vAlign w:val="center"/>
            <w:hideMark/>
          </w:tcPr>
          <w:p w14:paraId="1EF4AF9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33" w:author="Claude" w:date="2026-10-20T00:00:00Z">
              <w:r>
                <w:rPr>
                  <w:rFonts w:ascii="Calibri" w:eastAsia="Times New Roman" w:hAnsi="Calibri" w:cs="Calibri"/>
                  <w:color w:val="000000"/>
                  <w:sz w:val="16"/>
                  <w:szCs w:val="16"/>
                </w:rPr>
                <w:delText xml:space="preserve">4.96996E+09</w:delText>
              </w:r>
            </w:del>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2C01E29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34" w:author="Claude" w:date="2026-10-20T00:00:00Z">
              <w:r>
                <w:rPr>
                  <w:rFonts w:ascii="Calibri" w:eastAsia="Times New Roman" w:hAnsi="Calibri" w:cs="Calibri"/>
                  <w:color w:val="000000"/>
                  <w:sz w:val="16"/>
                  <w:szCs w:val="16"/>
                </w:rPr>
                <w:delText xml:space="preserve">2.48498E+09</w:delText>
              </w:r>
            </w:del>
          </w:p>
        </w:tc>
      </w:tr>
      <w:tr w:rsidR="00FB71BF" w:rsidRPr="00FB71BF" w14:paraId="5198A14B" w14:textId="77777777" w:rsidTr="00FB71BF">
        <w:trPr>
          <w:trHeight w:val="261"/>
          <w:jc w:val="center"/>
          <w:del w:id="91135"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26FFDB0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36" w:author="Claude" w:date="2026-10-20T00:00:00Z">
              <w:r>
                <w:rPr>
                  <w:rFonts w:ascii="Calibri" w:eastAsia="Times New Roman" w:hAnsi="Calibri" w:cs="Calibri"/>
                  <w:color w:val="000000"/>
                  <w:sz w:val="16"/>
                  <w:szCs w:val="16"/>
                </w:rPr>
                <w:delText xml:space="preserve">Sr-89</w:delText>
              </w:r>
            </w:del>
          </w:p>
        </w:tc>
        <w:tc>
          <w:tcPr>
            <w:tcW w:w="1112" w:type="dxa"/>
            <w:tcBorders>
              <w:top w:val="nil"/>
              <w:left w:val="nil"/>
              <w:bottom w:val="single" w:sz="4" w:space="0" w:color="auto"/>
              <w:right w:val="single" w:sz="4" w:space="0" w:color="auto"/>
            </w:tcBorders>
            <w:noWrap/>
            <w:vAlign w:val="center"/>
            <w:hideMark/>
          </w:tcPr>
          <w:p w14:paraId="4081A02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37" w:author="Claude" w:date="2026-10-20T00:00:00Z">
              <w:r>
                <w:rPr>
                  <w:rFonts w:ascii="Calibri" w:eastAsia="Times New Roman" w:hAnsi="Calibri" w:cs="Calibri"/>
                  <w:color w:val="000000"/>
                  <w:sz w:val="16"/>
                  <w:szCs w:val="16"/>
                </w:rPr>
                <w:delText xml:space="preserve">5.17489E+19</w:delText>
              </w:r>
            </w:del>
          </w:p>
        </w:tc>
        <w:tc>
          <w:tcPr>
            <w:tcW w:w="1112" w:type="dxa"/>
            <w:tcBorders>
              <w:top w:val="nil"/>
              <w:left w:val="nil"/>
              <w:bottom w:val="single" w:sz="4" w:space="0" w:color="auto"/>
              <w:right w:val="single" w:sz="4" w:space="0" w:color="auto"/>
            </w:tcBorders>
            <w:noWrap/>
            <w:vAlign w:val="center"/>
            <w:hideMark/>
          </w:tcPr>
          <w:p w14:paraId="47E9325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38" w:author="Claude" w:date="2026-10-20T00:00:00Z">
              <w:r>
                <w:rPr>
                  <w:rFonts w:ascii="Calibri" w:eastAsia="Times New Roman" w:hAnsi="Calibri" w:cs="Calibri"/>
                  <w:color w:val="000000"/>
                  <w:sz w:val="16"/>
                  <w:szCs w:val="16"/>
                </w:rPr>
                <w:delText xml:space="preserve">5.17489E+19</w:delText>
              </w:r>
            </w:del>
          </w:p>
        </w:tc>
        <w:tc>
          <w:tcPr>
            <w:tcW w:w="1112" w:type="dxa"/>
            <w:tcBorders>
              <w:top w:val="nil"/>
              <w:left w:val="nil"/>
              <w:bottom w:val="single" w:sz="4" w:space="0" w:color="auto"/>
              <w:right w:val="single" w:sz="4" w:space="0" w:color="auto"/>
            </w:tcBorders>
            <w:noWrap/>
            <w:vAlign w:val="center"/>
            <w:hideMark/>
          </w:tcPr>
          <w:p w14:paraId="583CDBF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39" w:author="Claude" w:date="2026-10-20T00:00:00Z">
              <w:r>
                <w:rPr>
                  <w:rFonts w:ascii="Calibri" w:eastAsia="Times New Roman" w:hAnsi="Calibri" w:cs="Calibri"/>
                  <w:color w:val="000000"/>
                  <w:sz w:val="16"/>
                  <w:szCs w:val="16"/>
                </w:rPr>
                <w:delText xml:space="preserve">5.17489E+19</w:delText>
              </w:r>
            </w:del>
          </w:p>
        </w:tc>
        <w:tc>
          <w:tcPr>
            <w:tcW w:w="1112" w:type="dxa"/>
            <w:tcBorders>
              <w:top w:val="nil"/>
              <w:left w:val="nil"/>
              <w:bottom w:val="single" w:sz="4" w:space="0" w:color="auto"/>
              <w:right w:val="single" w:sz="4" w:space="0" w:color="auto"/>
            </w:tcBorders>
            <w:noWrap/>
            <w:vAlign w:val="center"/>
            <w:hideMark/>
          </w:tcPr>
          <w:p w14:paraId="31D0757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40" w:author="Claude" w:date="2026-10-20T00:00:00Z">
              <w:r>
                <w:rPr>
                  <w:rFonts w:ascii="Calibri" w:eastAsia="Times New Roman" w:hAnsi="Calibri" w:cs="Calibri"/>
                  <w:color w:val="000000"/>
                  <w:sz w:val="16"/>
                  <w:szCs w:val="16"/>
                </w:rPr>
                <w:delText xml:space="preserve">2.58745E+14</w:delText>
              </w:r>
            </w:del>
          </w:p>
        </w:tc>
        <w:tc>
          <w:tcPr>
            <w:tcW w:w="1112" w:type="dxa"/>
            <w:tcBorders>
              <w:top w:val="nil"/>
              <w:left w:val="nil"/>
              <w:bottom w:val="single" w:sz="4" w:space="0" w:color="auto"/>
              <w:right w:val="single" w:sz="4" w:space="0" w:color="auto"/>
            </w:tcBorders>
            <w:noWrap/>
            <w:vAlign w:val="center"/>
            <w:hideMark/>
          </w:tcPr>
          <w:p w14:paraId="2536458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41" w:author="Claude" w:date="2026-10-20T00:00:00Z">
              <w:r>
                <w:rPr>
                  <w:rFonts w:ascii="Calibri" w:eastAsia="Times New Roman" w:hAnsi="Calibri" w:cs="Calibri"/>
                  <w:color w:val="000000"/>
                  <w:sz w:val="16"/>
                  <w:szCs w:val="16"/>
                </w:rPr>
                <w:delText xml:space="preserve">8.62482E+12</w:delText>
              </w:r>
            </w:del>
          </w:p>
        </w:tc>
        <w:tc>
          <w:tcPr>
            <w:tcW w:w="1112" w:type="dxa"/>
            <w:tcBorders>
              <w:top w:val="nil"/>
              <w:left w:val="nil"/>
              <w:bottom w:val="single" w:sz="4" w:space="0" w:color="auto"/>
              <w:right w:val="single" w:sz="4" w:space="0" w:color="auto"/>
            </w:tcBorders>
            <w:noWrap/>
            <w:vAlign w:val="center"/>
            <w:hideMark/>
          </w:tcPr>
          <w:p w14:paraId="2E16C90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42" w:author="Claude" w:date="2026-10-20T00:00:00Z">
              <w:r>
                <w:rPr>
                  <w:rFonts w:ascii="Calibri" w:eastAsia="Times New Roman" w:hAnsi="Calibri" w:cs="Calibri"/>
                  <w:color w:val="000000"/>
                  <w:sz w:val="16"/>
                  <w:szCs w:val="16"/>
                </w:rPr>
                <w:delText xml:space="preserve">8.62482E+10</w:delText>
              </w:r>
            </w:del>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3B29E73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43" w:author="Claude" w:date="2026-10-20T00:00:00Z">
              <w:r>
                <w:rPr>
                  <w:rFonts w:ascii="Calibri" w:eastAsia="Times New Roman" w:hAnsi="Calibri" w:cs="Calibri"/>
                  <w:color w:val="000000"/>
                  <w:sz w:val="16"/>
                  <w:szCs w:val="16"/>
                </w:rPr>
                <w:delText xml:space="preserve">4.31241E+10</w:delText>
              </w:r>
            </w:del>
          </w:p>
        </w:tc>
      </w:tr>
      <w:tr w:rsidR="00FB71BF" w:rsidRPr="00FB71BF" w14:paraId="0674B6B6" w14:textId="77777777" w:rsidTr="00FB71BF">
        <w:trPr>
          <w:trHeight w:val="261"/>
          <w:jc w:val="center"/>
          <w:del w:id="91144"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770926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45" w:author="Claude" w:date="2026-10-20T00:00:00Z">
              <w:r>
                <w:rPr>
                  <w:rFonts w:ascii="Calibri" w:eastAsia="Times New Roman" w:hAnsi="Calibri" w:cs="Calibri"/>
                  <w:color w:val="000000"/>
                  <w:sz w:val="16"/>
                  <w:szCs w:val="16"/>
                </w:rPr>
                <w:delText xml:space="preserve">Sr-90</w:delText>
              </w:r>
            </w:del>
          </w:p>
        </w:tc>
        <w:tc>
          <w:tcPr>
            <w:tcW w:w="1112" w:type="dxa"/>
            <w:tcBorders>
              <w:top w:val="nil"/>
              <w:left w:val="nil"/>
              <w:bottom w:val="single" w:sz="4" w:space="0" w:color="auto"/>
              <w:right w:val="single" w:sz="4" w:space="0" w:color="auto"/>
            </w:tcBorders>
            <w:noWrap/>
            <w:vAlign w:val="center"/>
            <w:hideMark/>
          </w:tcPr>
          <w:p w14:paraId="64AEA48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46" w:author="Claude" w:date="2026-10-20T00:00:00Z">
              <w:r>
                <w:rPr>
                  <w:rFonts w:ascii="Calibri" w:eastAsia="Times New Roman" w:hAnsi="Calibri" w:cs="Calibri"/>
                  <w:color w:val="000000"/>
                  <w:sz w:val="16"/>
                  <w:szCs w:val="16"/>
                </w:rPr>
                <w:delText xml:space="preserve">1.31283E+18</w:delText>
              </w:r>
            </w:del>
          </w:p>
        </w:tc>
        <w:tc>
          <w:tcPr>
            <w:tcW w:w="1112" w:type="dxa"/>
            <w:tcBorders>
              <w:top w:val="nil"/>
              <w:left w:val="nil"/>
              <w:bottom w:val="single" w:sz="4" w:space="0" w:color="auto"/>
              <w:right w:val="single" w:sz="4" w:space="0" w:color="auto"/>
            </w:tcBorders>
            <w:noWrap/>
            <w:vAlign w:val="center"/>
            <w:hideMark/>
          </w:tcPr>
          <w:p w14:paraId="1AE9F68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47" w:author="Claude" w:date="2026-10-20T00:00:00Z">
              <w:r>
                <w:rPr>
                  <w:rFonts w:ascii="Calibri" w:eastAsia="Times New Roman" w:hAnsi="Calibri" w:cs="Calibri"/>
                  <w:color w:val="000000"/>
                  <w:sz w:val="16"/>
                  <w:szCs w:val="16"/>
                </w:rPr>
                <w:delText xml:space="preserve">1.31283E+18</w:delText>
              </w:r>
            </w:del>
          </w:p>
        </w:tc>
        <w:tc>
          <w:tcPr>
            <w:tcW w:w="1112" w:type="dxa"/>
            <w:tcBorders>
              <w:top w:val="nil"/>
              <w:left w:val="nil"/>
              <w:bottom w:val="single" w:sz="4" w:space="0" w:color="auto"/>
              <w:right w:val="single" w:sz="4" w:space="0" w:color="auto"/>
            </w:tcBorders>
            <w:noWrap/>
            <w:vAlign w:val="center"/>
            <w:hideMark/>
          </w:tcPr>
          <w:p w14:paraId="1CA46B9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48" w:author="Claude" w:date="2026-10-20T00:00:00Z">
              <w:r>
                <w:rPr>
                  <w:rFonts w:ascii="Calibri" w:eastAsia="Times New Roman" w:hAnsi="Calibri" w:cs="Calibri"/>
                  <w:color w:val="000000"/>
                  <w:sz w:val="16"/>
                  <w:szCs w:val="16"/>
                </w:rPr>
                <w:delText xml:space="preserve">1.31283E+18</w:delText>
              </w:r>
            </w:del>
          </w:p>
        </w:tc>
        <w:tc>
          <w:tcPr>
            <w:tcW w:w="1112" w:type="dxa"/>
            <w:tcBorders>
              <w:top w:val="nil"/>
              <w:left w:val="nil"/>
              <w:bottom w:val="single" w:sz="4" w:space="0" w:color="auto"/>
              <w:right w:val="single" w:sz="4" w:space="0" w:color="auto"/>
            </w:tcBorders>
            <w:noWrap/>
            <w:vAlign w:val="center"/>
            <w:hideMark/>
          </w:tcPr>
          <w:p w14:paraId="6ABF8C8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49" w:author="Claude" w:date="2026-10-20T00:00:00Z">
              <w:r>
                <w:rPr>
                  <w:rFonts w:ascii="Calibri" w:eastAsia="Times New Roman" w:hAnsi="Calibri" w:cs="Calibri"/>
                  <w:color w:val="000000"/>
                  <w:sz w:val="16"/>
                  <w:szCs w:val="16"/>
                </w:rPr>
                <w:delText xml:space="preserve">6.56413E+12</w:delText>
              </w:r>
            </w:del>
          </w:p>
        </w:tc>
        <w:tc>
          <w:tcPr>
            <w:tcW w:w="1112" w:type="dxa"/>
            <w:tcBorders>
              <w:top w:val="nil"/>
              <w:left w:val="nil"/>
              <w:bottom w:val="single" w:sz="4" w:space="0" w:color="auto"/>
              <w:right w:val="single" w:sz="4" w:space="0" w:color="auto"/>
            </w:tcBorders>
            <w:noWrap/>
            <w:vAlign w:val="center"/>
            <w:hideMark/>
          </w:tcPr>
          <w:p w14:paraId="517F756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50" w:author="Claude" w:date="2026-10-20T00:00:00Z">
              <w:r>
                <w:rPr>
                  <w:rFonts w:ascii="Calibri" w:eastAsia="Times New Roman" w:hAnsi="Calibri" w:cs="Calibri"/>
                  <w:color w:val="000000"/>
                  <w:sz w:val="16"/>
                  <w:szCs w:val="16"/>
                </w:rPr>
                <w:delText xml:space="preserve">2.18804E+11</w:delText>
              </w:r>
            </w:del>
          </w:p>
        </w:tc>
        <w:tc>
          <w:tcPr>
            <w:tcW w:w="1112" w:type="dxa"/>
            <w:tcBorders>
              <w:top w:val="nil"/>
              <w:left w:val="nil"/>
              <w:bottom w:val="single" w:sz="4" w:space="0" w:color="auto"/>
              <w:right w:val="single" w:sz="4" w:space="0" w:color="auto"/>
            </w:tcBorders>
            <w:noWrap/>
            <w:vAlign w:val="center"/>
            <w:hideMark/>
          </w:tcPr>
          <w:p w14:paraId="21C8DB0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51" w:author="Claude" w:date="2026-10-20T00:00:00Z">
              <w:r>
                <w:rPr>
                  <w:rFonts w:ascii="Calibri" w:eastAsia="Times New Roman" w:hAnsi="Calibri" w:cs="Calibri"/>
                  <w:color w:val="000000"/>
                  <w:sz w:val="16"/>
                  <w:szCs w:val="16"/>
                </w:rPr>
                <w:delText xml:space="preserve">2.18804E+09</w:delText>
              </w:r>
            </w:del>
          </w:p>
        </w:tc>
        <w:tc>
          <w:tcPr>
            <w:tcW w:w="1112" w:type="dxa"/>
            <w:tcBorders>
              <w:top w:val="single" w:sz="4" w:space="0" w:color="auto"/>
              <w:left w:val="single" w:sz="4" w:space="0" w:color="auto"/>
              <w:bottom w:val="single" w:sz="4" w:space="0" w:color="auto"/>
              <w:right w:val="single" w:sz="4" w:space="0" w:color="auto"/>
            </w:tcBorders>
            <w:shd w:val="clear" w:color="000000" w:fill="E3E282"/>
            <w:noWrap/>
            <w:vAlign w:val="center"/>
            <w:hideMark/>
          </w:tcPr>
          <w:p w14:paraId="318640E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52" w:author="Claude" w:date="2026-10-20T00:00:00Z">
              <w:r>
                <w:rPr>
                  <w:rFonts w:ascii="Calibri" w:eastAsia="Times New Roman" w:hAnsi="Calibri" w:cs="Calibri"/>
                  <w:color w:val="000000"/>
                  <w:sz w:val="16"/>
                  <w:szCs w:val="16"/>
                </w:rPr>
                <w:delText xml:space="preserve">1.09402E+09</w:delText>
              </w:r>
            </w:del>
          </w:p>
        </w:tc>
      </w:tr>
      <w:tr w:rsidR="00FB71BF" w:rsidRPr="00FB71BF" w14:paraId="25D49590" w14:textId="77777777" w:rsidTr="00FB71BF">
        <w:trPr>
          <w:trHeight w:val="261"/>
          <w:jc w:val="center"/>
          <w:del w:id="91153"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69220F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54" w:author="Claude" w:date="2026-10-20T00:00:00Z">
              <w:r>
                <w:rPr>
                  <w:rFonts w:ascii="Calibri" w:eastAsia="Times New Roman" w:hAnsi="Calibri" w:cs="Calibri"/>
                  <w:color w:val="000000"/>
                  <w:sz w:val="16"/>
                  <w:szCs w:val="16"/>
                </w:rPr>
                <w:delText xml:space="preserve">Ba-138</w:delText>
              </w:r>
            </w:del>
          </w:p>
        </w:tc>
        <w:tc>
          <w:tcPr>
            <w:tcW w:w="1112" w:type="dxa"/>
            <w:tcBorders>
              <w:top w:val="nil"/>
              <w:left w:val="nil"/>
              <w:bottom w:val="single" w:sz="4" w:space="0" w:color="auto"/>
              <w:right w:val="single" w:sz="4" w:space="0" w:color="auto"/>
            </w:tcBorders>
            <w:noWrap/>
            <w:vAlign w:val="center"/>
            <w:hideMark/>
          </w:tcPr>
          <w:p w14:paraId="6F0743B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55" w:author="Claude" w:date="2026-10-20T00:00:00Z">
              <w:r>
                <w:rPr>
                  <w:rFonts w:ascii="Calibri" w:eastAsia="Times New Roman" w:hAnsi="Calibri" w:cs="Calibri"/>
                  <w:color w:val="000000"/>
                  <w:sz w:val="16"/>
                  <w:szCs w:val="16"/>
                </w:rPr>
                <w:delText xml:space="preserve">1.71564E+18</w:delText>
              </w:r>
            </w:del>
          </w:p>
        </w:tc>
        <w:tc>
          <w:tcPr>
            <w:tcW w:w="1112" w:type="dxa"/>
            <w:tcBorders>
              <w:top w:val="nil"/>
              <w:left w:val="nil"/>
              <w:bottom w:val="single" w:sz="4" w:space="0" w:color="auto"/>
              <w:right w:val="single" w:sz="4" w:space="0" w:color="auto"/>
            </w:tcBorders>
            <w:noWrap/>
            <w:vAlign w:val="center"/>
            <w:hideMark/>
          </w:tcPr>
          <w:p w14:paraId="04BDFF8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56" w:author="Claude" w:date="2026-10-20T00:00:00Z">
              <w:r>
                <w:rPr>
                  <w:rFonts w:ascii="Calibri" w:eastAsia="Times New Roman" w:hAnsi="Calibri" w:cs="Calibri"/>
                  <w:color w:val="000000"/>
                  <w:sz w:val="16"/>
                  <w:szCs w:val="16"/>
                </w:rPr>
                <w:delText xml:space="preserve">1.71564E+18</w:delText>
              </w:r>
            </w:del>
          </w:p>
        </w:tc>
        <w:tc>
          <w:tcPr>
            <w:tcW w:w="1112" w:type="dxa"/>
            <w:tcBorders>
              <w:top w:val="nil"/>
              <w:left w:val="nil"/>
              <w:bottom w:val="single" w:sz="4" w:space="0" w:color="auto"/>
              <w:right w:val="single" w:sz="4" w:space="0" w:color="auto"/>
            </w:tcBorders>
            <w:noWrap/>
            <w:vAlign w:val="center"/>
            <w:hideMark/>
          </w:tcPr>
          <w:p w14:paraId="08019B1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57" w:author="Claude" w:date="2026-10-20T00:00:00Z">
              <w:r>
                <w:rPr>
                  <w:rFonts w:ascii="Calibri" w:eastAsia="Times New Roman" w:hAnsi="Calibri" w:cs="Calibri"/>
                  <w:color w:val="000000"/>
                  <w:sz w:val="16"/>
                  <w:szCs w:val="16"/>
                </w:rPr>
                <w:delText xml:space="preserve">1.71564E+18</w:delText>
              </w:r>
            </w:del>
          </w:p>
        </w:tc>
        <w:tc>
          <w:tcPr>
            <w:tcW w:w="1112" w:type="dxa"/>
            <w:tcBorders>
              <w:top w:val="nil"/>
              <w:left w:val="nil"/>
              <w:bottom w:val="single" w:sz="4" w:space="0" w:color="auto"/>
              <w:right w:val="single" w:sz="4" w:space="0" w:color="auto"/>
            </w:tcBorders>
            <w:noWrap/>
            <w:vAlign w:val="center"/>
            <w:hideMark/>
          </w:tcPr>
          <w:p w14:paraId="40A6A2A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58" w:author="Claude" w:date="2026-10-20T00:00:00Z">
              <w:r>
                <w:rPr>
                  <w:rFonts w:ascii="Calibri" w:eastAsia="Times New Roman" w:hAnsi="Calibri" w:cs="Calibri"/>
                  <w:color w:val="000000"/>
                  <w:sz w:val="16"/>
                  <w:szCs w:val="16"/>
                </w:rPr>
                <w:delText xml:space="preserve">8.57820E+12</w:delText>
              </w:r>
            </w:del>
          </w:p>
        </w:tc>
        <w:tc>
          <w:tcPr>
            <w:tcW w:w="1112" w:type="dxa"/>
            <w:tcBorders>
              <w:top w:val="nil"/>
              <w:left w:val="nil"/>
              <w:bottom w:val="single" w:sz="4" w:space="0" w:color="auto"/>
              <w:right w:val="single" w:sz="4" w:space="0" w:color="auto"/>
            </w:tcBorders>
            <w:noWrap/>
            <w:vAlign w:val="center"/>
            <w:hideMark/>
          </w:tcPr>
          <w:p w14:paraId="53BAEBC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59" w:author="Claude" w:date="2026-10-20T00:00:00Z">
              <w:r>
                <w:rPr>
                  <w:rFonts w:ascii="Calibri" w:eastAsia="Times New Roman" w:hAnsi="Calibri" w:cs="Calibri"/>
                  <w:color w:val="000000"/>
                  <w:sz w:val="16"/>
                  <w:szCs w:val="16"/>
                </w:rPr>
                <w:delText xml:space="preserve">2.85940E+11</w:delText>
              </w:r>
            </w:del>
          </w:p>
        </w:tc>
        <w:tc>
          <w:tcPr>
            <w:tcW w:w="1112" w:type="dxa"/>
            <w:tcBorders>
              <w:top w:val="nil"/>
              <w:left w:val="nil"/>
              <w:bottom w:val="single" w:sz="4" w:space="0" w:color="auto"/>
              <w:right w:val="single" w:sz="4" w:space="0" w:color="auto"/>
            </w:tcBorders>
            <w:noWrap/>
            <w:vAlign w:val="center"/>
            <w:hideMark/>
          </w:tcPr>
          <w:p w14:paraId="44F549C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60" w:author="Claude" w:date="2026-10-20T00:00:00Z">
              <w:r>
                <w:rPr>
                  <w:rFonts w:ascii="Calibri" w:eastAsia="Times New Roman" w:hAnsi="Calibri" w:cs="Calibri"/>
                  <w:color w:val="000000"/>
                  <w:sz w:val="16"/>
                  <w:szCs w:val="16"/>
                </w:rPr>
                <w:delText xml:space="preserve">2.85940E+09</w:delText>
              </w:r>
            </w:del>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111D230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61" w:author="Claude" w:date="2026-10-20T00:00:00Z">
              <w:r>
                <w:rPr>
                  <w:rFonts w:ascii="Calibri" w:eastAsia="Times New Roman" w:hAnsi="Calibri" w:cs="Calibri"/>
                  <w:color w:val="000000"/>
                  <w:sz w:val="16"/>
                  <w:szCs w:val="16"/>
                </w:rPr>
                <w:delText xml:space="preserve">1.42970E+09</w:delText>
              </w:r>
            </w:del>
          </w:p>
        </w:tc>
      </w:tr>
      <w:tr w:rsidR="00FB71BF" w:rsidRPr="00FB71BF" w14:paraId="697FE77A" w14:textId="77777777" w:rsidTr="00FB71BF">
        <w:trPr>
          <w:trHeight w:val="261"/>
          <w:jc w:val="center"/>
          <w:del w:id="91162"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77A71A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63" w:author="Claude" w:date="2026-10-20T00:00:00Z">
              <w:r>
                <w:rPr>
                  <w:rFonts w:ascii="Calibri" w:eastAsia="Times New Roman" w:hAnsi="Calibri" w:cs="Calibri"/>
                  <w:color w:val="000000"/>
                  <w:sz w:val="16"/>
                  <w:szCs w:val="16"/>
                </w:rPr>
                <w:delText xml:space="preserve">Ba-140</w:delText>
              </w:r>
            </w:del>
          </w:p>
        </w:tc>
        <w:tc>
          <w:tcPr>
            <w:tcW w:w="1112" w:type="dxa"/>
            <w:tcBorders>
              <w:top w:val="nil"/>
              <w:left w:val="nil"/>
              <w:bottom w:val="single" w:sz="4" w:space="0" w:color="auto"/>
              <w:right w:val="single" w:sz="4" w:space="0" w:color="auto"/>
            </w:tcBorders>
            <w:noWrap/>
            <w:vAlign w:val="center"/>
            <w:hideMark/>
          </w:tcPr>
          <w:p w14:paraId="5F660FC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64" w:author="Claude" w:date="2026-10-20T00:00:00Z">
              <w:r>
                <w:rPr>
                  <w:rFonts w:ascii="Calibri" w:eastAsia="Times New Roman" w:hAnsi="Calibri" w:cs="Calibri"/>
                  <w:color w:val="000000"/>
                  <w:sz w:val="16"/>
                  <w:szCs w:val="16"/>
                </w:rPr>
                <w:delText xml:space="preserve">9.69159E+19</w:delText>
              </w:r>
            </w:del>
          </w:p>
        </w:tc>
        <w:tc>
          <w:tcPr>
            <w:tcW w:w="1112" w:type="dxa"/>
            <w:tcBorders>
              <w:top w:val="nil"/>
              <w:left w:val="nil"/>
              <w:bottom w:val="single" w:sz="4" w:space="0" w:color="auto"/>
              <w:right w:val="single" w:sz="4" w:space="0" w:color="auto"/>
            </w:tcBorders>
            <w:noWrap/>
            <w:vAlign w:val="center"/>
            <w:hideMark/>
          </w:tcPr>
          <w:p w14:paraId="6978C49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65" w:author="Claude" w:date="2026-10-20T00:00:00Z">
              <w:r>
                <w:rPr>
                  <w:rFonts w:ascii="Calibri" w:eastAsia="Times New Roman" w:hAnsi="Calibri" w:cs="Calibri"/>
                  <w:color w:val="000000"/>
                  <w:sz w:val="16"/>
                  <w:szCs w:val="16"/>
                </w:rPr>
                <w:delText xml:space="preserve">9.69159E+19</w:delText>
              </w:r>
            </w:del>
          </w:p>
        </w:tc>
        <w:tc>
          <w:tcPr>
            <w:tcW w:w="1112" w:type="dxa"/>
            <w:tcBorders>
              <w:top w:val="nil"/>
              <w:left w:val="nil"/>
              <w:bottom w:val="single" w:sz="4" w:space="0" w:color="auto"/>
              <w:right w:val="single" w:sz="4" w:space="0" w:color="auto"/>
            </w:tcBorders>
            <w:noWrap/>
            <w:vAlign w:val="center"/>
            <w:hideMark/>
          </w:tcPr>
          <w:p w14:paraId="591A0F7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66" w:author="Claude" w:date="2026-10-20T00:00:00Z">
              <w:r>
                <w:rPr>
                  <w:rFonts w:ascii="Calibri" w:eastAsia="Times New Roman" w:hAnsi="Calibri" w:cs="Calibri"/>
                  <w:color w:val="000000"/>
                  <w:sz w:val="16"/>
                  <w:szCs w:val="16"/>
                </w:rPr>
                <w:delText xml:space="preserve">9.69159E+19</w:delText>
              </w:r>
            </w:del>
          </w:p>
        </w:tc>
        <w:tc>
          <w:tcPr>
            <w:tcW w:w="1112" w:type="dxa"/>
            <w:tcBorders>
              <w:top w:val="nil"/>
              <w:left w:val="nil"/>
              <w:bottom w:val="single" w:sz="4" w:space="0" w:color="auto"/>
              <w:right w:val="single" w:sz="4" w:space="0" w:color="auto"/>
            </w:tcBorders>
            <w:noWrap/>
            <w:vAlign w:val="center"/>
            <w:hideMark/>
          </w:tcPr>
          <w:p w14:paraId="57D0672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67" w:author="Claude" w:date="2026-10-20T00:00:00Z">
              <w:r>
                <w:rPr>
                  <w:rFonts w:ascii="Calibri" w:eastAsia="Times New Roman" w:hAnsi="Calibri" w:cs="Calibri"/>
                  <w:color w:val="000000"/>
                  <w:sz w:val="16"/>
                  <w:szCs w:val="16"/>
                </w:rPr>
                <w:delText xml:space="preserve">4.84579E+14</w:delText>
              </w:r>
            </w:del>
          </w:p>
        </w:tc>
        <w:tc>
          <w:tcPr>
            <w:tcW w:w="1112" w:type="dxa"/>
            <w:tcBorders>
              <w:top w:val="nil"/>
              <w:left w:val="nil"/>
              <w:bottom w:val="single" w:sz="4" w:space="0" w:color="auto"/>
              <w:right w:val="single" w:sz="4" w:space="0" w:color="auto"/>
            </w:tcBorders>
            <w:noWrap/>
            <w:vAlign w:val="center"/>
            <w:hideMark/>
          </w:tcPr>
          <w:p w14:paraId="711226F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68" w:author="Claude" w:date="2026-10-20T00:00:00Z">
              <w:r>
                <w:rPr>
                  <w:rFonts w:ascii="Calibri" w:eastAsia="Times New Roman" w:hAnsi="Calibri" w:cs="Calibri"/>
                  <w:color w:val="000000"/>
                  <w:sz w:val="16"/>
                  <w:szCs w:val="16"/>
                </w:rPr>
                <w:delText xml:space="preserve">1.61526E+13</w:delText>
              </w:r>
            </w:del>
          </w:p>
        </w:tc>
        <w:tc>
          <w:tcPr>
            <w:tcW w:w="1112" w:type="dxa"/>
            <w:tcBorders>
              <w:top w:val="nil"/>
              <w:left w:val="nil"/>
              <w:bottom w:val="single" w:sz="4" w:space="0" w:color="auto"/>
              <w:right w:val="single" w:sz="4" w:space="0" w:color="auto"/>
            </w:tcBorders>
            <w:noWrap/>
            <w:vAlign w:val="center"/>
            <w:hideMark/>
          </w:tcPr>
          <w:p w14:paraId="606DF63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69" w:author="Claude" w:date="2026-10-20T00:00:00Z">
              <w:r>
                <w:rPr>
                  <w:rFonts w:ascii="Calibri" w:eastAsia="Times New Roman" w:hAnsi="Calibri" w:cs="Calibri"/>
                  <w:color w:val="000000"/>
                  <w:sz w:val="16"/>
                  <w:szCs w:val="16"/>
                </w:rPr>
                <w:delText xml:space="preserve">1.61526E+11</w:delText>
              </w:r>
            </w:del>
          </w:p>
        </w:tc>
        <w:tc>
          <w:tcPr>
            <w:tcW w:w="1112" w:type="dxa"/>
            <w:tcBorders>
              <w:top w:val="single" w:sz="4" w:space="0" w:color="auto"/>
              <w:left w:val="single" w:sz="4" w:space="0" w:color="auto"/>
              <w:bottom w:val="single" w:sz="4" w:space="0" w:color="auto"/>
              <w:right w:val="single" w:sz="4" w:space="0" w:color="auto"/>
            </w:tcBorders>
            <w:shd w:val="clear" w:color="000000" w:fill="FFEB84"/>
            <w:noWrap/>
            <w:vAlign w:val="center"/>
            <w:hideMark/>
          </w:tcPr>
          <w:p w14:paraId="758AD0F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70" w:author="Claude" w:date="2026-10-20T00:00:00Z">
              <w:r>
                <w:rPr>
                  <w:rFonts w:ascii="Calibri" w:eastAsia="Times New Roman" w:hAnsi="Calibri" w:cs="Calibri"/>
                  <w:color w:val="000000"/>
                  <w:sz w:val="16"/>
                  <w:szCs w:val="16"/>
                </w:rPr>
                <w:delText xml:space="preserve">8.07632E+10</w:delText>
              </w:r>
            </w:del>
          </w:p>
        </w:tc>
      </w:tr>
      <w:tr w:rsidR="00FB71BF" w:rsidRPr="00FB71BF" w14:paraId="593D0919" w14:textId="77777777" w:rsidTr="00FB71BF">
        <w:trPr>
          <w:trHeight w:val="261"/>
          <w:jc w:val="center"/>
          <w:del w:id="91171"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AE0197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72" w:author="Claude" w:date="2026-10-20T00:00:00Z">
              <w:r>
                <w:rPr>
                  <w:rFonts w:ascii="Calibri" w:eastAsia="Times New Roman" w:hAnsi="Calibri" w:cs="Calibri"/>
                  <w:color w:val="000000"/>
                  <w:sz w:val="16"/>
                  <w:szCs w:val="16"/>
                </w:rPr>
                <w:delText xml:space="preserve">Eu-147</w:delText>
              </w:r>
            </w:del>
          </w:p>
        </w:tc>
        <w:tc>
          <w:tcPr>
            <w:tcW w:w="1112" w:type="dxa"/>
            <w:tcBorders>
              <w:top w:val="nil"/>
              <w:left w:val="nil"/>
              <w:bottom w:val="single" w:sz="4" w:space="0" w:color="auto"/>
              <w:right w:val="single" w:sz="4" w:space="0" w:color="auto"/>
            </w:tcBorders>
            <w:noWrap/>
            <w:vAlign w:val="center"/>
            <w:hideMark/>
          </w:tcPr>
          <w:p w14:paraId="323D1A5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73" w:author="Claude" w:date="2026-10-20T00:00:00Z">
              <w:r>
                <w:rPr>
                  <w:rFonts w:ascii="Calibri" w:eastAsia="Times New Roman" w:hAnsi="Calibri" w:cs="Calibri"/>
                  <w:color w:val="000000"/>
                  <w:sz w:val="16"/>
                  <w:szCs w:val="16"/>
                </w:rPr>
                <w:delText xml:space="preserve">4.26426E+22</w:delText>
              </w:r>
            </w:del>
          </w:p>
        </w:tc>
        <w:tc>
          <w:tcPr>
            <w:tcW w:w="1112" w:type="dxa"/>
            <w:tcBorders>
              <w:top w:val="nil"/>
              <w:left w:val="nil"/>
              <w:bottom w:val="single" w:sz="4" w:space="0" w:color="auto"/>
              <w:right w:val="single" w:sz="4" w:space="0" w:color="auto"/>
            </w:tcBorders>
            <w:noWrap/>
            <w:vAlign w:val="center"/>
            <w:hideMark/>
          </w:tcPr>
          <w:p w14:paraId="6D28FD4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74" w:author="Claude" w:date="2026-10-20T00:00:00Z">
              <w:r>
                <w:rPr>
                  <w:rFonts w:ascii="Calibri" w:eastAsia="Times New Roman" w:hAnsi="Calibri" w:cs="Calibri"/>
                  <w:color w:val="000000"/>
                  <w:sz w:val="16"/>
                  <w:szCs w:val="16"/>
                </w:rPr>
                <w:delText xml:space="preserve">4.26426E+22</w:delText>
              </w:r>
            </w:del>
          </w:p>
        </w:tc>
        <w:tc>
          <w:tcPr>
            <w:tcW w:w="1112" w:type="dxa"/>
            <w:tcBorders>
              <w:top w:val="nil"/>
              <w:left w:val="nil"/>
              <w:bottom w:val="single" w:sz="4" w:space="0" w:color="auto"/>
              <w:right w:val="single" w:sz="4" w:space="0" w:color="auto"/>
            </w:tcBorders>
            <w:noWrap/>
            <w:vAlign w:val="center"/>
            <w:hideMark/>
          </w:tcPr>
          <w:p w14:paraId="5889A66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75" w:author="Claude" w:date="2026-10-20T00:00:00Z">
              <w:r>
                <w:rPr>
                  <w:rFonts w:ascii="Calibri" w:eastAsia="Times New Roman" w:hAnsi="Calibri" w:cs="Calibri"/>
                  <w:color w:val="000000"/>
                  <w:sz w:val="16"/>
                  <w:szCs w:val="16"/>
                </w:rPr>
                <w:delText xml:space="preserve">4.26426E+22</w:delText>
              </w:r>
            </w:del>
          </w:p>
        </w:tc>
        <w:tc>
          <w:tcPr>
            <w:tcW w:w="1112" w:type="dxa"/>
            <w:tcBorders>
              <w:top w:val="nil"/>
              <w:left w:val="nil"/>
              <w:bottom w:val="single" w:sz="4" w:space="0" w:color="auto"/>
              <w:right w:val="single" w:sz="4" w:space="0" w:color="auto"/>
            </w:tcBorders>
            <w:noWrap/>
            <w:vAlign w:val="center"/>
            <w:hideMark/>
          </w:tcPr>
          <w:p w14:paraId="33C1589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76" w:author="Claude" w:date="2026-10-20T00:00:00Z">
              <w:r>
                <w:rPr>
                  <w:rFonts w:ascii="Calibri" w:eastAsia="Times New Roman" w:hAnsi="Calibri" w:cs="Calibri"/>
                  <w:color w:val="000000"/>
                  <w:sz w:val="16"/>
                  <w:szCs w:val="16"/>
                </w:rPr>
                <w:delText xml:space="preserve">2.13213E+17</w:delText>
              </w:r>
            </w:del>
          </w:p>
        </w:tc>
        <w:tc>
          <w:tcPr>
            <w:tcW w:w="1112" w:type="dxa"/>
            <w:tcBorders>
              <w:top w:val="nil"/>
              <w:left w:val="nil"/>
              <w:bottom w:val="single" w:sz="4" w:space="0" w:color="auto"/>
              <w:right w:val="single" w:sz="4" w:space="0" w:color="auto"/>
            </w:tcBorders>
            <w:noWrap/>
            <w:vAlign w:val="center"/>
            <w:hideMark/>
          </w:tcPr>
          <w:p w14:paraId="1B717CC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77" w:author="Claude" w:date="2026-10-20T00:00:00Z">
              <w:r>
                <w:rPr>
                  <w:rFonts w:ascii="Calibri" w:eastAsia="Times New Roman" w:hAnsi="Calibri" w:cs="Calibri"/>
                  <w:color w:val="000000"/>
                  <w:sz w:val="16"/>
                  <w:szCs w:val="16"/>
                </w:rPr>
                <w:delText xml:space="preserve">7.10709E+15</w:delText>
              </w:r>
            </w:del>
          </w:p>
        </w:tc>
        <w:tc>
          <w:tcPr>
            <w:tcW w:w="1112" w:type="dxa"/>
            <w:tcBorders>
              <w:top w:val="nil"/>
              <w:left w:val="nil"/>
              <w:bottom w:val="single" w:sz="4" w:space="0" w:color="auto"/>
              <w:right w:val="single" w:sz="4" w:space="0" w:color="auto"/>
            </w:tcBorders>
            <w:noWrap/>
            <w:vAlign w:val="center"/>
            <w:hideMark/>
          </w:tcPr>
          <w:p w14:paraId="6BCC3D1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78" w:author="Claude" w:date="2026-10-20T00:00:00Z">
              <w:r>
                <w:rPr>
                  <w:rFonts w:ascii="Calibri" w:eastAsia="Times New Roman" w:hAnsi="Calibri" w:cs="Calibri"/>
                  <w:color w:val="000000"/>
                  <w:sz w:val="16"/>
                  <w:szCs w:val="16"/>
                </w:rPr>
                <w:delText xml:space="preserve">7.10709E+13</w:delText>
              </w:r>
            </w:del>
          </w:p>
        </w:tc>
        <w:tc>
          <w:tcPr>
            <w:tcW w:w="1112" w:type="dxa"/>
            <w:tcBorders>
              <w:top w:val="single" w:sz="4" w:space="0" w:color="auto"/>
              <w:left w:val="single" w:sz="4" w:space="0" w:color="auto"/>
              <w:bottom w:val="single" w:sz="4" w:space="0" w:color="auto"/>
              <w:right w:val="single" w:sz="4" w:space="0" w:color="auto"/>
            </w:tcBorders>
            <w:shd w:val="clear" w:color="000000" w:fill="F9756E"/>
            <w:noWrap/>
            <w:vAlign w:val="center"/>
            <w:hideMark/>
          </w:tcPr>
          <w:p w14:paraId="1550D66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79" w:author="Claude" w:date="2026-10-20T00:00:00Z">
              <w:r>
                <w:rPr>
                  <w:rFonts w:ascii="Calibri" w:eastAsia="Times New Roman" w:hAnsi="Calibri" w:cs="Calibri"/>
                  <w:color w:val="000000"/>
                  <w:sz w:val="16"/>
                  <w:szCs w:val="16"/>
                </w:rPr>
                <w:delText xml:space="preserve">3.55355E+13</w:delText>
              </w:r>
            </w:del>
          </w:p>
        </w:tc>
      </w:tr>
      <w:tr w:rsidR="00FB71BF" w:rsidRPr="00FB71BF" w14:paraId="56FE2D33" w14:textId="77777777" w:rsidTr="00FB71BF">
        <w:trPr>
          <w:trHeight w:val="261"/>
          <w:jc w:val="center"/>
          <w:del w:id="91180" w:author="Claude" w:date="2026-10-20T00:00:00Z"/>
        </w:trPr>
        <w:tc>
          <w:tcPr>
            <w:tcW w:w="1112" w:type="dxa"/>
            <w:tcBorders>
              <w:top w:val="nil"/>
              <w:left w:val="single" w:sz="4" w:space="0" w:color="auto"/>
              <w:bottom w:val="nil"/>
              <w:right w:val="single" w:sz="4" w:space="0" w:color="auto"/>
            </w:tcBorders>
            <w:shd w:val="clear" w:color="000000" w:fill="92D050"/>
            <w:noWrap/>
            <w:vAlign w:val="center"/>
            <w:hideMark/>
          </w:tcPr>
          <w:p w14:paraId="1592F75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81" w:author="Claude" w:date="2026-10-20T00:00:00Z">
              <w:r>
                <w:rPr>
                  <w:rFonts w:ascii="Calibri" w:eastAsia="Times New Roman" w:hAnsi="Calibri" w:cs="Calibri"/>
                  <w:color w:val="000000"/>
                  <w:sz w:val="16"/>
                  <w:szCs w:val="16"/>
                </w:rPr>
                <w:delText xml:space="preserve">Eu-149</w:delText>
              </w:r>
            </w:del>
          </w:p>
        </w:tc>
        <w:tc>
          <w:tcPr>
            <w:tcW w:w="1112" w:type="dxa"/>
            <w:tcBorders>
              <w:top w:val="nil"/>
              <w:left w:val="nil"/>
              <w:bottom w:val="single" w:sz="4" w:space="0" w:color="auto"/>
              <w:right w:val="single" w:sz="4" w:space="0" w:color="auto"/>
            </w:tcBorders>
            <w:noWrap/>
            <w:vAlign w:val="center"/>
            <w:hideMark/>
          </w:tcPr>
          <w:p w14:paraId="4226EC9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82" w:author="Claude" w:date="2026-10-20T00:00:00Z">
              <w:r>
                <w:rPr>
                  <w:rFonts w:ascii="Calibri" w:eastAsia="Times New Roman" w:hAnsi="Calibri" w:cs="Calibri"/>
                  <w:color w:val="000000"/>
                  <w:sz w:val="16"/>
                  <w:szCs w:val="16"/>
                </w:rPr>
                <w:delText xml:space="preserve">2.82856E+22</w:delText>
              </w:r>
            </w:del>
          </w:p>
        </w:tc>
        <w:tc>
          <w:tcPr>
            <w:tcW w:w="1112" w:type="dxa"/>
            <w:tcBorders>
              <w:top w:val="nil"/>
              <w:left w:val="nil"/>
              <w:bottom w:val="single" w:sz="4" w:space="0" w:color="auto"/>
              <w:right w:val="single" w:sz="4" w:space="0" w:color="auto"/>
            </w:tcBorders>
            <w:noWrap/>
            <w:vAlign w:val="center"/>
            <w:hideMark/>
          </w:tcPr>
          <w:p w14:paraId="6A4E401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83" w:author="Claude" w:date="2026-10-20T00:00:00Z">
              <w:r>
                <w:rPr>
                  <w:rFonts w:ascii="Calibri" w:eastAsia="Times New Roman" w:hAnsi="Calibri" w:cs="Calibri"/>
                  <w:color w:val="000000"/>
                  <w:sz w:val="16"/>
                  <w:szCs w:val="16"/>
                </w:rPr>
                <w:delText xml:space="preserve">2.82856E+22</w:delText>
              </w:r>
            </w:del>
          </w:p>
        </w:tc>
        <w:tc>
          <w:tcPr>
            <w:tcW w:w="1112" w:type="dxa"/>
            <w:tcBorders>
              <w:top w:val="nil"/>
              <w:left w:val="nil"/>
              <w:bottom w:val="single" w:sz="4" w:space="0" w:color="auto"/>
              <w:right w:val="single" w:sz="4" w:space="0" w:color="auto"/>
            </w:tcBorders>
            <w:noWrap/>
            <w:vAlign w:val="center"/>
            <w:hideMark/>
          </w:tcPr>
          <w:p w14:paraId="56FE25F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84" w:author="Claude" w:date="2026-10-20T00:00:00Z">
              <w:r>
                <w:rPr>
                  <w:rFonts w:ascii="Calibri" w:eastAsia="Times New Roman" w:hAnsi="Calibri" w:cs="Calibri"/>
                  <w:color w:val="000000"/>
                  <w:sz w:val="16"/>
                  <w:szCs w:val="16"/>
                </w:rPr>
                <w:delText xml:space="preserve">2.82856E+22</w:delText>
              </w:r>
            </w:del>
          </w:p>
        </w:tc>
        <w:tc>
          <w:tcPr>
            <w:tcW w:w="1112" w:type="dxa"/>
            <w:tcBorders>
              <w:top w:val="nil"/>
              <w:left w:val="nil"/>
              <w:bottom w:val="single" w:sz="4" w:space="0" w:color="auto"/>
              <w:right w:val="single" w:sz="4" w:space="0" w:color="auto"/>
            </w:tcBorders>
            <w:noWrap/>
            <w:vAlign w:val="center"/>
            <w:hideMark/>
          </w:tcPr>
          <w:p w14:paraId="6F02A27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85" w:author="Claude" w:date="2026-10-20T00:00:00Z">
              <w:r>
                <w:rPr>
                  <w:rFonts w:ascii="Calibri" w:eastAsia="Times New Roman" w:hAnsi="Calibri" w:cs="Calibri"/>
                  <w:color w:val="000000"/>
                  <w:sz w:val="16"/>
                  <w:szCs w:val="16"/>
                </w:rPr>
                <w:delText xml:space="preserve">1.41428E+17</w:delText>
              </w:r>
            </w:del>
          </w:p>
        </w:tc>
        <w:tc>
          <w:tcPr>
            <w:tcW w:w="1112" w:type="dxa"/>
            <w:tcBorders>
              <w:top w:val="nil"/>
              <w:left w:val="nil"/>
              <w:bottom w:val="single" w:sz="4" w:space="0" w:color="auto"/>
              <w:right w:val="single" w:sz="4" w:space="0" w:color="auto"/>
            </w:tcBorders>
            <w:noWrap/>
            <w:vAlign w:val="center"/>
            <w:hideMark/>
          </w:tcPr>
          <w:p w14:paraId="531F51C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86" w:author="Claude" w:date="2026-10-20T00:00:00Z">
              <w:r>
                <w:rPr>
                  <w:rFonts w:ascii="Calibri" w:eastAsia="Times New Roman" w:hAnsi="Calibri" w:cs="Calibri"/>
                  <w:color w:val="000000"/>
                  <w:sz w:val="16"/>
                  <w:szCs w:val="16"/>
                </w:rPr>
                <w:delText xml:space="preserve">4.71426E+15</w:delText>
              </w:r>
            </w:del>
          </w:p>
        </w:tc>
        <w:tc>
          <w:tcPr>
            <w:tcW w:w="1112" w:type="dxa"/>
            <w:tcBorders>
              <w:top w:val="nil"/>
              <w:left w:val="nil"/>
              <w:bottom w:val="single" w:sz="4" w:space="0" w:color="auto"/>
              <w:right w:val="single" w:sz="4" w:space="0" w:color="auto"/>
            </w:tcBorders>
            <w:noWrap/>
            <w:vAlign w:val="center"/>
            <w:hideMark/>
          </w:tcPr>
          <w:p w14:paraId="7390E8B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87" w:author="Claude" w:date="2026-10-20T00:00:00Z">
              <w:r>
                <w:rPr>
                  <w:rFonts w:ascii="Calibri" w:eastAsia="Times New Roman" w:hAnsi="Calibri" w:cs="Calibri"/>
                  <w:color w:val="000000"/>
                  <w:sz w:val="16"/>
                  <w:szCs w:val="16"/>
                </w:rPr>
                <w:delText xml:space="preserve">4.71426E+13</w:delText>
              </w:r>
            </w:del>
          </w:p>
        </w:tc>
        <w:tc>
          <w:tcPr>
            <w:tcW w:w="1112" w:type="dxa"/>
            <w:tcBorders>
              <w:top w:val="nil"/>
              <w:left w:val="nil"/>
              <w:bottom w:val="nil"/>
              <w:right w:val="nil"/>
            </w:tcBorders>
            <w:shd w:val="clear" w:color="000000" w:fill="FB9D75"/>
            <w:noWrap/>
            <w:vAlign w:val="center"/>
            <w:hideMark/>
          </w:tcPr>
          <w:p w14:paraId="193D129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88" w:author="Claude" w:date="2026-10-20T00:00:00Z">
              <w:r>
                <w:rPr>
                  <w:rFonts w:ascii="Calibri" w:eastAsia="Times New Roman" w:hAnsi="Calibri" w:cs="Calibri"/>
                  <w:color w:val="000000"/>
                  <w:sz w:val="16"/>
                  <w:szCs w:val="16"/>
                </w:rPr>
                <w:delText xml:space="preserve">2.35713E+13</w:delText>
              </w:r>
            </w:del>
          </w:p>
        </w:tc>
      </w:tr>
      <w:tr w:rsidR="00FB71BF" w:rsidRPr="00FB71BF" w14:paraId="105DC856" w14:textId="77777777" w:rsidTr="00FB71BF">
        <w:trPr>
          <w:trHeight w:val="261"/>
          <w:jc w:val="center"/>
          <w:del w:id="91189" w:author="Claude" w:date="2026-10-20T00:00:00Z"/>
        </w:trPr>
        <w:tc>
          <w:tcPr>
            <w:tcW w:w="1112" w:type="dxa"/>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7018E64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90" w:author="Claude" w:date="2026-10-20T00:00:00Z">
              <w:r>
                <w:rPr>
                  <w:rFonts w:ascii="Calibri" w:eastAsia="Times New Roman" w:hAnsi="Calibri" w:cs="Calibri"/>
                  <w:color w:val="000000"/>
                  <w:sz w:val="16"/>
                  <w:szCs w:val="16"/>
                </w:rPr>
                <w:delText xml:space="preserve">Y-91</w:delText>
              </w:r>
            </w:del>
          </w:p>
        </w:tc>
        <w:tc>
          <w:tcPr>
            <w:tcW w:w="1112" w:type="dxa"/>
            <w:tcBorders>
              <w:top w:val="nil"/>
              <w:left w:val="nil"/>
              <w:bottom w:val="single" w:sz="4" w:space="0" w:color="auto"/>
              <w:right w:val="single" w:sz="4" w:space="0" w:color="auto"/>
            </w:tcBorders>
            <w:noWrap/>
            <w:vAlign w:val="center"/>
            <w:hideMark/>
          </w:tcPr>
          <w:p w14:paraId="0647091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91" w:author="Claude" w:date="2026-10-20T00:00:00Z">
              <w:r>
                <w:rPr>
                  <w:rFonts w:ascii="Calibri" w:eastAsia="Times New Roman" w:hAnsi="Calibri" w:cs="Calibri"/>
                  <w:color w:val="000000"/>
                  <w:sz w:val="16"/>
                  <w:szCs w:val="16"/>
                </w:rPr>
                <w:delText xml:space="preserve">6.28136E+19</w:delText>
              </w:r>
            </w:del>
          </w:p>
        </w:tc>
        <w:tc>
          <w:tcPr>
            <w:tcW w:w="1112" w:type="dxa"/>
            <w:tcBorders>
              <w:top w:val="nil"/>
              <w:left w:val="nil"/>
              <w:bottom w:val="single" w:sz="4" w:space="0" w:color="auto"/>
              <w:right w:val="single" w:sz="4" w:space="0" w:color="auto"/>
            </w:tcBorders>
            <w:noWrap/>
            <w:vAlign w:val="center"/>
            <w:hideMark/>
          </w:tcPr>
          <w:p w14:paraId="6E345BF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92" w:author="Claude" w:date="2026-10-20T00:00:00Z">
              <w:r>
                <w:rPr>
                  <w:rFonts w:ascii="Calibri" w:eastAsia="Times New Roman" w:hAnsi="Calibri" w:cs="Calibri"/>
                  <w:color w:val="000000"/>
                  <w:sz w:val="16"/>
                  <w:szCs w:val="16"/>
                </w:rPr>
                <w:delText xml:space="preserve">6.28136E+19</w:delText>
              </w:r>
            </w:del>
          </w:p>
        </w:tc>
        <w:tc>
          <w:tcPr>
            <w:tcW w:w="1112" w:type="dxa"/>
            <w:tcBorders>
              <w:top w:val="nil"/>
              <w:left w:val="nil"/>
              <w:bottom w:val="single" w:sz="4" w:space="0" w:color="auto"/>
              <w:right w:val="single" w:sz="4" w:space="0" w:color="auto"/>
            </w:tcBorders>
            <w:noWrap/>
            <w:vAlign w:val="center"/>
            <w:hideMark/>
          </w:tcPr>
          <w:p w14:paraId="69BA18A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93" w:author="Claude" w:date="2026-10-20T00:00:00Z">
              <w:r>
                <w:rPr>
                  <w:rFonts w:ascii="Calibri" w:eastAsia="Times New Roman" w:hAnsi="Calibri" w:cs="Calibri"/>
                  <w:color w:val="000000"/>
                  <w:sz w:val="16"/>
                  <w:szCs w:val="16"/>
                </w:rPr>
                <w:delText xml:space="preserve">1.25627E+18</w:delText>
              </w:r>
            </w:del>
          </w:p>
        </w:tc>
        <w:tc>
          <w:tcPr>
            <w:tcW w:w="1112" w:type="dxa"/>
            <w:tcBorders>
              <w:top w:val="nil"/>
              <w:left w:val="nil"/>
              <w:bottom w:val="single" w:sz="4" w:space="0" w:color="auto"/>
              <w:right w:val="single" w:sz="4" w:space="0" w:color="auto"/>
            </w:tcBorders>
            <w:noWrap/>
            <w:vAlign w:val="center"/>
            <w:hideMark/>
          </w:tcPr>
          <w:p w14:paraId="2350C8C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94" w:author="Claude" w:date="2026-10-20T00:00:00Z">
              <w:r>
                <w:rPr>
                  <w:rFonts w:ascii="Calibri" w:eastAsia="Times New Roman" w:hAnsi="Calibri" w:cs="Calibri"/>
                  <w:color w:val="000000"/>
                  <w:sz w:val="16"/>
                  <w:szCs w:val="16"/>
                </w:rPr>
                <w:delText xml:space="preserve">6.28136E+11</w:delText>
              </w:r>
            </w:del>
          </w:p>
        </w:tc>
        <w:tc>
          <w:tcPr>
            <w:tcW w:w="1112" w:type="dxa"/>
            <w:tcBorders>
              <w:top w:val="nil"/>
              <w:left w:val="nil"/>
              <w:bottom w:val="single" w:sz="4" w:space="0" w:color="auto"/>
              <w:right w:val="single" w:sz="4" w:space="0" w:color="auto"/>
            </w:tcBorders>
            <w:noWrap/>
            <w:vAlign w:val="center"/>
            <w:hideMark/>
          </w:tcPr>
          <w:p w14:paraId="6D32B19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95" w:author="Claude" w:date="2026-10-20T00:00:00Z">
              <w:r>
                <w:rPr>
                  <w:rFonts w:ascii="Calibri" w:eastAsia="Times New Roman" w:hAnsi="Calibri" w:cs="Calibri"/>
                  <w:color w:val="000000"/>
                  <w:sz w:val="16"/>
                  <w:szCs w:val="16"/>
                </w:rPr>
                <w:delText xml:space="preserve">2.09379E+11</w:delText>
              </w:r>
            </w:del>
          </w:p>
        </w:tc>
        <w:tc>
          <w:tcPr>
            <w:tcW w:w="1112" w:type="dxa"/>
            <w:tcBorders>
              <w:top w:val="nil"/>
              <w:left w:val="nil"/>
              <w:bottom w:val="single" w:sz="4" w:space="0" w:color="auto"/>
              <w:right w:val="single" w:sz="4" w:space="0" w:color="auto"/>
            </w:tcBorders>
            <w:noWrap/>
            <w:vAlign w:val="center"/>
            <w:hideMark/>
          </w:tcPr>
          <w:p w14:paraId="4CD4A68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96" w:author="Claude" w:date="2026-10-20T00:00:00Z">
              <w:r>
                <w:rPr>
                  <w:rFonts w:ascii="Calibri" w:eastAsia="Times New Roman" w:hAnsi="Calibri" w:cs="Calibri"/>
                  <w:color w:val="000000"/>
                  <w:sz w:val="16"/>
                  <w:szCs w:val="16"/>
                </w:rPr>
                <w:delText xml:space="preserve">2.09379E+09</w:delText>
              </w:r>
            </w:del>
          </w:p>
        </w:tc>
        <w:tc>
          <w:tcPr>
            <w:tcW w:w="1112" w:type="dxa"/>
            <w:tcBorders>
              <w:top w:val="nil"/>
              <w:left w:val="nil"/>
              <w:bottom w:val="nil"/>
              <w:right w:val="nil"/>
            </w:tcBorders>
            <w:shd w:val="clear" w:color="000000" w:fill="DDE182"/>
            <w:noWrap/>
            <w:vAlign w:val="center"/>
            <w:hideMark/>
          </w:tcPr>
          <w:p w14:paraId="150588C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97" w:author="Claude" w:date="2026-10-20T00:00:00Z">
              <w:r>
                <w:rPr>
                  <w:rFonts w:ascii="Calibri" w:eastAsia="Times New Roman" w:hAnsi="Calibri" w:cs="Calibri"/>
                  <w:color w:val="000000"/>
                  <w:sz w:val="16"/>
                  <w:szCs w:val="16"/>
                </w:rPr>
                <w:delText xml:space="preserve">1.04689E+09</w:delText>
              </w:r>
            </w:del>
          </w:p>
        </w:tc>
      </w:tr>
      <w:tr w:rsidR="00FB71BF" w:rsidRPr="00FB71BF" w14:paraId="51D91D27" w14:textId="77777777" w:rsidTr="00FB71BF">
        <w:trPr>
          <w:trHeight w:val="261"/>
          <w:jc w:val="center"/>
          <w:del w:id="91198"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8DB56F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199" w:author="Claude" w:date="2026-10-20T00:00:00Z">
              <w:r>
                <w:rPr>
                  <w:rFonts w:ascii="Calibri" w:eastAsia="Times New Roman" w:hAnsi="Calibri" w:cs="Calibri"/>
                  <w:color w:val="000000"/>
                  <w:sz w:val="16"/>
                  <w:szCs w:val="16"/>
                </w:rPr>
                <w:delText xml:space="preserve">Zr-93</w:delText>
              </w:r>
            </w:del>
          </w:p>
        </w:tc>
        <w:tc>
          <w:tcPr>
            <w:tcW w:w="1112" w:type="dxa"/>
            <w:tcBorders>
              <w:top w:val="nil"/>
              <w:left w:val="nil"/>
              <w:bottom w:val="single" w:sz="4" w:space="0" w:color="auto"/>
              <w:right w:val="single" w:sz="4" w:space="0" w:color="auto"/>
            </w:tcBorders>
            <w:noWrap/>
            <w:vAlign w:val="center"/>
            <w:hideMark/>
          </w:tcPr>
          <w:p w14:paraId="11A5409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00" w:author="Claude" w:date="2026-10-20T00:00:00Z">
              <w:r>
                <w:rPr>
                  <w:rFonts w:ascii="Calibri" w:eastAsia="Times New Roman" w:hAnsi="Calibri" w:cs="Calibri"/>
                  <w:color w:val="000000"/>
                  <w:sz w:val="16"/>
                  <w:szCs w:val="16"/>
                </w:rPr>
                <w:delText xml:space="preserve">2.88223E+13</w:delText>
              </w:r>
            </w:del>
          </w:p>
        </w:tc>
        <w:tc>
          <w:tcPr>
            <w:tcW w:w="1112" w:type="dxa"/>
            <w:tcBorders>
              <w:top w:val="nil"/>
              <w:left w:val="nil"/>
              <w:bottom w:val="single" w:sz="4" w:space="0" w:color="auto"/>
              <w:right w:val="single" w:sz="4" w:space="0" w:color="auto"/>
            </w:tcBorders>
            <w:noWrap/>
            <w:vAlign w:val="center"/>
            <w:hideMark/>
          </w:tcPr>
          <w:p w14:paraId="0BACA81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01" w:author="Claude" w:date="2026-10-20T00:00:00Z">
              <w:r>
                <w:rPr>
                  <w:rFonts w:ascii="Calibri" w:eastAsia="Times New Roman" w:hAnsi="Calibri" w:cs="Calibri"/>
                  <w:color w:val="000000"/>
                  <w:sz w:val="16"/>
                  <w:szCs w:val="16"/>
                </w:rPr>
                <w:delText xml:space="preserve">2.88223E+13</w:delText>
              </w:r>
            </w:del>
          </w:p>
        </w:tc>
        <w:tc>
          <w:tcPr>
            <w:tcW w:w="1112" w:type="dxa"/>
            <w:tcBorders>
              <w:top w:val="nil"/>
              <w:left w:val="nil"/>
              <w:bottom w:val="single" w:sz="4" w:space="0" w:color="auto"/>
              <w:right w:val="single" w:sz="4" w:space="0" w:color="auto"/>
            </w:tcBorders>
            <w:noWrap/>
            <w:vAlign w:val="center"/>
            <w:hideMark/>
          </w:tcPr>
          <w:p w14:paraId="79B876A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02" w:author="Claude" w:date="2026-10-20T00:00:00Z">
              <w:r>
                <w:rPr>
                  <w:rFonts w:ascii="Calibri" w:eastAsia="Times New Roman" w:hAnsi="Calibri" w:cs="Calibri"/>
                  <w:color w:val="000000"/>
                  <w:sz w:val="16"/>
                  <w:szCs w:val="16"/>
                </w:rPr>
                <w:delText xml:space="preserve">5.76446E+11</w:delText>
              </w:r>
            </w:del>
          </w:p>
        </w:tc>
        <w:tc>
          <w:tcPr>
            <w:tcW w:w="1112" w:type="dxa"/>
            <w:tcBorders>
              <w:top w:val="nil"/>
              <w:left w:val="nil"/>
              <w:bottom w:val="single" w:sz="4" w:space="0" w:color="auto"/>
              <w:right w:val="single" w:sz="4" w:space="0" w:color="auto"/>
            </w:tcBorders>
            <w:noWrap/>
            <w:vAlign w:val="center"/>
            <w:hideMark/>
          </w:tcPr>
          <w:p w14:paraId="34ABF24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03" w:author="Claude" w:date="2026-10-20T00:00:00Z">
              <w:r>
                <w:rPr>
                  <w:rFonts w:ascii="Calibri" w:eastAsia="Times New Roman" w:hAnsi="Calibri" w:cs="Calibri"/>
                  <w:color w:val="000000"/>
                  <w:sz w:val="16"/>
                  <w:szCs w:val="16"/>
                </w:rPr>
                <w:delText xml:space="preserve">2.88223E+05</w:delText>
              </w:r>
            </w:del>
          </w:p>
        </w:tc>
        <w:tc>
          <w:tcPr>
            <w:tcW w:w="1112" w:type="dxa"/>
            <w:tcBorders>
              <w:top w:val="nil"/>
              <w:left w:val="nil"/>
              <w:bottom w:val="single" w:sz="4" w:space="0" w:color="auto"/>
              <w:right w:val="single" w:sz="4" w:space="0" w:color="auto"/>
            </w:tcBorders>
            <w:noWrap/>
            <w:vAlign w:val="center"/>
            <w:hideMark/>
          </w:tcPr>
          <w:p w14:paraId="4379738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04" w:author="Claude" w:date="2026-10-20T00:00:00Z">
              <w:r>
                <w:rPr>
                  <w:rFonts w:ascii="Calibri" w:eastAsia="Times New Roman" w:hAnsi="Calibri" w:cs="Calibri"/>
                  <w:color w:val="000000"/>
                  <w:sz w:val="16"/>
                  <w:szCs w:val="16"/>
                </w:rPr>
                <w:delText xml:space="preserve">9.60744E+04</w:delText>
              </w:r>
            </w:del>
          </w:p>
        </w:tc>
        <w:tc>
          <w:tcPr>
            <w:tcW w:w="1112" w:type="dxa"/>
            <w:tcBorders>
              <w:top w:val="nil"/>
              <w:left w:val="nil"/>
              <w:bottom w:val="single" w:sz="4" w:space="0" w:color="auto"/>
              <w:right w:val="single" w:sz="4" w:space="0" w:color="auto"/>
            </w:tcBorders>
            <w:noWrap/>
            <w:vAlign w:val="center"/>
            <w:hideMark/>
          </w:tcPr>
          <w:p w14:paraId="255168D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05" w:author="Claude" w:date="2026-10-20T00:00:00Z">
              <w:r>
                <w:rPr>
                  <w:rFonts w:ascii="Calibri" w:eastAsia="Times New Roman" w:hAnsi="Calibri" w:cs="Calibri"/>
                  <w:color w:val="000000"/>
                  <w:sz w:val="16"/>
                  <w:szCs w:val="16"/>
                </w:rPr>
                <w:delText xml:space="preserve">9.60744E+02</w:delText>
              </w:r>
            </w:del>
          </w:p>
        </w:tc>
        <w:tc>
          <w:tcPr>
            <w:tcW w:w="1112" w:type="dxa"/>
            <w:tcBorders>
              <w:top w:val="nil"/>
              <w:left w:val="nil"/>
              <w:bottom w:val="nil"/>
              <w:right w:val="nil"/>
            </w:tcBorders>
            <w:shd w:val="clear" w:color="000000" w:fill="63BE7B"/>
            <w:noWrap/>
            <w:vAlign w:val="center"/>
            <w:hideMark/>
          </w:tcPr>
          <w:p w14:paraId="3F30E54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06" w:author="Claude" w:date="2026-10-20T00:00:00Z">
              <w:r>
                <w:rPr>
                  <w:rFonts w:ascii="Calibri" w:eastAsia="Times New Roman" w:hAnsi="Calibri" w:cs="Calibri"/>
                  <w:color w:val="000000"/>
                  <w:sz w:val="16"/>
                  <w:szCs w:val="16"/>
                </w:rPr>
                <w:delText xml:space="preserve">4.80372E+02</w:delText>
              </w:r>
            </w:del>
          </w:p>
        </w:tc>
      </w:tr>
      <w:tr w:rsidR="00FB71BF" w:rsidRPr="00FB71BF" w14:paraId="747CEB01" w14:textId="77777777" w:rsidTr="00FB71BF">
        <w:trPr>
          <w:trHeight w:val="261"/>
          <w:jc w:val="center"/>
          <w:del w:id="91207"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11402FC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08" w:author="Claude" w:date="2026-10-20T00:00:00Z">
              <w:r>
                <w:rPr>
                  <w:rFonts w:ascii="Calibri" w:eastAsia="Times New Roman" w:hAnsi="Calibri" w:cs="Calibri"/>
                  <w:color w:val="000000"/>
                  <w:sz w:val="16"/>
                  <w:szCs w:val="16"/>
                </w:rPr>
                <w:delText xml:space="preserve">Zr-95</w:delText>
              </w:r>
            </w:del>
          </w:p>
        </w:tc>
        <w:tc>
          <w:tcPr>
            <w:tcW w:w="1112" w:type="dxa"/>
            <w:tcBorders>
              <w:top w:val="nil"/>
              <w:left w:val="nil"/>
              <w:bottom w:val="single" w:sz="4" w:space="0" w:color="auto"/>
              <w:right w:val="single" w:sz="4" w:space="0" w:color="auto"/>
            </w:tcBorders>
            <w:noWrap/>
            <w:vAlign w:val="center"/>
            <w:hideMark/>
          </w:tcPr>
          <w:p w14:paraId="667560C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09" w:author="Claude" w:date="2026-10-20T00:00:00Z">
              <w:r>
                <w:rPr>
                  <w:rFonts w:ascii="Calibri" w:eastAsia="Times New Roman" w:hAnsi="Calibri" w:cs="Calibri"/>
                  <w:color w:val="000000"/>
                  <w:sz w:val="16"/>
                  <w:szCs w:val="16"/>
                </w:rPr>
                <w:delText xml:space="preserve">7.62097E+19</w:delText>
              </w:r>
            </w:del>
          </w:p>
        </w:tc>
        <w:tc>
          <w:tcPr>
            <w:tcW w:w="1112" w:type="dxa"/>
            <w:tcBorders>
              <w:top w:val="nil"/>
              <w:left w:val="nil"/>
              <w:bottom w:val="single" w:sz="4" w:space="0" w:color="auto"/>
              <w:right w:val="single" w:sz="4" w:space="0" w:color="auto"/>
            </w:tcBorders>
            <w:noWrap/>
            <w:vAlign w:val="center"/>
            <w:hideMark/>
          </w:tcPr>
          <w:p w14:paraId="400F4FD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10" w:author="Claude" w:date="2026-10-20T00:00:00Z">
              <w:r>
                <w:rPr>
                  <w:rFonts w:ascii="Calibri" w:eastAsia="Times New Roman" w:hAnsi="Calibri" w:cs="Calibri"/>
                  <w:color w:val="000000"/>
                  <w:sz w:val="16"/>
                  <w:szCs w:val="16"/>
                </w:rPr>
                <w:delText xml:space="preserve">7.62097E+19</w:delText>
              </w:r>
            </w:del>
          </w:p>
        </w:tc>
        <w:tc>
          <w:tcPr>
            <w:tcW w:w="1112" w:type="dxa"/>
            <w:tcBorders>
              <w:top w:val="nil"/>
              <w:left w:val="nil"/>
              <w:bottom w:val="single" w:sz="4" w:space="0" w:color="auto"/>
              <w:right w:val="single" w:sz="4" w:space="0" w:color="auto"/>
            </w:tcBorders>
            <w:noWrap/>
            <w:vAlign w:val="center"/>
            <w:hideMark/>
          </w:tcPr>
          <w:p w14:paraId="2676F43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11" w:author="Claude" w:date="2026-10-20T00:00:00Z">
              <w:r>
                <w:rPr>
                  <w:rFonts w:ascii="Calibri" w:eastAsia="Times New Roman" w:hAnsi="Calibri" w:cs="Calibri"/>
                  <w:color w:val="000000"/>
                  <w:sz w:val="16"/>
                  <w:szCs w:val="16"/>
                </w:rPr>
                <w:delText xml:space="preserve">1.52419E+18</w:delText>
              </w:r>
            </w:del>
          </w:p>
        </w:tc>
        <w:tc>
          <w:tcPr>
            <w:tcW w:w="1112" w:type="dxa"/>
            <w:tcBorders>
              <w:top w:val="nil"/>
              <w:left w:val="nil"/>
              <w:bottom w:val="single" w:sz="4" w:space="0" w:color="auto"/>
              <w:right w:val="single" w:sz="4" w:space="0" w:color="auto"/>
            </w:tcBorders>
            <w:noWrap/>
            <w:vAlign w:val="center"/>
            <w:hideMark/>
          </w:tcPr>
          <w:p w14:paraId="3C8417F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12" w:author="Claude" w:date="2026-10-20T00:00:00Z">
              <w:r>
                <w:rPr>
                  <w:rFonts w:ascii="Calibri" w:eastAsia="Times New Roman" w:hAnsi="Calibri" w:cs="Calibri"/>
                  <w:color w:val="000000"/>
                  <w:sz w:val="16"/>
                  <w:szCs w:val="16"/>
                </w:rPr>
                <w:delText xml:space="preserve">7.62097E+11</w:delText>
              </w:r>
            </w:del>
          </w:p>
        </w:tc>
        <w:tc>
          <w:tcPr>
            <w:tcW w:w="1112" w:type="dxa"/>
            <w:tcBorders>
              <w:top w:val="nil"/>
              <w:left w:val="nil"/>
              <w:bottom w:val="single" w:sz="4" w:space="0" w:color="auto"/>
              <w:right w:val="single" w:sz="4" w:space="0" w:color="auto"/>
            </w:tcBorders>
            <w:noWrap/>
            <w:vAlign w:val="center"/>
            <w:hideMark/>
          </w:tcPr>
          <w:p w14:paraId="3298D9E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13" w:author="Claude" w:date="2026-10-20T00:00:00Z">
              <w:r>
                <w:rPr>
                  <w:rFonts w:ascii="Calibri" w:eastAsia="Times New Roman" w:hAnsi="Calibri" w:cs="Calibri"/>
                  <w:color w:val="000000"/>
                  <w:sz w:val="16"/>
                  <w:szCs w:val="16"/>
                </w:rPr>
                <w:delText xml:space="preserve">2.54032E+11</w:delText>
              </w:r>
            </w:del>
          </w:p>
        </w:tc>
        <w:tc>
          <w:tcPr>
            <w:tcW w:w="1112" w:type="dxa"/>
            <w:tcBorders>
              <w:top w:val="nil"/>
              <w:left w:val="nil"/>
              <w:bottom w:val="single" w:sz="4" w:space="0" w:color="auto"/>
              <w:right w:val="single" w:sz="4" w:space="0" w:color="auto"/>
            </w:tcBorders>
            <w:noWrap/>
            <w:vAlign w:val="center"/>
            <w:hideMark/>
          </w:tcPr>
          <w:p w14:paraId="2CEBD44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14" w:author="Claude" w:date="2026-10-20T00:00:00Z">
              <w:r>
                <w:rPr>
                  <w:rFonts w:ascii="Calibri" w:eastAsia="Times New Roman" w:hAnsi="Calibri" w:cs="Calibri"/>
                  <w:color w:val="000000"/>
                  <w:sz w:val="16"/>
                  <w:szCs w:val="16"/>
                </w:rPr>
                <w:delText xml:space="preserve">2.54032E+09</w:delText>
              </w:r>
            </w:del>
          </w:p>
        </w:tc>
        <w:tc>
          <w:tcPr>
            <w:tcW w:w="1112" w:type="dxa"/>
            <w:tcBorders>
              <w:top w:val="nil"/>
              <w:left w:val="nil"/>
              <w:bottom w:val="nil"/>
              <w:right w:val="nil"/>
            </w:tcBorders>
            <w:shd w:val="clear" w:color="000000" w:fill="F7E883"/>
            <w:noWrap/>
            <w:vAlign w:val="center"/>
            <w:hideMark/>
          </w:tcPr>
          <w:p w14:paraId="6E3B501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15" w:author="Claude" w:date="2026-10-20T00:00:00Z">
              <w:r>
                <w:rPr>
                  <w:rFonts w:ascii="Calibri" w:eastAsia="Times New Roman" w:hAnsi="Calibri" w:cs="Calibri"/>
                  <w:color w:val="000000"/>
                  <w:sz w:val="16"/>
                  <w:szCs w:val="16"/>
                </w:rPr>
                <w:delText xml:space="preserve">1.27016E+09</w:delText>
              </w:r>
            </w:del>
          </w:p>
        </w:tc>
      </w:tr>
      <w:tr w:rsidR="00FB71BF" w:rsidRPr="00FB71BF" w14:paraId="7C34BE18" w14:textId="77777777" w:rsidTr="00FB71BF">
        <w:trPr>
          <w:trHeight w:val="261"/>
          <w:jc w:val="center"/>
          <w:del w:id="91216"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7750856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17" w:author="Claude" w:date="2026-10-20T00:00:00Z">
              <w:r>
                <w:rPr>
                  <w:rFonts w:ascii="Calibri" w:eastAsia="Times New Roman" w:hAnsi="Calibri" w:cs="Calibri"/>
                  <w:color w:val="000000"/>
                  <w:sz w:val="16"/>
                  <w:szCs w:val="16"/>
                </w:rPr>
                <w:delText xml:space="preserve">Nb-95</w:delText>
              </w:r>
            </w:del>
          </w:p>
        </w:tc>
        <w:tc>
          <w:tcPr>
            <w:tcW w:w="1112" w:type="dxa"/>
            <w:tcBorders>
              <w:top w:val="nil"/>
              <w:left w:val="nil"/>
              <w:bottom w:val="single" w:sz="4" w:space="0" w:color="auto"/>
              <w:right w:val="single" w:sz="4" w:space="0" w:color="auto"/>
            </w:tcBorders>
            <w:noWrap/>
            <w:vAlign w:val="center"/>
            <w:hideMark/>
          </w:tcPr>
          <w:p w14:paraId="671B1DA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18" w:author="Claude" w:date="2026-10-20T00:00:00Z">
              <w:r>
                <w:rPr>
                  <w:rFonts w:ascii="Calibri" w:eastAsia="Times New Roman" w:hAnsi="Calibri" w:cs="Calibri"/>
                  <w:color w:val="000000"/>
                  <w:sz w:val="16"/>
                  <w:szCs w:val="16"/>
                </w:rPr>
                <w:delText xml:space="preserve">6.47782E+19</w:delText>
              </w:r>
            </w:del>
          </w:p>
        </w:tc>
        <w:tc>
          <w:tcPr>
            <w:tcW w:w="1112" w:type="dxa"/>
            <w:tcBorders>
              <w:top w:val="nil"/>
              <w:left w:val="nil"/>
              <w:bottom w:val="single" w:sz="4" w:space="0" w:color="auto"/>
              <w:right w:val="single" w:sz="4" w:space="0" w:color="auto"/>
            </w:tcBorders>
            <w:noWrap/>
            <w:vAlign w:val="center"/>
            <w:hideMark/>
          </w:tcPr>
          <w:p w14:paraId="164E84E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19" w:author="Claude" w:date="2026-10-20T00:00:00Z">
              <w:r>
                <w:rPr>
                  <w:rFonts w:ascii="Calibri" w:eastAsia="Times New Roman" w:hAnsi="Calibri" w:cs="Calibri"/>
                  <w:color w:val="000000"/>
                  <w:sz w:val="16"/>
                  <w:szCs w:val="16"/>
                </w:rPr>
                <w:delText xml:space="preserve">6.47782E+19</w:delText>
              </w:r>
            </w:del>
          </w:p>
        </w:tc>
        <w:tc>
          <w:tcPr>
            <w:tcW w:w="1112" w:type="dxa"/>
            <w:tcBorders>
              <w:top w:val="nil"/>
              <w:left w:val="nil"/>
              <w:bottom w:val="single" w:sz="4" w:space="0" w:color="auto"/>
              <w:right w:val="single" w:sz="4" w:space="0" w:color="auto"/>
            </w:tcBorders>
            <w:noWrap/>
            <w:vAlign w:val="center"/>
            <w:hideMark/>
          </w:tcPr>
          <w:p w14:paraId="5D4CC8C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20" w:author="Claude" w:date="2026-10-20T00:00:00Z">
              <w:r>
                <w:rPr>
                  <w:rFonts w:ascii="Calibri" w:eastAsia="Times New Roman" w:hAnsi="Calibri" w:cs="Calibri"/>
                  <w:color w:val="000000"/>
                  <w:sz w:val="16"/>
                  <w:szCs w:val="16"/>
                </w:rPr>
                <w:delText xml:space="preserve">1.29556E+18</w:delText>
              </w:r>
            </w:del>
          </w:p>
        </w:tc>
        <w:tc>
          <w:tcPr>
            <w:tcW w:w="1112" w:type="dxa"/>
            <w:tcBorders>
              <w:top w:val="nil"/>
              <w:left w:val="nil"/>
              <w:bottom w:val="single" w:sz="4" w:space="0" w:color="auto"/>
              <w:right w:val="single" w:sz="4" w:space="0" w:color="auto"/>
            </w:tcBorders>
            <w:noWrap/>
            <w:vAlign w:val="center"/>
            <w:hideMark/>
          </w:tcPr>
          <w:p w14:paraId="65BFBC6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21" w:author="Claude" w:date="2026-10-20T00:00:00Z">
              <w:r>
                <w:rPr>
                  <w:rFonts w:ascii="Calibri" w:eastAsia="Times New Roman" w:hAnsi="Calibri" w:cs="Calibri"/>
                  <w:color w:val="000000"/>
                  <w:sz w:val="16"/>
                  <w:szCs w:val="16"/>
                </w:rPr>
                <w:delText xml:space="preserve">6.47782E+11</w:delText>
              </w:r>
            </w:del>
          </w:p>
        </w:tc>
        <w:tc>
          <w:tcPr>
            <w:tcW w:w="1112" w:type="dxa"/>
            <w:tcBorders>
              <w:top w:val="nil"/>
              <w:left w:val="nil"/>
              <w:bottom w:val="single" w:sz="4" w:space="0" w:color="auto"/>
              <w:right w:val="single" w:sz="4" w:space="0" w:color="auto"/>
            </w:tcBorders>
            <w:noWrap/>
            <w:vAlign w:val="center"/>
            <w:hideMark/>
          </w:tcPr>
          <w:p w14:paraId="07ACBA0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22" w:author="Claude" w:date="2026-10-20T00:00:00Z">
              <w:r>
                <w:rPr>
                  <w:rFonts w:ascii="Calibri" w:eastAsia="Times New Roman" w:hAnsi="Calibri" w:cs="Calibri"/>
                  <w:color w:val="000000"/>
                  <w:sz w:val="16"/>
                  <w:szCs w:val="16"/>
                </w:rPr>
                <w:delText xml:space="preserve">2.15927E+11</w:delText>
              </w:r>
            </w:del>
          </w:p>
        </w:tc>
        <w:tc>
          <w:tcPr>
            <w:tcW w:w="1112" w:type="dxa"/>
            <w:tcBorders>
              <w:top w:val="nil"/>
              <w:left w:val="nil"/>
              <w:bottom w:val="single" w:sz="4" w:space="0" w:color="auto"/>
              <w:right w:val="single" w:sz="4" w:space="0" w:color="auto"/>
            </w:tcBorders>
            <w:noWrap/>
            <w:vAlign w:val="center"/>
            <w:hideMark/>
          </w:tcPr>
          <w:p w14:paraId="08687D6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23" w:author="Claude" w:date="2026-10-20T00:00:00Z">
              <w:r>
                <w:rPr>
                  <w:rFonts w:ascii="Calibri" w:eastAsia="Times New Roman" w:hAnsi="Calibri" w:cs="Calibri"/>
                  <w:color w:val="000000"/>
                  <w:sz w:val="16"/>
                  <w:szCs w:val="16"/>
                </w:rPr>
                <w:delText xml:space="preserve">2.15927E+09</w:delText>
              </w:r>
            </w:del>
          </w:p>
        </w:tc>
        <w:tc>
          <w:tcPr>
            <w:tcW w:w="1112" w:type="dxa"/>
            <w:tcBorders>
              <w:top w:val="nil"/>
              <w:left w:val="nil"/>
              <w:bottom w:val="nil"/>
              <w:right w:val="nil"/>
            </w:tcBorders>
            <w:shd w:val="clear" w:color="000000" w:fill="E1E282"/>
            <w:noWrap/>
            <w:vAlign w:val="center"/>
            <w:hideMark/>
          </w:tcPr>
          <w:p w14:paraId="2B9E8A8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24" w:author="Claude" w:date="2026-10-20T00:00:00Z">
              <w:r>
                <w:rPr>
                  <w:rFonts w:ascii="Calibri" w:eastAsia="Times New Roman" w:hAnsi="Calibri" w:cs="Calibri"/>
                  <w:color w:val="000000"/>
                  <w:sz w:val="16"/>
                  <w:szCs w:val="16"/>
                </w:rPr>
                <w:delText xml:space="preserve">1.07964E+09</w:delText>
              </w:r>
            </w:del>
          </w:p>
        </w:tc>
      </w:tr>
      <w:tr w:rsidR="00FB71BF" w:rsidRPr="00FB71BF" w14:paraId="0DFA1C85" w14:textId="77777777" w:rsidTr="00FB71BF">
        <w:trPr>
          <w:trHeight w:val="261"/>
          <w:jc w:val="center"/>
          <w:del w:id="91225"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E6D9E4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26" w:author="Claude" w:date="2026-10-20T00:00:00Z">
              <w:r>
                <w:rPr>
                  <w:rFonts w:ascii="Calibri" w:eastAsia="Times New Roman" w:hAnsi="Calibri" w:cs="Calibri"/>
                  <w:color w:val="000000"/>
                  <w:sz w:val="16"/>
                  <w:szCs w:val="16"/>
                </w:rPr>
                <w:delText xml:space="preserve">Sm-140</w:delText>
              </w:r>
            </w:del>
          </w:p>
        </w:tc>
        <w:tc>
          <w:tcPr>
            <w:tcW w:w="1112" w:type="dxa"/>
            <w:tcBorders>
              <w:top w:val="nil"/>
              <w:left w:val="nil"/>
              <w:bottom w:val="single" w:sz="4" w:space="0" w:color="auto"/>
              <w:right w:val="single" w:sz="4" w:space="0" w:color="auto"/>
            </w:tcBorders>
            <w:noWrap/>
            <w:vAlign w:val="center"/>
            <w:hideMark/>
          </w:tcPr>
          <w:p w14:paraId="1E5CB6B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27" w:author="Claude" w:date="2026-10-20T00:00:00Z">
              <w:r>
                <w:rPr>
                  <w:rFonts w:ascii="Calibri" w:eastAsia="Times New Roman" w:hAnsi="Calibri" w:cs="Calibri"/>
                  <w:color w:val="000000"/>
                  <w:sz w:val="16"/>
                  <w:szCs w:val="16"/>
                </w:rPr>
                <w:delText xml:space="preserve">2.07683E+25</w:delText>
              </w:r>
            </w:del>
          </w:p>
        </w:tc>
        <w:tc>
          <w:tcPr>
            <w:tcW w:w="1112" w:type="dxa"/>
            <w:tcBorders>
              <w:top w:val="nil"/>
              <w:left w:val="nil"/>
              <w:bottom w:val="single" w:sz="4" w:space="0" w:color="auto"/>
              <w:right w:val="single" w:sz="4" w:space="0" w:color="auto"/>
            </w:tcBorders>
            <w:noWrap/>
            <w:vAlign w:val="center"/>
            <w:hideMark/>
          </w:tcPr>
          <w:p w14:paraId="65DA96E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28" w:author="Claude" w:date="2026-10-20T00:00:00Z">
              <w:r>
                <w:rPr>
                  <w:rFonts w:ascii="Calibri" w:eastAsia="Times New Roman" w:hAnsi="Calibri" w:cs="Calibri"/>
                  <w:color w:val="000000"/>
                  <w:sz w:val="16"/>
                  <w:szCs w:val="16"/>
                </w:rPr>
                <w:delText xml:space="preserve">2.07683E+25</w:delText>
              </w:r>
            </w:del>
          </w:p>
        </w:tc>
        <w:tc>
          <w:tcPr>
            <w:tcW w:w="1112" w:type="dxa"/>
            <w:tcBorders>
              <w:top w:val="nil"/>
              <w:left w:val="nil"/>
              <w:bottom w:val="single" w:sz="4" w:space="0" w:color="auto"/>
              <w:right w:val="single" w:sz="4" w:space="0" w:color="auto"/>
            </w:tcBorders>
            <w:noWrap/>
            <w:vAlign w:val="center"/>
            <w:hideMark/>
          </w:tcPr>
          <w:p w14:paraId="0DDBB82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29" w:author="Claude" w:date="2026-10-20T00:00:00Z">
              <w:r>
                <w:rPr>
                  <w:rFonts w:ascii="Calibri" w:eastAsia="Times New Roman" w:hAnsi="Calibri" w:cs="Calibri"/>
                  <w:color w:val="000000"/>
                  <w:sz w:val="16"/>
                  <w:szCs w:val="16"/>
                </w:rPr>
                <w:delText xml:space="preserve">4.15366E+23</w:delText>
              </w:r>
            </w:del>
          </w:p>
        </w:tc>
        <w:tc>
          <w:tcPr>
            <w:tcW w:w="1112" w:type="dxa"/>
            <w:tcBorders>
              <w:top w:val="nil"/>
              <w:left w:val="nil"/>
              <w:bottom w:val="single" w:sz="4" w:space="0" w:color="auto"/>
              <w:right w:val="single" w:sz="4" w:space="0" w:color="auto"/>
            </w:tcBorders>
            <w:noWrap/>
            <w:vAlign w:val="center"/>
            <w:hideMark/>
          </w:tcPr>
          <w:p w14:paraId="41350F7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30" w:author="Claude" w:date="2026-10-20T00:00:00Z">
              <w:r>
                <w:rPr>
                  <w:rFonts w:ascii="Calibri" w:eastAsia="Times New Roman" w:hAnsi="Calibri" w:cs="Calibri"/>
                  <w:color w:val="000000"/>
                  <w:sz w:val="16"/>
                  <w:szCs w:val="16"/>
                </w:rPr>
                <w:delText xml:space="preserve">2.07683E+17</w:delText>
              </w:r>
            </w:del>
          </w:p>
        </w:tc>
        <w:tc>
          <w:tcPr>
            <w:tcW w:w="1112" w:type="dxa"/>
            <w:tcBorders>
              <w:top w:val="nil"/>
              <w:left w:val="nil"/>
              <w:bottom w:val="single" w:sz="4" w:space="0" w:color="auto"/>
              <w:right w:val="single" w:sz="4" w:space="0" w:color="auto"/>
            </w:tcBorders>
            <w:noWrap/>
            <w:vAlign w:val="center"/>
            <w:hideMark/>
          </w:tcPr>
          <w:p w14:paraId="2B9EBA1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31" w:author="Claude" w:date="2026-10-20T00:00:00Z">
              <w:r>
                <w:rPr>
                  <w:rFonts w:ascii="Calibri" w:eastAsia="Times New Roman" w:hAnsi="Calibri" w:cs="Calibri"/>
                  <w:color w:val="000000"/>
                  <w:sz w:val="16"/>
                  <w:szCs w:val="16"/>
                </w:rPr>
                <w:delText xml:space="preserve">6.92277E+15</w:delText>
              </w:r>
            </w:del>
          </w:p>
        </w:tc>
        <w:tc>
          <w:tcPr>
            <w:tcW w:w="1112" w:type="dxa"/>
            <w:tcBorders>
              <w:top w:val="nil"/>
              <w:left w:val="nil"/>
              <w:bottom w:val="single" w:sz="4" w:space="0" w:color="auto"/>
              <w:right w:val="single" w:sz="4" w:space="0" w:color="auto"/>
            </w:tcBorders>
            <w:noWrap/>
            <w:vAlign w:val="center"/>
            <w:hideMark/>
          </w:tcPr>
          <w:p w14:paraId="035511B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32" w:author="Claude" w:date="2026-10-20T00:00:00Z">
              <w:r>
                <w:rPr>
                  <w:rFonts w:ascii="Calibri" w:eastAsia="Times New Roman" w:hAnsi="Calibri" w:cs="Calibri"/>
                  <w:color w:val="000000"/>
                  <w:sz w:val="16"/>
                  <w:szCs w:val="16"/>
                </w:rPr>
                <w:delText xml:space="preserve">6.92277E+13</w:delText>
              </w:r>
            </w:del>
          </w:p>
        </w:tc>
        <w:tc>
          <w:tcPr>
            <w:tcW w:w="1112" w:type="dxa"/>
            <w:tcBorders>
              <w:top w:val="nil"/>
              <w:left w:val="nil"/>
              <w:bottom w:val="nil"/>
              <w:right w:val="nil"/>
            </w:tcBorders>
            <w:shd w:val="clear" w:color="000000" w:fill="F9786E"/>
            <w:noWrap/>
            <w:vAlign w:val="center"/>
            <w:hideMark/>
          </w:tcPr>
          <w:p w14:paraId="719576C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33" w:author="Claude" w:date="2026-10-20T00:00:00Z">
              <w:r>
                <w:rPr>
                  <w:rFonts w:ascii="Calibri" w:eastAsia="Times New Roman" w:hAnsi="Calibri" w:cs="Calibri"/>
                  <w:color w:val="000000"/>
                  <w:sz w:val="16"/>
                  <w:szCs w:val="16"/>
                </w:rPr>
                <w:delText xml:space="preserve">3.46139E+13</w:delText>
              </w:r>
            </w:del>
          </w:p>
        </w:tc>
      </w:tr>
      <w:tr w:rsidR="00FB71BF" w:rsidRPr="00FB71BF" w14:paraId="446135C3" w14:textId="77777777" w:rsidTr="00FB71BF">
        <w:trPr>
          <w:trHeight w:val="261"/>
          <w:jc w:val="center"/>
          <w:del w:id="91234"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F24C04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35" w:author="Claude" w:date="2026-10-20T00:00:00Z">
              <w:r>
                <w:rPr>
                  <w:rFonts w:ascii="Calibri" w:eastAsia="Times New Roman" w:hAnsi="Calibri" w:cs="Calibri"/>
                  <w:color w:val="000000"/>
                  <w:sz w:val="16"/>
                  <w:szCs w:val="16"/>
                </w:rPr>
                <w:delText xml:space="preserve">Sm-141</w:delText>
              </w:r>
            </w:del>
          </w:p>
        </w:tc>
        <w:tc>
          <w:tcPr>
            <w:tcW w:w="1112" w:type="dxa"/>
            <w:tcBorders>
              <w:top w:val="nil"/>
              <w:left w:val="nil"/>
              <w:bottom w:val="single" w:sz="4" w:space="0" w:color="auto"/>
              <w:right w:val="single" w:sz="4" w:space="0" w:color="auto"/>
            </w:tcBorders>
            <w:noWrap/>
            <w:vAlign w:val="center"/>
            <w:hideMark/>
          </w:tcPr>
          <w:p w14:paraId="4FF24DB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36" w:author="Claude" w:date="2026-10-20T00:00:00Z">
              <w:r>
                <w:rPr>
                  <w:rFonts w:ascii="Calibri" w:eastAsia="Times New Roman" w:hAnsi="Calibri" w:cs="Calibri"/>
                  <w:color w:val="000000"/>
                  <w:sz w:val="16"/>
                  <w:szCs w:val="16"/>
                </w:rPr>
                <w:delText xml:space="preserve">3.81044E+23</w:delText>
              </w:r>
            </w:del>
          </w:p>
        </w:tc>
        <w:tc>
          <w:tcPr>
            <w:tcW w:w="1112" w:type="dxa"/>
            <w:tcBorders>
              <w:top w:val="nil"/>
              <w:left w:val="nil"/>
              <w:bottom w:val="single" w:sz="4" w:space="0" w:color="auto"/>
              <w:right w:val="single" w:sz="4" w:space="0" w:color="auto"/>
            </w:tcBorders>
            <w:noWrap/>
            <w:vAlign w:val="center"/>
            <w:hideMark/>
          </w:tcPr>
          <w:p w14:paraId="1D9B8BF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37" w:author="Claude" w:date="2026-10-20T00:00:00Z">
              <w:r>
                <w:rPr>
                  <w:rFonts w:ascii="Calibri" w:eastAsia="Times New Roman" w:hAnsi="Calibri" w:cs="Calibri"/>
                  <w:color w:val="000000"/>
                  <w:sz w:val="16"/>
                  <w:szCs w:val="16"/>
                </w:rPr>
                <w:delText xml:space="preserve">3.81044E+23</w:delText>
              </w:r>
            </w:del>
          </w:p>
        </w:tc>
        <w:tc>
          <w:tcPr>
            <w:tcW w:w="1112" w:type="dxa"/>
            <w:tcBorders>
              <w:top w:val="nil"/>
              <w:left w:val="nil"/>
              <w:bottom w:val="single" w:sz="4" w:space="0" w:color="auto"/>
              <w:right w:val="single" w:sz="4" w:space="0" w:color="auto"/>
            </w:tcBorders>
            <w:noWrap/>
            <w:vAlign w:val="center"/>
            <w:hideMark/>
          </w:tcPr>
          <w:p w14:paraId="7354741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38" w:author="Claude" w:date="2026-10-20T00:00:00Z">
              <w:r>
                <w:rPr>
                  <w:rFonts w:ascii="Calibri" w:eastAsia="Times New Roman" w:hAnsi="Calibri" w:cs="Calibri"/>
                  <w:color w:val="000000"/>
                  <w:sz w:val="16"/>
                  <w:szCs w:val="16"/>
                </w:rPr>
                <w:delText xml:space="preserve">7.62088E+21</w:delText>
              </w:r>
            </w:del>
          </w:p>
        </w:tc>
        <w:tc>
          <w:tcPr>
            <w:tcW w:w="1112" w:type="dxa"/>
            <w:tcBorders>
              <w:top w:val="nil"/>
              <w:left w:val="nil"/>
              <w:bottom w:val="single" w:sz="4" w:space="0" w:color="auto"/>
              <w:right w:val="single" w:sz="4" w:space="0" w:color="auto"/>
            </w:tcBorders>
            <w:noWrap/>
            <w:vAlign w:val="center"/>
            <w:hideMark/>
          </w:tcPr>
          <w:p w14:paraId="09F5900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39" w:author="Claude" w:date="2026-10-20T00:00:00Z">
              <w:r>
                <w:rPr>
                  <w:rFonts w:ascii="Calibri" w:eastAsia="Times New Roman" w:hAnsi="Calibri" w:cs="Calibri"/>
                  <w:color w:val="000000"/>
                  <w:sz w:val="16"/>
                  <w:szCs w:val="16"/>
                </w:rPr>
                <w:delText xml:space="preserve">3.81044E+15</w:delText>
              </w:r>
            </w:del>
          </w:p>
        </w:tc>
        <w:tc>
          <w:tcPr>
            <w:tcW w:w="1112" w:type="dxa"/>
            <w:tcBorders>
              <w:top w:val="nil"/>
              <w:left w:val="nil"/>
              <w:bottom w:val="single" w:sz="4" w:space="0" w:color="auto"/>
              <w:right w:val="single" w:sz="4" w:space="0" w:color="auto"/>
            </w:tcBorders>
            <w:noWrap/>
            <w:vAlign w:val="center"/>
            <w:hideMark/>
          </w:tcPr>
          <w:p w14:paraId="2CA282D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40" w:author="Claude" w:date="2026-10-20T00:00:00Z">
              <w:r>
                <w:rPr>
                  <w:rFonts w:ascii="Calibri" w:eastAsia="Times New Roman" w:hAnsi="Calibri" w:cs="Calibri"/>
                  <w:color w:val="000000"/>
                  <w:sz w:val="16"/>
                  <w:szCs w:val="16"/>
                </w:rPr>
                <w:delText xml:space="preserve">1.27015E+14</w:delText>
              </w:r>
            </w:del>
          </w:p>
        </w:tc>
        <w:tc>
          <w:tcPr>
            <w:tcW w:w="1112" w:type="dxa"/>
            <w:tcBorders>
              <w:top w:val="nil"/>
              <w:left w:val="nil"/>
              <w:bottom w:val="single" w:sz="4" w:space="0" w:color="auto"/>
              <w:right w:val="single" w:sz="4" w:space="0" w:color="auto"/>
            </w:tcBorders>
            <w:noWrap/>
            <w:vAlign w:val="center"/>
            <w:hideMark/>
          </w:tcPr>
          <w:p w14:paraId="7182D52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41" w:author="Claude" w:date="2026-10-20T00:00:00Z">
              <w:r>
                <w:rPr>
                  <w:rFonts w:ascii="Calibri" w:eastAsia="Times New Roman" w:hAnsi="Calibri" w:cs="Calibri"/>
                  <w:color w:val="000000"/>
                  <w:sz w:val="16"/>
                  <w:szCs w:val="16"/>
                </w:rPr>
                <w:delText xml:space="preserve">1.27015E+12</w:delText>
              </w:r>
            </w:del>
          </w:p>
        </w:tc>
        <w:tc>
          <w:tcPr>
            <w:tcW w:w="1112" w:type="dxa"/>
            <w:tcBorders>
              <w:top w:val="nil"/>
              <w:left w:val="nil"/>
              <w:bottom w:val="nil"/>
              <w:right w:val="nil"/>
            </w:tcBorders>
            <w:shd w:val="clear" w:color="000000" w:fill="FFE984"/>
            <w:noWrap/>
            <w:vAlign w:val="center"/>
            <w:hideMark/>
          </w:tcPr>
          <w:p w14:paraId="433787C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42" w:author="Claude" w:date="2026-10-20T00:00:00Z">
              <w:r>
                <w:rPr>
                  <w:rFonts w:ascii="Calibri" w:eastAsia="Times New Roman" w:hAnsi="Calibri" w:cs="Calibri"/>
                  <w:color w:val="000000"/>
                  <w:sz w:val="16"/>
                  <w:szCs w:val="16"/>
                </w:rPr>
                <w:delText xml:space="preserve">6.35074E+11</w:delText>
              </w:r>
            </w:del>
          </w:p>
        </w:tc>
      </w:tr>
      <w:tr w:rsidR="00FB71BF" w:rsidRPr="00FB71BF" w14:paraId="010DCBBA" w14:textId="77777777" w:rsidTr="00FB71BF">
        <w:trPr>
          <w:trHeight w:val="261"/>
          <w:jc w:val="center"/>
          <w:del w:id="91243"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60584A7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44" w:author="Claude" w:date="2026-10-20T00:00:00Z">
              <w:r>
                <w:rPr>
                  <w:rFonts w:ascii="Calibri" w:eastAsia="Times New Roman" w:hAnsi="Calibri" w:cs="Calibri"/>
                  <w:color w:val="000000"/>
                  <w:sz w:val="16"/>
                  <w:szCs w:val="16"/>
                </w:rPr>
                <w:delText xml:space="preserve">Sm-142</w:delText>
              </w:r>
            </w:del>
          </w:p>
        </w:tc>
        <w:tc>
          <w:tcPr>
            <w:tcW w:w="1112" w:type="dxa"/>
            <w:tcBorders>
              <w:top w:val="nil"/>
              <w:left w:val="nil"/>
              <w:bottom w:val="single" w:sz="4" w:space="0" w:color="auto"/>
              <w:right w:val="single" w:sz="4" w:space="0" w:color="auto"/>
            </w:tcBorders>
            <w:noWrap/>
            <w:vAlign w:val="center"/>
            <w:hideMark/>
          </w:tcPr>
          <w:p w14:paraId="362D7BC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45" w:author="Claude" w:date="2026-10-20T00:00:00Z">
              <w:r>
                <w:rPr>
                  <w:rFonts w:ascii="Calibri" w:eastAsia="Times New Roman" w:hAnsi="Calibri" w:cs="Calibri"/>
                  <w:color w:val="000000"/>
                  <w:sz w:val="16"/>
                  <w:szCs w:val="16"/>
                </w:rPr>
                <w:delText xml:space="preserve">2.32947E+25</w:delText>
              </w:r>
            </w:del>
          </w:p>
        </w:tc>
        <w:tc>
          <w:tcPr>
            <w:tcW w:w="1112" w:type="dxa"/>
            <w:tcBorders>
              <w:top w:val="nil"/>
              <w:left w:val="nil"/>
              <w:bottom w:val="single" w:sz="4" w:space="0" w:color="auto"/>
              <w:right w:val="single" w:sz="4" w:space="0" w:color="auto"/>
            </w:tcBorders>
            <w:noWrap/>
            <w:vAlign w:val="center"/>
            <w:hideMark/>
          </w:tcPr>
          <w:p w14:paraId="09F2D5F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46" w:author="Claude" w:date="2026-10-20T00:00:00Z">
              <w:r>
                <w:rPr>
                  <w:rFonts w:ascii="Calibri" w:eastAsia="Times New Roman" w:hAnsi="Calibri" w:cs="Calibri"/>
                  <w:color w:val="000000"/>
                  <w:sz w:val="16"/>
                  <w:szCs w:val="16"/>
                </w:rPr>
                <w:delText xml:space="preserve">2.32947E+25</w:delText>
              </w:r>
            </w:del>
          </w:p>
        </w:tc>
        <w:tc>
          <w:tcPr>
            <w:tcW w:w="1112" w:type="dxa"/>
            <w:tcBorders>
              <w:top w:val="nil"/>
              <w:left w:val="nil"/>
              <w:bottom w:val="single" w:sz="4" w:space="0" w:color="auto"/>
              <w:right w:val="single" w:sz="4" w:space="0" w:color="auto"/>
            </w:tcBorders>
            <w:noWrap/>
            <w:vAlign w:val="center"/>
            <w:hideMark/>
          </w:tcPr>
          <w:p w14:paraId="4406450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47" w:author="Claude" w:date="2026-10-20T00:00:00Z">
              <w:r>
                <w:rPr>
                  <w:rFonts w:ascii="Calibri" w:eastAsia="Times New Roman" w:hAnsi="Calibri" w:cs="Calibri"/>
                  <w:color w:val="000000"/>
                  <w:sz w:val="16"/>
                  <w:szCs w:val="16"/>
                </w:rPr>
                <w:delText xml:space="preserve">4.65895E+23</w:delText>
              </w:r>
            </w:del>
          </w:p>
        </w:tc>
        <w:tc>
          <w:tcPr>
            <w:tcW w:w="1112" w:type="dxa"/>
            <w:tcBorders>
              <w:top w:val="nil"/>
              <w:left w:val="nil"/>
              <w:bottom w:val="single" w:sz="4" w:space="0" w:color="auto"/>
              <w:right w:val="single" w:sz="4" w:space="0" w:color="auto"/>
            </w:tcBorders>
            <w:noWrap/>
            <w:vAlign w:val="center"/>
            <w:hideMark/>
          </w:tcPr>
          <w:p w14:paraId="3F94275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48" w:author="Claude" w:date="2026-10-20T00:00:00Z">
              <w:r>
                <w:rPr>
                  <w:rFonts w:ascii="Calibri" w:eastAsia="Times New Roman" w:hAnsi="Calibri" w:cs="Calibri"/>
                  <w:color w:val="000000"/>
                  <w:sz w:val="16"/>
                  <w:szCs w:val="16"/>
                </w:rPr>
                <w:delText xml:space="preserve">2.32947E+17</w:delText>
              </w:r>
            </w:del>
          </w:p>
        </w:tc>
        <w:tc>
          <w:tcPr>
            <w:tcW w:w="1112" w:type="dxa"/>
            <w:tcBorders>
              <w:top w:val="nil"/>
              <w:left w:val="nil"/>
              <w:bottom w:val="single" w:sz="4" w:space="0" w:color="auto"/>
              <w:right w:val="single" w:sz="4" w:space="0" w:color="auto"/>
            </w:tcBorders>
            <w:noWrap/>
            <w:vAlign w:val="center"/>
            <w:hideMark/>
          </w:tcPr>
          <w:p w14:paraId="31B70F9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49" w:author="Claude" w:date="2026-10-20T00:00:00Z">
              <w:r>
                <w:rPr>
                  <w:rFonts w:ascii="Calibri" w:eastAsia="Times New Roman" w:hAnsi="Calibri" w:cs="Calibri"/>
                  <w:color w:val="000000"/>
                  <w:sz w:val="16"/>
                  <w:szCs w:val="16"/>
                </w:rPr>
                <w:delText xml:space="preserve">7.76491E+15</w:delText>
              </w:r>
            </w:del>
          </w:p>
        </w:tc>
        <w:tc>
          <w:tcPr>
            <w:tcW w:w="1112" w:type="dxa"/>
            <w:tcBorders>
              <w:top w:val="nil"/>
              <w:left w:val="nil"/>
              <w:bottom w:val="single" w:sz="4" w:space="0" w:color="auto"/>
              <w:right w:val="single" w:sz="4" w:space="0" w:color="auto"/>
            </w:tcBorders>
            <w:noWrap/>
            <w:vAlign w:val="center"/>
            <w:hideMark/>
          </w:tcPr>
          <w:p w14:paraId="56DE413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50" w:author="Claude" w:date="2026-10-20T00:00:00Z">
              <w:r>
                <w:rPr>
                  <w:rFonts w:ascii="Calibri" w:eastAsia="Times New Roman" w:hAnsi="Calibri" w:cs="Calibri"/>
                  <w:color w:val="000000"/>
                  <w:sz w:val="16"/>
                  <w:szCs w:val="16"/>
                </w:rPr>
                <w:delText xml:space="preserve">7.76491E+13</w:delText>
              </w:r>
            </w:del>
          </w:p>
        </w:tc>
        <w:tc>
          <w:tcPr>
            <w:tcW w:w="1112" w:type="dxa"/>
            <w:tcBorders>
              <w:top w:val="nil"/>
              <w:left w:val="nil"/>
              <w:bottom w:val="nil"/>
              <w:right w:val="nil"/>
            </w:tcBorders>
            <w:shd w:val="clear" w:color="000000" w:fill="F8696B"/>
            <w:noWrap/>
            <w:vAlign w:val="center"/>
            <w:hideMark/>
          </w:tcPr>
          <w:p w14:paraId="2779A72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51" w:author="Claude" w:date="2026-10-20T00:00:00Z">
              <w:r>
                <w:rPr>
                  <w:rFonts w:ascii="Calibri" w:eastAsia="Times New Roman" w:hAnsi="Calibri" w:cs="Calibri"/>
                  <w:color w:val="000000"/>
                  <w:sz w:val="16"/>
                  <w:szCs w:val="16"/>
                </w:rPr>
                <w:delText xml:space="preserve">3.88246E+13</w:delText>
              </w:r>
            </w:del>
          </w:p>
        </w:tc>
      </w:tr>
      <w:tr w:rsidR="00FB71BF" w:rsidRPr="00FB71BF" w14:paraId="0BB38CA5" w14:textId="77777777" w:rsidTr="00FB71BF">
        <w:trPr>
          <w:trHeight w:val="261"/>
          <w:jc w:val="center"/>
          <w:del w:id="91252"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94D422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53" w:author="Claude" w:date="2026-10-20T00:00:00Z">
              <w:r>
                <w:rPr>
                  <w:rFonts w:ascii="Calibri" w:eastAsia="Times New Roman" w:hAnsi="Calibri" w:cs="Calibri"/>
                  <w:color w:val="000000"/>
                  <w:sz w:val="16"/>
                  <w:szCs w:val="16"/>
                </w:rPr>
                <w:delText xml:space="preserve">Sm-144</w:delText>
              </w:r>
            </w:del>
          </w:p>
        </w:tc>
        <w:tc>
          <w:tcPr>
            <w:tcW w:w="1112" w:type="dxa"/>
            <w:tcBorders>
              <w:top w:val="nil"/>
              <w:left w:val="nil"/>
              <w:bottom w:val="single" w:sz="4" w:space="0" w:color="auto"/>
              <w:right w:val="single" w:sz="4" w:space="0" w:color="auto"/>
            </w:tcBorders>
            <w:noWrap/>
            <w:vAlign w:val="center"/>
            <w:hideMark/>
          </w:tcPr>
          <w:p w14:paraId="73F0037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54" w:author="Claude" w:date="2026-10-20T00:00:00Z">
              <w:r>
                <w:rPr>
                  <w:rFonts w:ascii="Calibri" w:eastAsia="Times New Roman" w:hAnsi="Calibri" w:cs="Calibri"/>
                  <w:color w:val="000000"/>
                  <w:sz w:val="16"/>
                  <w:szCs w:val="16"/>
                </w:rPr>
                <w:delText xml:space="preserve">1.55439E+23</w:delText>
              </w:r>
            </w:del>
          </w:p>
        </w:tc>
        <w:tc>
          <w:tcPr>
            <w:tcW w:w="1112" w:type="dxa"/>
            <w:tcBorders>
              <w:top w:val="nil"/>
              <w:left w:val="nil"/>
              <w:bottom w:val="single" w:sz="4" w:space="0" w:color="auto"/>
              <w:right w:val="single" w:sz="4" w:space="0" w:color="auto"/>
            </w:tcBorders>
            <w:noWrap/>
            <w:vAlign w:val="center"/>
            <w:hideMark/>
          </w:tcPr>
          <w:p w14:paraId="59C12EF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55" w:author="Claude" w:date="2026-10-20T00:00:00Z">
              <w:r>
                <w:rPr>
                  <w:rFonts w:ascii="Calibri" w:eastAsia="Times New Roman" w:hAnsi="Calibri" w:cs="Calibri"/>
                  <w:color w:val="000000"/>
                  <w:sz w:val="16"/>
                  <w:szCs w:val="16"/>
                </w:rPr>
                <w:delText xml:space="preserve">1.55439E+23</w:delText>
              </w:r>
            </w:del>
          </w:p>
        </w:tc>
        <w:tc>
          <w:tcPr>
            <w:tcW w:w="1112" w:type="dxa"/>
            <w:tcBorders>
              <w:top w:val="nil"/>
              <w:left w:val="nil"/>
              <w:bottom w:val="single" w:sz="4" w:space="0" w:color="auto"/>
              <w:right w:val="single" w:sz="4" w:space="0" w:color="auto"/>
            </w:tcBorders>
            <w:noWrap/>
            <w:vAlign w:val="center"/>
            <w:hideMark/>
          </w:tcPr>
          <w:p w14:paraId="6334071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56" w:author="Claude" w:date="2026-10-20T00:00:00Z">
              <w:r>
                <w:rPr>
                  <w:rFonts w:ascii="Calibri" w:eastAsia="Times New Roman" w:hAnsi="Calibri" w:cs="Calibri"/>
                  <w:color w:val="000000"/>
                  <w:sz w:val="16"/>
                  <w:szCs w:val="16"/>
                </w:rPr>
                <w:delText xml:space="preserve">3.10878E+21</w:delText>
              </w:r>
            </w:del>
          </w:p>
        </w:tc>
        <w:tc>
          <w:tcPr>
            <w:tcW w:w="1112" w:type="dxa"/>
            <w:tcBorders>
              <w:top w:val="nil"/>
              <w:left w:val="nil"/>
              <w:bottom w:val="single" w:sz="4" w:space="0" w:color="auto"/>
              <w:right w:val="single" w:sz="4" w:space="0" w:color="auto"/>
            </w:tcBorders>
            <w:noWrap/>
            <w:vAlign w:val="center"/>
            <w:hideMark/>
          </w:tcPr>
          <w:p w14:paraId="5E01924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57" w:author="Claude" w:date="2026-10-20T00:00:00Z">
              <w:r>
                <w:rPr>
                  <w:rFonts w:ascii="Calibri" w:eastAsia="Times New Roman" w:hAnsi="Calibri" w:cs="Calibri"/>
                  <w:color w:val="000000"/>
                  <w:sz w:val="16"/>
                  <w:szCs w:val="16"/>
                </w:rPr>
                <w:delText xml:space="preserve">1.55439E+15</w:delText>
              </w:r>
            </w:del>
          </w:p>
        </w:tc>
        <w:tc>
          <w:tcPr>
            <w:tcW w:w="1112" w:type="dxa"/>
            <w:tcBorders>
              <w:top w:val="nil"/>
              <w:left w:val="nil"/>
              <w:bottom w:val="single" w:sz="4" w:space="0" w:color="auto"/>
              <w:right w:val="single" w:sz="4" w:space="0" w:color="auto"/>
            </w:tcBorders>
            <w:noWrap/>
            <w:vAlign w:val="center"/>
            <w:hideMark/>
          </w:tcPr>
          <w:p w14:paraId="7D5607E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58" w:author="Claude" w:date="2026-10-20T00:00:00Z">
              <w:r>
                <w:rPr>
                  <w:rFonts w:ascii="Calibri" w:eastAsia="Times New Roman" w:hAnsi="Calibri" w:cs="Calibri"/>
                  <w:color w:val="000000"/>
                  <w:sz w:val="16"/>
                  <w:szCs w:val="16"/>
                </w:rPr>
                <w:delText xml:space="preserve">5.18130E+13</w:delText>
              </w:r>
            </w:del>
          </w:p>
        </w:tc>
        <w:tc>
          <w:tcPr>
            <w:tcW w:w="1112" w:type="dxa"/>
            <w:tcBorders>
              <w:top w:val="nil"/>
              <w:left w:val="nil"/>
              <w:bottom w:val="single" w:sz="4" w:space="0" w:color="auto"/>
              <w:right w:val="single" w:sz="4" w:space="0" w:color="auto"/>
            </w:tcBorders>
            <w:noWrap/>
            <w:vAlign w:val="center"/>
            <w:hideMark/>
          </w:tcPr>
          <w:p w14:paraId="687A461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59" w:author="Claude" w:date="2026-10-20T00:00:00Z">
              <w:r>
                <w:rPr>
                  <w:rFonts w:ascii="Calibri" w:eastAsia="Times New Roman" w:hAnsi="Calibri" w:cs="Calibri"/>
                  <w:color w:val="000000"/>
                  <w:sz w:val="16"/>
                  <w:szCs w:val="16"/>
                </w:rPr>
                <w:delText xml:space="preserve">5.18130E+11</w:delText>
              </w:r>
            </w:del>
          </w:p>
        </w:tc>
        <w:tc>
          <w:tcPr>
            <w:tcW w:w="1112" w:type="dxa"/>
            <w:tcBorders>
              <w:top w:val="nil"/>
              <w:left w:val="nil"/>
              <w:bottom w:val="nil"/>
              <w:right w:val="nil"/>
            </w:tcBorders>
            <w:shd w:val="clear" w:color="000000" w:fill="FFEB84"/>
            <w:noWrap/>
            <w:vAlign w:val="center"/>
            <w:hideMark/>
          </w:tcPr>
          <w:p w14:paraId="35E0CA0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60" w:author="Claude" w:date="2026-10-20T00:00:00Z">
              <w:r>
                <w:rPr>
                  <w:rFonts w:ascii="Calibri" w:eastAsia="Times New Roman" w:hAnsi="Calibri" w:cs="Calibri"/>
                  <w:color w:val="000000"/>
                  <w:sz w:val="16"/>
                  <w:szCs w:val="16"/>
                </w:rPr>
                <w:delText xml:space="preserve">2.59065E+11</w:delText>
              </w:r>
            </w:del>
          </w:p>
        </w:tc>
      </w:tr>
      <w:tr w:rsidR="00FB71BF" w:rsidRPr="00FB71BF" w14:paraId="7D2D7DA4" w14:textId="77777777" w:rsidTr="00FB71BF">
        <w:trPr>
          <w:trHeight w:val="261"/>
          <w:jc w:val="center"/>
          <w:del w:id="91261"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227537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62" w:author="Claude" w:date="2026-10-20T00:00:00Z">
              <w:r>
                <w:rPr>
                  <w:rFonts w:ascii="Calibri" w:eastAsia="Times New Roman" w:hAnsi="Calibri" w:cs="Calibri"/>
                  <w:color w:val="000000"/>
                  <w:sz w:val="16"/>
                  <w:szCs w:val="16"/>
                </w:rPr>
                <w:delText xml:space="preserve">Pm-141</w:delText>
              </w:r>
            </w:del>
          </w:p>
        </w:tc>
        <w:tc>
          <w:tcPr>
            <w:tcW w:w="1112" w:type="dxa"/>
            <w:tcBorders>
              <w:top w:val="nil"/>
              <w:left w:val="nil"/>
              <w:bottom w:val="single" w:sz="4" w:space="0" w:color="auto"/>
              <w:right w:val="single" w:sz="4" w:space="0" w:color="auto"/>
            </w:tcBorders>
            <w:noWrap/>
            <w:vAlign w:val="center"/>
            <w:hideMark/>
          </w:tcPr>
          <w:p w14:paraId="39B98E3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63" w:author="Claude" w:date="2026-10-20T00:00:00Z">
              <w:r>
                <w:rPr>
                  <w:rFonts w:ascii="Calibri" w:eastAsia="Times New Roman" w:hAnsi="Calibri" w:cs="Calibri"/>
                  <w:color w:val="000000"/>
                  <w:sz w:val="16"/>
                  <w:szCs w:val="16"/>
                </w:rPr>
                <w:delText xml:space="preserve">7.24828E+24</w:delText>
              </w:r>
            </w:del>
          </w:p>
        </w:tc>
        <w:tc>
          <w:tcPr>
            <w:tcW w:w="1112" w:type="dxa"/>
            <w:tcBorders>
              <w:top w:val="nil"/>
              <w:left w:val="nil"/>
              <w:bottom w:val="single" w:sz="4" w:space="0" w:color="auto"/>
              <w:right w:val="single" w:sz="4" w:space="0" w:color="auto"/>
            </w:tcBorders>
            <w:noWrap/>
            <w:vAlign w:val="center"/>
            <w:hideMark/>
          </w:tcPr>
          <w:p w14:paraId="1E919E3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64" w:author="Claude" w:date="2026-10-20T00:00:00Z">
              <w:r>
                <w:rPr>
                  <w:rFonts w:ascii="Calibri" w:eastAsia="Times New Roman" w:hAnsi="Calibri" w:cs="Calibri"/>
                  <w:color w:val="000000"/>
                  <w:sz w:val="16"/>
                  <w:szCs w:val="16"/>
                </w:rPr>
                <w:delText xml:space="preserve">7.24828E+24</w:delText>
              </w:r>
            </w:del>
          </w:p>
        </w:tc>
        <w:tc>
          <w:tcPr>
            <w:tcW w:w="1112" w:type="dxa"/>
            <w:tcBorders>
              <w:top w:val="nil"/>
              <w:left w:val="nil"/>
              <w:bottom w:val="single" w:sz="4" w:space="0" w:color="auto"/>
              <w:right w:val="single" w:sz="4" w:space="0" w:color="auto"/>
            </w:tcBorders>
            <w:noWrap/>
            <w:vAlign w:val="center"/>
            <w:hideMark/>
          </w:tcPr>
          <w:p w14:paraId="537054D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65" w:author="Claude" w:date="2026-10-20T00:00:00Z">
              <w:r>
                <w:rPr>
                  <w:rFonts w:ascii="Calibri" w:eastAsia="Times New Roman" w:hAnsi="Calibri" w:cs="Calibri"/>
                  <w:color w:val="000000"/>
                  <w:sz w:val="16"/>
                  <w:szCs w:val="16"/>
                </w:rPr>
                <w:delText xml:space="preserve">1.44966E+23</w:delText>
              </w:r>
            </w:del>
          </w:p>
        </w:tc>
        <w:tc>
          <w:tcPr>
            <w:tcW w:w="1112" w:type="dxa"/>
            <w:tcBorders>
              <w:top w:val="nil"/>
              <w:left w:val="nil"/>
              <w:bottom w:val="single" w:sz="4" w:space="0" w:color="auto"/>
              <w:right w:val="single" w:sz="4" w:space="0" w:color="auto"/>
            </w:tcBorders>
            <w:noWrap/>
            <w:vAlign w:val="center"/>
            <w:hideMark/>
          </w:tcPr>
          <w:p w14:paraId="17747FC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66" w:author="Claude" w:date="2026-10-20T00:00:00Z">
              <w:r>
                <w:rPr>
                  <w:rFonts w:ascii="Calibri" w:eastAsia="Times New Roman" w:hAnsi="Calibri" w:cs="Calibri"/>
                  <w:color w:val="000000"/>
                  <w:sz w:val="16"/>
                  <w:szCs w:val="16"/>
                </w:rPr>
                <w:delText xml:space="preserve">7.24828E+16</w:delText>
              </w:r>
            </w:del>
          </w:p>
        </w:tc>
        <w:tc>
          <w:tcPr>
            <w:tcW w:w="1112" w:type="dxa"/>
            <w:tcBorders>
              <w:top w:val="nil"/>
              <w:left w:val="nil"/>
              <w:bottom w:val="single" w:sz="4" w:space="0" w:color="auto"/>
              <w:right w:val="single" w:sz="4" w:space="0" w:color="auto"/>
            </w:tcBorders>
            <w:noWrap/>
            <w:vAlign w:val="center"/>
            <w:hideMark/>
          </w:tcPr>
          <w:p w14:paraId="6B5782F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67" w:author="Claude" w:date="2026-10-20T00:00:00Z">
              <w:r>
                <w:rPr>
                  <w:rFonts w:ascii="Calibri" w:eastAsia="Times New Roman" w:hAnsi="Calibri" w:cs="Calibri"/>
                  <w:color w:val="000000"/>
                  <w:sz w:val="16"/>
                  <w:szCs w:val="16"/>
                </w:rPr>
                <w:delText xml:space="preserve">2.41609E+15</w:delText>
              </w:r>
            </w:del>
          </w:p>
        </w:tc>
        <w:tc>
          <w:tcPr>
            <w:tcW w:w="1112" w:type="dxa"/>
            <w:tcBorders>
              <w:top w:val="nil"/>
              <w:left w:val="nil"/>
              <w:bottom w:val="single" w:sz="4" w:space="0" w:color="auto"/>
              <w:right w:val="single" w:sz="4" w:space="0" w:color="auto"/>
            </w:tcBorders>
            <w:noWrap/>
            <w:vAlign w:val="center"/>
            <w:hideMark/>
          </w:tcPr>
          <w:p w14:paraId="1747E6A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68" w:author="Claude" w:date="2026-10-20T00:00:00Z">
              <w:r>
                <w:rPr>
                  <w:rFonts w:ascii="Calibri" w:eastAsia="Times New Roman" w:hAnsi="Calibri" w:cs="Calibri"/>
                  <w:color w:val="000000"/>
                  <w:sz w:val="16"/>
                  <w:szCs w:val="16"/>
                </w:rPr>
                <w:delText xml:space="preserve">2.41609E+13</w:delText>
              </w:r>
            </w:del>
          </w:p>
        </w:tc>
        <w:tc>
          <w:tcPr>
            <w:tcW w:w="1112" w:type="dxa"/>
            <w:tcBorders>
              <w:top w:val="nil"/>
              <w:left w:val="nil"/>
              <w:bottom w:val="nil"/>
              <w:right w:val="nil"/>
            </w:tcBorders>
            <w:shd w:val="clear" w:color="000000" w:fill="FDC37D"/>
            <w:noWrap/>
            <w:vAlign w:val="center"/>
            <w:hideMark/>
          </w:tcPr>
          <w:p w14:paraId="3C68025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69" w:author="Claude" w:date="2026-10-20T00:00:00Z">
              <w:r>
                <w:rPr>
                  <w:rFonts w:ascii="Calibri" w:eastAsia="Times New Roman" w:hAnsi="Calibri" w:cs="Calibri"/>
                  <w:color w:val="000000"/>
                  <w:sz w:val="16"/>
                  <w:szCs w:val="16"/>
                </w:rPr>
                <w:delText xml:space="preserve">1.20805E+13</w:delText>
              </w:r>
            </w:del>
          </w:p>
        </w:tc>
      </w:tr>
      <w:tr w:rsidR="00FB71BF" w:rsidRPr="00FB71BF" w14:paraId="7CFBA435" w14:textId="77777777" w:rsidTr="00FB71BF">
        <w:trPr>
          <w:trHeight w:val="261"/>
          <w:jc w:val="center"/>
          <w:del w:id="91270"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53A00D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71" w:author="Claude" w:date="2026-10-20T00:00:00Z">
              <w:r>
                <w:rPr>
                  <w:rFonts w:ascii="Calibri" w:eastAsia="Times New Roman" w:hAnsi="Calibri" w:cs="Calibri"/>
                  <w:color w:val="000000"/>
                  <w:sz w:val="16"/>
                  <w:szCs w:val="16"/>
                </w:rPr>
                <w:delText xml:space="preserve">Pm-143</w:delText>
              </w:r>
            </w:del>
          </w:p>
        </w:tc>
        <w:tc>
          <w:tcPr>
            <w:tcW w:w="1112" w:type="dxa"/>
            <w:tcBorders>
              <w:top w:val="nil"/>
              <w:left w:val="nil"/>
              <w:bottom w:val="single" w:sz="4" w:space="0" w:color="auto"/>
              <w:right w:val="single" w:sz="4" w:space="0" w:color="auto"/>
            </w:tcBorders>
            <w:noWrap/>
            <w:vAlign w:val="center"/>
            <w:hideMark/>
          </w:tcPr>
          <w:p w14:paraId="2D3E8F6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72" w:author="Claude" w:date="2026-10-20T00:00:00Z">
              <w:r>
                <w:rPr>
                  <w:rFonts w:ascii="Calibri" w:eastAsia="Times New Roman" w:hAnsi="Calibri" w:cs="Calibri"/>
                  <w:color w:val="000000"/>
                  <w:sz w:val="16"/>
                  <w:szCs w:val="16"/>
                </w:rPr>
                <w:delText xml:space="preserve">1.72261E+24</w:delText>
              </w:r>
            </w:del>
          </w:p>
        </w:tc>
        <w:tc>
          <w:tcPr>
            <w:tcW w:w="1112" w:type="dxa"/>
            <w:tcBorders>
              <w:top w:val="nil"/>
              <w:left w:val="nil"/>
              <w:bottom w:val="single" w:sz="4" w:space="0" w:color="auto"/>
              <w:right w:val="single" w:sz="4" w:space="0" w:color="auto"/>
            </w:tcBorders>
            <w:noWrap/>
            <w:vAlign w:val="center"/>
            <w:hideMark/>
          </w:tcPr>
          <w:p w14:paraId="5410E3D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73" w:author="Claude" w:date="2026-10-20T00:00:00Z">
              <w:r>
                <w:rPr>
                  <w:rFonts w:ascii="Calibri" w:eastAsia="Times New Roman" w:hAnsi="Calibri" w:cs="Calibri"/>
                  <w:color w:val="000000"/>
                  <w:sz w:val="16"/>
                  <w:szCs w:val="16"/>
                </w:rPr>
                <w:delText xml:space="preserve">1.72261E+24</w:delText>
              </w:r>
            </w:del>
          </w:p>
        </w:tc>
        <w:tc>
          <w:tcPr>
            <w:tcW w:w="1112" w:type="dxa"/>
            <w:tcBorders>
              <w:top w:val="nil"/>
              <w:left w:val="nil"/>
              <w:bottom w:val="single" w:sz="4" w:space="0" w:color="auto"/>
              <w:right w:val="single" w:sz="4" w:space="0" w:color="auto"/>
            </w:tcBorders>
            <w:noWrap/>
            <w:vAlign w:val="center"/>
            <w:hideMark/>
          </w:tcPr>
          <w:p w14:paraId="2702C05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74" w:author="Claude" w:date="2026-10-20T00:00:00Z">
              <w:r>
                <w:rPr>
                  <w:rFonts w:ascii="Calibri" w:eastAsia="Times New Roman" w:hAnsi="Calibri" w:cs="Calibri"/>
                  <w:color w:val="000000"/>
                  <w:sz w:val="16"/>
                  <w:szCs w:val="16"/>
                </w:rPr>
                <w:delText xml:space="preserve">3.44522E+22</w:delText>
              </w:r>
            </w:del>
          </w:p>
        </w:tc>
        <w:tc>
          <w:tcPr>
            <w:tcW w:w="1112" w:type="dxa"/>
            <w:tcBorders>
              <w:top w:val="nil"/>
              <w:left w:val="nil"/>
              <w:bottom w:val="single" w:sz="4" w:space="0" w:color="auto"/>
              <w:right w:val="single" w:sz="4" w:space="0" w:color="auto"/>
            </w:tcBorders>
            <w:noWrap/>
            <w:vAlign w:val="center"/>
            <w:hideMark/>
          </w:tcPr>
          <w:p w14:paraId="2F99E41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75" w:author="Claude" w:date="2026-10-20T00:00:00Z">
              <w:r>
                <w:rPr>
                  <w:rFonts w:ascii="Calibri" w:eastAsia="Times New Roman" w:hAnsi="Calibri" w:cs="Calibri"/>
                  <w:color w:val="000000"/>
                  <w:sz w:val="16"/>
                  <w:szCs w:val="16"/>
                </w:rPr>
                <w:delText xml:space="preserve">1.72261E+16</w:delText>
              </w:r>
            </w:del>
          </w:p>
        </w:tc>
        <w:tc>
          <w:tcPr>
            <w:tcW w:w="1112" w:type="dxa"/>
            <w:tcBorders>
              <w:top w:val="nil"/>
              <w:left w:val="nil"/>
              <w:bottom w:val="single" w:sz="4" w:space="0" w:color="auto"/>
              <w:right w:val="single" w:sz="4" w:space="0" w:color="auto"/>
            </w:tcBorders>
            <w:noWrap/>
            <w:vAlign w:val="center"/>
            <w:hideMark/>
          </w:tcPr>
          <w:p w14:paraId="3DD0CE7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76" w:author="Claude" w:date="2026-10-20T00:00:00Z">
              <w:r>
                <w:rPr>
                  <w:rFonts w:ascii="Calibri" w:eastAsia="Times New Roman" w:hAnsi="Calibri" w:cs="Calibri"/>
                  <w:color w:val="000000"/>
                  <w:sz w:val="16"/>
                  <w:szCs w:val="16"/>
                </w:rPr>
                <w:delText xml:space="preserve">5.74204E+14</w:delText>
              </w:r>
            </w:del>
          </w:p>
        </w:tc>
        <w:tc>
          <w:tcPr>
            <w:tcW w:w="1112" w:type="dxa"/>
            <w:tcBorders>
              <w:top w:val="nil"/>
              <w:left w:val="nil"/>
              <w:bottom w:val="single" w:sz="4" w:space="0" w:color="auto"/>
              <w:right w:val="single" w:sz="4" w:space="0" w:color="auto"/>
            </w:tcBorders>
            <w:noWrap/>
            <w:vAlign w:val="center"/>
            <w:hideMark/>
          </w:tcPr>
          <w:p w14:paraId="0E8E030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77" w:author="Claude" w:date="2026-10-20T00:00:00Z">
              <w:r>
                <w:rPr>
                  <w:rFonts w:ascii="Calibri" w:eastAsia="Times New Roman" w:hAnsi="Calibri" w:cs="Calibri"/>
                  <w:color w:val="000000"/>
                  <w:sz w:val="16"/>
                  <w:szCs w:val="16"/>
                </w:rPr>
                <w:delText xml:space="preserve">5.74204E+12</w:delText>
              </w:r>
            </w:del>
          </w:p>
        </w:tc>
        <w:tc>
          <w:tcPr>
            <w:tcW w:w="1112" w:type="dxa"/>
            <w:tcBorders>
              <w:top w:val="nil"/>
              <w:left w:val="nil"/>
              <w:bottom w:val="nil"/>
              <w:right w:val="nil"/>
            </w:tcBorders>
            <w:shd w:val="clear" w:color="000000" w:fill="FFE283"/>
            <w:noWrap/>
            <w:vAlign w:val="center"/>
            <w:hideMark/>
          </w:tcPr>
          <w:p w14:paraId="7916DBD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78" w:author="Claude" w:date="2026-10-20T00:00:00Z">
              <w:r>
                <w:rPr>
                  <w:rFonts w:ascii="Calibri" w:eastAsia="Times New Roman" w:hAnsi="Calibri" w:cs="Calibri"/>
                  <w:color w:val="000000"/>
                  <w:sz w:val="16"/>
                  <w:szCs w:val="16"/>
                </w:rPr>
                <w:delText xml:space="preserve">2.87102E+12</w:delText>
              </w:r>
            </w:del>
          </w:p>
        </w:tc>
      </w:tr>
      <w:tr w:rsidR="00FB71BF" w:rsidRPr="00FB71BF" w14:paraId="3BB301A2" w14:textId="77777777" w:rsidTr="00FB71BF">
        <w:trPr>
          <w:trHeight w:val="261"/>
          <w:jc w:val="center"/>
          <w:del w:id="91279"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CD789F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80" w:author="Claude" w:date="2026-10-20T00:00:00Z">
              <w:r>
                <w:rPr>
                  <w:rFonts w:ascii="Calibri" w:eastAsia="Times New Roman" w:hAnsi="Calibri" w:cs="Calibri"/>
                  <w:color w:val="000000"/>
                  <w:sz w:val="16"/>
                  <w:szCs w:val="16"/>
                </w:rPr>
                <w:delText xml:space="preserve">Nd-143</w:delText>
              </w:r>
            </w:del>
          </w:p>
        </w:tc>
        <w:tc>
          <w:tcPr>
            <w:tcW w:w="1112" w:type="dxa"/>
            <w:tcBorders>
              <w:top w:val="nil"/>
              <w:left w:val="nil"/>
              <w:bottom w:val="single" w:sz="4" w:space="0" w:color="auto"/>
              <w:right w:val="single" w:sz="4" w:space="0" w:color="auto"/>
            </w:tcBorders>
            <w:noWrap/>
            <w:vAlign w:val="center"/>
            <w:hideMark/>
          </w:tcPr>
          <w:p w14:paraId="53D4237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81" w:author="Claude" w:date="2026-10-20T00:00:00Z">
              <w:r>
                <w:rPr>
                  <w:rFonts w:ascii="Calibri" w:eastAsia="Times New Roman" w:hAnsi="Calibri" w:cs="Calibri"/>
                  <w:color w:val="000000"/>
                  <w:sz w:val="16"/>
                  <w:szCs w:val="16"/>
                </w:rPr>
                <w:delText xml:space="preserve">4.40666E+24</w:delText>
              </w:r>
            </w:del>
          </w:p>
        </w:tc>
        <w:tc>
          <w:tcPr>
            <w:tcW w:w="1112" w:type="dxa"/>
            <w:tcBorders>
              <w:top w:val="nil"/>
              <w:left w:val="nil"/>
              <w:bottom w:val="single" w:sz="4" w:space="0" w:color="auto"/>
              <w:right w:val="single" w:sz="4" w:space="0" w:color="auto"/>
            </w:tcBorders>
            <w:noWrap/>
            <w:vAlign w:val="center"/>
            <w:hideMark/>
          </w:tcPr>
          <w:p w14:paraId="0C62680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82" w:author="Claude" w:date="2026-10-20T00:00:00Z">
              <w:r>
                <w:rPr>
                  <w:rFonts w:ascii="Calibri" w:eastAsia="Times New Roman" w:hAnsi="Calibri" w:cs="Calibri"/>
                  <w:color w:val="000000"/>
                  <w:sz w:val="16"/>
                  <w:szCs w:val="16"/>
                </w:rPr>
                <w:delText xml:space="preserve">4.40666E+24</w:delText>
              </w:r>
            </w:del>
          </w:p>
        </w:tc>
        <w:tc>
          <w:tcPr>
            <w:tcW w:w="1112" w:type="dxa"/>
            <w:tcBorders>
              <w:top w:val="nil"/>
              <w:left w:val="nil"/>
              <w:bottom w:val="single" w:sz="4" w:space="0" w:color="auto"/>
              <w:right w:val="single" w:sz="4" w:space="0" w:color="auto"/>
            </w:tcBorders>
            <w:noWrap/>
            <w:vAlign w:val="center"/>
            <w:hideMark/>
          </w:tcPr>
          <w:p w14:paraId="363E74F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83" w:author="Claude" w:date="2026-10-20T00:00:00Z">
              <w:r>
                <w:rPr>
                  <w:rFonts w:ascii="Calibri" w:eastAsia="Times New Roman" w:hAnsi="Calibri" w:cs="Calibri"/>
                  <w:color w:val="000000"/>
                  <w:sz w:val="16"/>
                  <w:szCs w:val="16"/>
                </w:rPr>
                <w:delText xml:space="preserve">8.81333E+22</w:delText>
              </w:r>
            </w:del>
          </w:p>
        </w:tc>
        <w:tc>
          <w:tcPr>
            <w:tcW w:w="1112" w:type="dxa"/>
            <w:tcBorders>
              <w:top w:val="nil"/>
              <w:left w:val="nil"/>
              <w:bottom w:val="single" w:sz="4" w:space="0" w:color="auto"/>
              <w:right w:val="single" w:sz="4" w:space="0" w:color="auto"/>
            </w:tcBorders>
            <w:noWrap/>
            <w:vAlign w:val="center"/>
            <w:hideMark/>
          </w:tcPr>
          <w:p w14:paraId="1519209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84" w:author="Claude" w:date="2026-10-20T00:00:00Z">
              <w:r>
                <w:rPr>
                  <w:rFonts w:ascii="Calibri" w:eastAsia="Times New Roman" w:hAnsi="Calibri" w:cs="Calibri"/>
                  <w:color w:val="000000"/>
                  <w:sz w:val="16"/>
                  <w:szCs w:val="16"/>
                </w:rPr>
                <w:delText xml:space="preserve">4.40666E+16</w:delText>
              </w:r>
            </w:del>
          </w:p>
        </w:tc>
        <w:tc>
          <w:tcPr>
            <w:tcW w:w="1112" w:type="dxa"/>
            <w:tcBorders>
              <w:top w:val="nil"/>
              <w:left w:val="nil"/>
              <w:bottom w:val="single" w:sz="4" w:space="0" w:color="auto"/>
              <w:right w:val="single" w:sz="4" w:space="0" w:color="auto"/>
            </w:tcBorders>
            <w:noWrap/>
            <w:vAlign w:val="center"/>
            <w:hideMark/>
          </w:tcPr>
          <w:p w14:paraId="0002F41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85" w:author="Claude" w:date="2026-10-20T00:00:00Z">
              <w:r>
                <w:rPr>
                  <w:rFonts w:ascii="Calibri" w:eastAsia="Times New Roman" w:hAnsi="Calibri" w:cs="Calibri"/>
                  <w:color w:val="000000"/>
                  <w:sz w:val="16"/>
                  <w:szCs w:val="16"/>
                </w:rPr>
                <w:delText xml:space="preserve">1.46889E+15</w:delText>
              </w:r>
            </w:del>
          </w:p>
        </w:tc>
        <w:tc>
          <w:tcPr>
            <w:tcW w:w="1112" w:type="dxa"/>
            <w:tcBorders>
              <w:top w:val="nil"/>
              <w:left w:val="nil"/>
              <w:bottom w:val="single" w:sz="4" w:space="0" w:color="auto"/>
              <w:right w:val="single" w:sz="4" w:space="0" w:color="auto"/>
            </w:tcBorders>
            <w:noWrap/>
            <w:vAlign w:val="center"/>
            <w:hideMark/>
          </w:tcPr>
          <w:p w14:paraId="0C5A6CD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86" w:author="Claude" w:date="2026-10-20T00:00:00Z">
              <w:r>
                <w:rPr>
                  <w:rFonts w:ascii="Calibri" w:eastAsia="Times New Roman" w:hAnsi="Calibri" w:cs="Calibri"/>
                  <w:color w:val="000000"/>
                  <w:sz w:val="16"/>
                  <w:szCs w:val="16"/>
                </w:rPr>
                <w:delText xml:space="preserve">1.46889E+13</w:delText>
              </w:r>
            </w:del>
          </w:p>
        </w:tc>
        <w:tc>
          <w:tcPr>
            <w:tcW w:w="1112" w:type="dxa"/>
            <w:tcBorders>
              <w:top w:val="nil"/>
              <w:left w:val="nil"/>
              <w:bottom w:val="nil"/>
              <w:right w:val="nil"/>
            </w:tcBorders>
            <w:shd w:val="clear" w:color="000000" w:fill="FED380"/>
            <w:noWrap/>
            <w:vAlign w:val="center"/>
            <w:hideMark/>
          </w:tcPr>
          <w:p w14:paraId="040E828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87" w:author="Claude" w:date="2026-10-20T00:00:00Z">
              <w:r>
                <w:rPr>
                  <w:rFonts w:ascii="Calibri" w:eastAsia="Times New Roman" w:hAnsi="Calibri" w:cs="Calibri"/>
                  <w:color w:val="000000"/>
                  <w:sz w:val="16"/>
                  <w:szCs w:val="16"/>
                </w:rPr>
                <w:delText xml:space="preserve">7.34444E+12</w:delText>
              </w:r>
            </w:del>
          </w:p>
        </w:tc>
      </w:tr>
      <w:tr w:rsidR="00FB71BF" w:rsidRPr="00FB71BF" w14:paraId="57864386" w14:textId="77777777" w:rsidTr="00FB71BF">
        <w:trPr>
          <w:trHeight w:val="261"/>
          <w:jc w:val="center"/>
          <w:del w:id="91288"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D527D4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89" w:author="Claude" w:date="2026-10-20T00:00:00Z">
              <w:r>
                <w:rPr>
                  <w:rFonts w:ascii="Calibri" w:eastAsia="Times New Roman" w:hAnsi="Calibri" w:cs="Calibri"/>
                  <w:color w:val="000000"/>
                  <w:sz w:val="16"/>
                  <w:szCs w:val="16"/>
                </w:rPr>
                <w:delText xml:space="preserve">Nd-144</w:delText>
              </w:r>
            </w:del>
          </w:p>
        </w:tc>
        <w:tc>
          <w:tcPr>
            <w:tcW w:w="1112" w:type="dxa"/>
            <w:tcBorders>
              <w:top w:val="nil"/>
              <w:left w:val="nil"/>
              <w:bottom w:val="single" w:sz="4" w:space="0" w:color="auto"/>
              <w:right w:val="single" w:sz="4" w:space="0" w:color="auto"/>
            </w:tcBorders>
            <w:noWrap/>
            <w:vAlign w:val="center"/>
            <w:hideMark/>
          </w:tcPr>
          <w:p w14:paraId="409BDDC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90" w:author="Claude" w:date="2026-10-20T00:00:00Z">
              <w:r>
                <w:rPr>
                  <w:rFonts w:ascii="Calibri" w:eastAsia="Times New Roman" w:hAnsi="Calibri" w:cs="Calibri"/>
                  <w:color w:val="000000"/>
                  <w:sz w:val="16"/>
                  <w:szCs w:val="16"/>
                </w:rPr>
                <w:delText xml:space="preserve">5.01311E+24</w:delText>
              </w:r>
            </w:del>
          </w:p>
        </w:tc>
        <w:tc>
          <w:tcPr>
            <w:tcW w:w="1112" w:type="dxa"/>
            <w:tcBorders>
              <w:top w:val="nil"/>
              <w:left w:val="nil"/>
              <w:bottom w:val="single" w:sz="4" w:space="0" w:color="auto"/>
              <w:right w:val="single" w:sz="4" w:space="0" w:color="auto"/>
            </w:tcBorders>
            <w:noWrap/>
            <w:vAlign w:val="center"/>
            <w:hideMark/>
          </w:tcPr>
          <w:p w14:paraId="36974FB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91" w:author="Claude" w:date="2026-10-20T00:00:00Z">
              <w:r>
                <w:rPr>
                  <w:rFonts w:ascii="Calibri" w:eastAsia="Times New Roman" w:hAnsi="Calibri" w:cs="Calibri"/>
                  <w:color w:val="000000"/>
                  <w:sz w:val="16"/>
                  <w:szCs w:val="16"/>
                </w:rPr>
                <w:delText xml:space="preserve">5.01311E+24</w:delText>
              </w:r>
            </w:del>
          </w:p>
        </w:tc>
        <w:tc>
          <w:tcPr>
            <w:tcW w:w="1112" w:type="dxa"/>
            <w:tcBorders>
              <w:top w:val="nil"/>
              <w:left w:val="nil"/>
              <w:bottom w:val="single" w:sz="4" w:space="0" w:color="auto"/>
              <w:right w:val="single" w:sz="4" w:space="0" w:color="auto"/>
            </w:tcBorders>
            <w:noWrap/>
            <w:vAlign w:val="center"/>
            <w:hideMark/>
          </w:tcPr>
          <w:p w14:paraId="65D9089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92" w:author="Claude" w:date="2026-10-20T00:00:00Z">
              <w:r>
                <w:rPr>
                  <w:rFonts w:ascii="Calibri" w:eastAsia="Times New Roman" w:hAnsi="Calibri" w:cs="Calibri"/>
                  <w:color w:val="000000"/>
                  <w:sz w:val="16"/>
                  <w:szCs w:val="16"/>
                </w:rPr>
                <w:delText xml:space="preserve">1.00262E+23</w:delText>
              </w:r>
            </w:del>
          </w:p>
        </w:tc>
        <w:tc>
          <w:tcPr>
            <w:tcW w:w="1112" w:type="dxa"/>
            <w:tcBorders>
              <w:top w:val="nil"/>
              <w:left w:val="nil"/>
              <w:bottom w:val="single" w:sz="4" w:space="0" w:color="auto"/>
              <w:right w:val="single" w:sz="4" w:space="0" w:color="auto"/>
            </w:tcBorders>
            <w:noWrap/>
            <w:vAlign w:val="center"/>
            <w:hideMark/>
          </w:tcPr>
          <w:p w14:paraId="522ACFF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93" w:author="Claude" w:date="2026-10-20T00:00:00Z">
              <w:r>
                <w:rPr>
                  <w:rFonts w:ascii="Calibri" w:eastAsia="Times New Roman" w:hAnsi="Calibri" w:cs="Calibri"/>
                  <w:color w:val="000000"/>
                  <w:sz w:val="16"/>
                  <w:szCs w:val="16"/>
                </w:rPr>
                <w:delText xml:space="preserve">5.01311E+16</w:delText>
              </w:r>
            </w:del>
          </w:p>
        </w:tc>
        <w:tc>
          <w:tcPr>
            <w:tcW w:w="1112" w:type="dxa"/>
            <w:tcBorders>
              <w:top w:val="nil"/>
              <w:left w:val="nil"/>
              <w:bottom w:val="single" w:sz="4" w:space="0" w:color="auto"/>
              <w:right w:val="single" w:sz="4" w:space="0" w:color="auto"/>
            </w:tcBorders>
            <w:noWrap/>
            <w:vAlign w:val="center"/>
            <w:hideMark/>
          </w:tcPr>
          <w:p w14:paraId="4F79D58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94" w:author="Claude" w:date="2026-10-20T00:00:00Z">
              <w:r>
                <w:rPr>
                  <w:rFonts w:ascii="Calibri" w:eastAsia="Times New Roman" w:hAnsi="Calibri" w:cs="Calibri"/>
                  <w:color w:val="000000"/>
                  <w:sz w:val="16"/>
                  <w:szCs w:val="16"/>
                </w:rPr>
                <w:delText xml:space="preserve">1.67104E+15</w:delText>
              </w:r>
            </w:del>
          </w:p>
        </w:tc>
        <w:tc>
          <w:tcPr>
            <w:tcW w:w="1112" w:type="dxa"/>
            <w:tcBorders>
              <w:top w:val="nil"/>
              <w:left w:val="nil"/>
              <w:bottom w:val="single" w:sz="4" w:space="0" w:color="auto"/>
              <w:right w:val="single" w:sz="4" w:space="0" w:color="auto"/>
            </w:tcBorders>
            <w:noWrap/>
            <w:vAlign w:val="center"/>
            <w:hideMark/>
          </w:tcPr>
          <w:p w14:paraId="10028EB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95" w:author="Claude" w:date="2026-10-20T00:00:00Z">
              <w:r>
                <w:rPr>
                  <w:rFonts w:ascii="Calibri" w:eastAsia="Times New Roman" w:hAnsi="Calibri" w:cs="Calibri"/>
                  <w:color w:val="000000"/>
                  <w:sz w:val="16"/>
                  <w:szCs w:val="16"/>
                </w:rPr>
                <w:delText xml:space="preserve">1.67104E+13</w:delText>
              </w:r>
            </w:del>
          </w:p>
        </w:tc>
        <w:tc>
          <w:tcPr>
            <w:tcW w:w="1112" w:type="dxa"/>
            <w:tcBorders>
              <w:top w:val="nil"/>
              <w:left w:val="nil"/>
              <w:bottom w:val="nil"/>
              <w:right w:val="nil"/>
            </w:tcBorders>
            <w:shd w:val="clear" w:color="000000" w:fill="FED07F"/>
            <w:noWrap/>
            <w:vAlign w:val="center"/>
            <w:hideMark/>
          </w:tcPr>
          <w:p w14:paraId="4D29CC0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96" w:author="Claude" w:date="2026-10-20T00:00:00Z">
              <w:r>
                <w:rPr>
                  <w:rFonts w:ascii="Calibri" w:eastAsia="Times New Roman" w:hAnsi="Calibri" w:cs="Calibri"/>
                  <w:color w:val="000000"/>
                  <w:sz w:val="16"/>
                  <w:szCs w:val="16"/>
                </w:rPr>
                <w:delText xml:space="preserve">8.35519E+12</w:delText>
              </w:r>
            </w:del>
          </w:p>
        </w:tc>
      </w:tr>
      <w:tr w:rsidR="00FB71BF" w:rsidRPr="00FB71BF" w14:paraId="731A0C22" w14:textId="77777777" w:rsidTr="00FB71BF">
        <w:trPr>
          <w:trHeight w:val="261"/>
          <w:jc w:val="center"/>
          <w:del w:id="91297"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4D950F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98" w:author="Claude" w:date="2026-10-20T00:00:00Z">
              <w:r>
                <w:rPr>
                  <w:rFonts w:ascii="Calibri" w:eastAsia="Times New Roman" w:hAnsi="Calibri" w:cs="Calibri"/>
                  <w:color w:val="000000"/>
                  <w:sz w:val="16"/>
                  <w:szCs w:val="16"/>
                </w:rPr>
                <w:delText xml:space="preserve">Nd-145</w:delText>
              </w:r>
            </w:del>
          </w:p>
        </w:tc>
        <w:tc>
          <w:tcPr>
            <w:tcW w:w="1112" w:type="dxa"/>
            <w:tcBorders>
              <w:top w:val="nil"/>
              <w:left w:val="nil"/>
              <w:bottom w:val="single" w:sz="4" w:space="0" w:color="auto"/>
              <w:right w:val="single" w:sz="4" w:space="0" w:color="auto"/>
            </w:tcBorders>
            <w:noWrap/>
            <w:vAlign w:val="center"/>
            <w:hideMark/>
          </w:tcPr>
          <w:p w14:paraId="30049D3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299" w:author="Claude" w:date="2026-10-20T00:00:00Z">
              <w:r>
                <w:rPr>
                  <w:rFonts w:ascii="Calibri" w:eastAsia="Times New Roman" w:hAnsi="Calibri" w:cs="Calibri"/>
                  <w:color w:val="000000"/>
                  <w:sz w:val="16"/>
                  <w:szCs w:val="16"/>
                </w:rPr>
                <w:delText xml:space="preserve">6.52014E+22</w:delText>
              </w:r>
            </w:del>
          </w:p>
        </w:tc>
        <w:tc>
          <w:tcPr>
            <w:tcW w:w="1112" w:type="dxa"/>
            <w:tcBorders>
              <w:top w:val="nil"/>
              <w:left w:val="nil"/>
              <w:bottom w:val="single" w:sz="4" w:space="0" w:color="auto"/>
              <w:right w:val="single" w:sz="4" w:space="0" w:color="auto"/>
            </w:tcBorders>
            <w:noWrap/>
            <w:vAlign w:val="center"/>
            <w:hideMark/>
          </w:tcPr>
          <w:p w14:paraId="3C0F9C9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00" w:author="Claude" w:date="2026-10-20T00:00:00Z">
              <w:r>
                <w:rPr>
                  <w:rFonts w:ascii="Calibri" w:eastAsia="Times New Roman" w:hAnsi="Calibri" w:cs="Calibri"/>
                  <w:color w:val="000000"/>
                  <w:sz w:val="16"/>
                  <w:szCs w:val="16"/>
                </w:rPr>
                <w:delText xml:space="preserve">6.52014E+22</w:delText>
              </w:r>
            </w:del>
          </w:p>
        </w:tc>
        <w:tc>
          <w:tcPr>
            <w:tcW w:w="1112" w:type="dxa"/>
            <w:tcBorders>
              <w:top w:val="nil"/>
              <w:left w:val="nil"/>
              <w:bottom w:val="single" w:sz="4" w:space="0" w:color="auto"/>
              <w:right w:val="single" w:sz="4" w:space="0" w:color="auto"/>
            </w:tcBorders>
            <w:noWrap/>
            <w:vAlign w:val="center"/>
            <w:hideMark/>
          </w:tcPr>
          <w:p w14:paraId="3DF66E3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01" w:author="Claude" w:date="2026-10-20T00:00:00Z">
              <w:r>
                <w:rPr>
                  <w:rFonts w:ascii="Calibri" w:eastAsia="Times New Roman" w:hAnsi="Calibri" w:cs="Calibri"/>
                  <w:color w:val="000000"/>
                  <w:sz w:val="16"/>
                  <w:szCs w:val="16"/>
                </w:rPr>
                <w:delText xml:space="preserve">1.30403E+21</w:delText>
              </w:r>
            </w:del>
          </w:p>
        </w:tc>
        <w:tc>
          <w:tcPr>
            <w:tcW w:w="1112" w:type="dxa"/>
            <w:tcBorders>
              <w:top w:val="nil"/>
              <w:left w:val="nil"/>
              <w:bottom w:val="single" w:sz="4" w:space="0" w:color="auto"/>
              <w:right w:val="single" w:sz="4" w:space="0" w:color="auto"/>
            </w:tcBorders>
            <w:noWrap/>
            <w:vAlign w:val="center"/>
            <w:hideMark/>
          </w:tcPr>
          <w:p w14:paraId="31EF4AB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02" w:author="Claude" w:date="2026-10-20T00:00:00Z">
              <w:r>
                <w:rPr>
                  <w:rFonts w:ascii="Calibri" w:eastAsia="Times New Roman" w:hAnsi="Calibri" w:cs="Calibri"/>
                  <w:color w:val="000000"/>
                  <w:sz w:val="16"/>
                  <w:szCs w:val="16"/>
                </w:rPr>
                <w:delText xml:space="preserve">6.52014E+14</w:delText>
              </w:r>
            </w:del>
          </w:p>
        </w:tc>
        <w:tc>
          <w:tcPr>
            <w:tcW w:w="1112" w:type="dxa"/>
            <w:tcBorders>
              <w:top w:val="nil"/>
              <w:left w:val="nil"/>
              <w:bottom w:val="single" w:sz="4" w:space="0" w:color="auto"/>
              <w:right w:val="single" w:sz="4" w:space="0" w:color="auto"/>
            </w:tcBorders>
            <w:noWrap/>
            <w:vAlign w:val="center"/>
            <w:hideMark/>
          </w:tcPr>
          <w:p w14:paraId="4412F9D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03" w:author="Claude" w:date="2026-10-20T00:00:00Z">
              <w:r>
                <w:rPr>
                  <w:rFonts w:ascii="Calibri" w:eastAsia="Times New Roman" w:hAnsi="Calibri" w:cs="Calibri"/>
                  <w:color w:val="000000"/>
                  <w:sz w:val="16"/>
                  <w:szCs w:val="16"/>
                </w:rPr>
                <w:delText xml:space="preserve">2.17338E+13</w:delText>
              </w:r>
            </w:del>
          </w:p>
        </w:tc>
        <w:tc>
          <w:tcPr>
            <w:tcW w:w="1112" w:type="dxa"/>
            <w:tcBorders>
              <w:top w:val="nil"/>
              <w:left w:val="nil"/>
              <w:bottom w:val="single" w:sz="4" w:space="0" w:color="auto"/>
              <w:right w:val="single" w:sz="4" w:space="0" w:color="auto"/>
            </w:tcBorders>
            <w:noWrap/>
            <w:vAlign w:val="center"/>
            <w:hideMark/>
          </w:tcPr>
          <w:p w14:paraId="2706B9D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04" w:author="Claude" w:date="2026-10-20T00:00:00Z">
              <w:r>
                <w:rPr>
                  <w:rFonts w:ascii="Calibri" w:eastAsia="Times New Roman" w:hAnsi="Calibri" w:cs="Calibri"/>
                  <w:color w:val="000000"/>
                  <w:sz w:val="16"/>
                  <w:szCs w:val="16"/>
                </w:rPr>
                <w:delText xml:space="preserve">2.17338E+11</w:delText>
              </w:r>
            </w:del>
          </w:p>
        </w:tc>
        <w:tc>
          <w:tcPr>
            <w:tcW w:w="1112" w:type="dxa"/>
            <w:tcBorders>
              <w:top w:val="nil"/>
              <w:left w:val="nil"/>
              <w:bottom w:val="nil"/>
              <w:right w:val="nil"/>
            </w:tcBorders>
            <w:shd w:val="clear" w:color="000000" w:fill="FFEB84"/>
            <w:noWrap/>
            <w:vAlign w:val="center"/>
            <w:hideMark/>
          </w:tcPr>
          <w:p w14:paraId="4815458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05" w:author="Claude" w:date="2026-10-20T00:00:00Z">
              <w:r>
                <w:rPr>
                  <w:rFonts w:ascii="Calibri" w:eastAsia="Times New Roman" w:hAnsi="Calibri" w:cs="Calibri"/>
                  <w:color w:val="000000"/>
                  <w:sz w:val="16"/>
                  <w:szCs w:val="16"/>
                </w:rPr>
                <w:delText xml:space="preserve">1.08669E+11</w:delText>
              </w:r>
            </w:del>
          </w:p>
        </w:tc>
      </w:tr>
      <w:tr w:rsidR="00FB71BF" w:rsidRPr="00FB71BF" w14:paraId="689B31E3" w14:textId="77777777" w:rsidTr="00FB71BF">
        <w:trPr>
          <w:trHeight w:val="261"/>
          <w:jc w:val="center"/>
          <w:del w:id="91306"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950735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07" w:author="Claude" w:date="2026-10-20T00:00:00Z">
              <w:r>
                <w:rPr>
                  <w:rFonts w:ascii="Calibri" w:eastAsia="Times New Roman" w:hAnsi="Calibri" w:cs="Calibri"/>
                  <w:color w:val="000000"/>
                  <w:sz w:val="16"/>
                  <w:szCs w:val="16"/>
                </w:rPr>
                <w:delText xml:space="preserve">Nd-146</w:delText>
              </w:r>
            </w:del>
          </w:p>
        </w:tc>
        <w:tc>
          <w:tcPr>
            <w:tcW w:w="1112" w:type="dxa"/>
            <w:tcBorders>
              <w:top w:val="nil"/>
              <w:left w:val="nil"/>
              <w:bottom w:val="single" w:sz="4" w:space="0" w:color="auto"/>
              <w:right w:val="single" w:sz="4" w:space="0" w:color="auto"/>
            </w:tcBorders>
            <w:noWrap/>
            <w:vAlign w:val="center"/>
            <w:hideMark/>
          </w:tcPr>
          <w:p w14:paraId="2E663F6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08" w:author="Claude" w:date="2026-10-20T00:00:00Z">
              <w:r>
                <w:rPr>
                  <w:rFonts w:ascii="Calibri" w:eastAsia="Times New Roman" w:hAnsi="Calibri" w:cs="Calibri"/>
                  <w:color w:val="000000"/>
                  <w:sz w:val="16"/>
                  <w:szCs w:val="16"/>
                </w:rPr>
                <w:delText xml:space="preserve">6.83960E+20</w:delText>
              </w:r>
            </w:del>
          </w:p>
        </w:tc>
        <w:tc>
          <w:tcPr>
            <w:tcW w:w="1112" w:type="dxa"/>
            <w:tcBorders>
              <w:top w:val="nil"/>
              <w:left w:val="nil"/>
              <w:bottom w:val="single" w:sz="4" w:space="0" w:color="auto"/>
              <w:right w:val="single" w:sz="4" w:space="0" w:color="auto"/>
            </w:tcBorders>
            <w:noWrap/>
            <w:vAlign w:val="center"/>
            <w:hideMark/>
          </w:tcPr>
          <w:p w14:paraId="239B27F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09" w:author="Claude" w:date="2026-10-20T00:00:00Z">
              <w:r>
                <w:rPr>
                  <w:rFonts w:ascii="Calibri" w:eastAsia="Times New Roman" w:hAnsi="Calibri" w:cs="Calibri"/>
                  <w:color w:val="000000"/>
                  <w:sz w:val="16"/>
                  <w:szCs w:val="16"/>
                </w:rPr>
                <w:delText xml:space="preserve">6.83960E+20</w:delText>
              </w:r>
            </w:del>
          </w:p>
        </w:tc>
        <w:tc>
          <w:tcPr>
            <w:tcW w:w="1112" w:type="dxa"/>
            <w:tcBorders>
              <w:top w:val="nil"/>
              <w:left w:val="nil"/>
              <w:bottom w:val="single" w:sz="4" w:space="0" w:color="auto"/>
              <w:right w:val="single" w:sz="4" w:space="0" w:color="auto"/>
            </w:tcBorders>
            <w:noWrap/>
            <w:vAlign w:val="center"/>
            <w:hideMark/>
          </w:tcPr>
          <w:p w14:paraId="1259D90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10" w:author="Claude" w:date="2026-10-20T00:00:00Z">
              <w:r>
                <w:rPr>
                  <w:rFonts w:ascii="Calibri" w:eastAsia="Times New Roman" w:hAnsi="Calibri" w:cs="Calibri"/>
                  <w:color w:val="000000"/>
                  <w:sz w:val="16"/>
                  <w:szCs w:val="16"/>
                </w:rPr>
                <w:delText xml:space="preserve">1.36792E+19</w:delText>
              </w:r>
            </w:del>
          </w:p>
        </w:tc>
        <w:tc>
          <w:tcPr>
            <w:tcW w:w="1112" w:type="dxa"/>
            <w:tcBorders>
              <w:top w:val="nil"/>
              <w:left w:val="nil"/>
              <w:bottom w:val="single" w:sz="4" w:space="0" w:color="auto"/>
              <w:right w:val="single" w:sz="4" w:space="0" w:color="auto"/>
            </w:tcBorders>
            <w:noWrap/>
            <w:vAlign w:val="center"/>
            <w:hideMark/>
          </w:tcPr>
          <w:p w14:paraId="1BE772E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11" w:author="Claude" w:date="2026-10-20T00:00:00Z">
              <w:r>
                <w:rPr>
                  <w:rFonts w:ascii="Calibri" w:eastAsia="Times New Roman" w:hAnsi="Calibri" w:cs="Calibri"/>
                  <w:color w:val="000000"/>
                  <w:sz w:val="16"/>
                  <w:szCs w:val="16"/>
                </w:rPr>
                <w:delText xml:space="preserve">6.83960E+12</w:delText>
              </w:r>
            </w:del>
          </w:p>
        </w:tc>
        <w:tc>
          <w:tcPr>
            <w:tcW w:w="1112" w:type="dxa"/>
            <w:tcBorders>
              <w:top w:val="nil"/>
              <w:left w:val="nil"/>
              <w:bottom w:val="single" w:sz="4" w:space="0" w:color="auto"/>
              <w:right w:val="single" w:sz="4" w:space="0" w:color="auto"/>
            </w:tcBorders>
            <w:noWrap/>
            <w:vAlign w:val="center"/>
            <w:hideMark/>
          </w:tcPr>
          <w:p w14:paraId="1930CD5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12" w:author="Claude" w:date="2026-10-20T00:00:00Z">
              <w:r>
                <w:rPr>
                  <w:rFonts w:ascii="Calibri" w:eastAsia="Times New Roman" w:hAnsi="Calibri" w:cs="Calibri"/>
                  <w:color w:val="000000"/>
                  <w:sz w:val="16"/>
                  <w:szCs w:val="16"/>
                </w:rPr>
                <w:delText xml:space="preserve">2.27987E+11</w:delText>
              </w:r>
            </w:del>
          </w:p>
        </w:tc>
        <w:tc>
          <w:tcPr>
            <w:tcW w:w="1112" w:type="dxa"/>
            <w:tcBorders>
              <w:top w:val="nil"/>
              <w:left w:val="nil"/>
              <w:bottom w:val="single" w:sz="4" w:space="0" w:color="auto"/>
              <w:right w:val="single" w:sz="4" w:space="0" w:color="auto"/>
            </w:tcBorders>
            <w:noWrap/>
            <w:vAlign w:val="center"/>
            <w:hideMark/>
          </w:tcPr>
          <w:p w14:paraId="00420A8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13" w:author="Claude" w:date="2026-10-20T00:00:00Z">
              <w:r>
                <w:rPr>
                  <w:rFonts w:ascii="Calibri" w:eastAsia="Times New Roman" w:hAnsi="Calibri" w:cs="Calibri"/>
                  <w:color w:val="000000"/>
                  <w:sz w:val="16"/>
                  <w:szCs w:val="16"/>
                </w:rPr>
                <w:delText xml:space="preserve">2.27987E+09</w:delText>
              </w:r>
            </w:del>
          </w:p>
        </w:tc>
        <w:tc>
          <w:tcPr>
            <w:tcW w:w="1112" w:type="dxa"/>
            <w:tcBorders>
              <w:top w:val="nil"/>
              <w:left w:val="nil"/>
              <w:bottom w:val="nil"/>
              <w:right w:val="nil"/>
            </w:tcBorders>
            <w:shd w:val="clear" w:color="000000" w:fill="E8E482"/>
            <w:noWrap/>
            <w:vAlign w:val="center"/>
            <w:hideMark/>
          </w:tcPr>
          <w:p w14:paraId="009B807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14" w:author="Claude" w:date="2026-10-20T00:00:00Z">
              <w:r>
                <w:rPr>
                  <w:rFonts w:ascii="Calibri" w:eastAsia="Times New Roman" w:hAnsi="Calibri" w:cs="Calibri"/>
                  <w:color w:val="000000"/>
                  <w:sz w:val="16"/>
                  <w:szCs w:val="16"/>
                </w:rPr>
                <w:delText xml:space="preserve">1.13993E+09</w:delText>
              </w:r>
            </w:del>
          </w:p>
        </w:tc>
      </w:tr>
      <w:tr w:rsidR="00FB71BF" w:rsidRPr="00FB71BF" w14:paraId="5BBE3909" w14:textId="77777777" w:rsidTr="00FB71BF">
        <w:trPr>
          <w:trHeight w:val="261"/>
          <w:jc w:val="center"/>
          <w:del w:id="91315"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24D5BA9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16" w:author="Claude" w:date="2026-10-20T00:00:00Z">
              <w:r>
                <w:rPr>
                  <w:rFonts w:ascii="Calibri" w:eastAsia="Times New Roman" w:hAnsi="Calibri" w:cs="Calibri"/>
                  <w:color w:val="000000"/>
                  <w:sz w:val="16"/>
                  <w:szCs w:val="16"/>
                </w:rPr>
                <w:delText xml:space="preserve">Nd-147</w:delText>
              </w:r>
            </w:del>
          </w:p>
        </w:tc>
        <w:tc>
          <w:tcPr>
            <w:tcW w:w="1112" w:type="dxa"/>
            <w:tcBorders>
              <w:top w:val="nil"/>
              <w:left w:val="nil"/>
              <w:bottom w:val="single" w:sz="4" w:space="0" w:color="auto"/>
              <w:right w:val="single" w:sz="4" w:space="0" w:color="auto"/>
            </w:tcBorders>
            <w:noWrap/>
            <w:vAlign w:val="center"/>
            <w:hideMark/>
          </w:tcPr>
          <w:p w14:paraId="3663882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17" w:author="Claude" w:date="2026-10-20T00:00:00Z">
              <w:r>
                <w:rPr>
                  <w:rFonts w:ascii="Calibri" w:eastAsia="Times New Roman" w:hAnsi="Calibri" w:cs="Calibri"/>
                  <w:color w:val="000000"/>
                  <w:sz w:val="16"/>
                  <w:szCs w:val="16"/>
                </w:rPr>
                <w:delText xml:space="preserve">5.03266E+21</w:delText>
              </w:r>
            </w:del>
          </w:p>
        </w:tc>
        <w:tc>
          <w:tcPr>
            <w:tcW w:w="1112" w:type="dxa"/>
            <w:tcBorders>
              <w:top w:val="nil"/>
              <w:left w:val="nil"/>
              <w:bottom w:val="single" w:sz="4" w:space="0" w:color="auto"/>
              <w:right w:val="single" w:sz="4" w:space="0" w:color="auto"/>
            </w:tcBorders>
            <w:noWrap/>
            <w:vAlign w:val="center"/>
            <w:hideMark/>
          </w:tcPr>
          <w:p w14:paraId="236ADF1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18" w:author="Claude" w:date="2026-10-20T00:00:00Z">
              <w:r>
                <w:rPr>
                  <w:rFonts w:ascii="Calibri" w:eastAsia="Times New Roman" w:hAnsi="Calibri" w:cs="Calibri"/>
                  <w:color w:val="000000"/>
                  <w:sz w:val="16"/>
                  <w:szCs w:val="16"/>
                </w:rPr>
                <w:delText xml:space="preserve">5.03266E+21</w:delText>
              </w:r>
            </w:del>
          </w:p>
        </w:tc>
        <w:tc>
          <w:tcPr>
            <w:tcW w:w="1112" w:type="dxa"/>
            <w:tcBorders>
              <w:top w:val="nil"/>
              <w:left w:val="nil"/>
              <w:bottom w:val="single" w:sz="4" w:space="0" w:color="auto"/>
              <w:right w:val="single" w:sz="4" w:space="0" w:color="auto"/>
            </w:tcBorders>
            <w:noWrap/>
            <w:vAlign w:val="center"/>
            <w:hideMark/>
          </w:tcPr>
          <w:p w14:paraId="55FE360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19" w:author="Claude" w:date="2026-10-20T00:00:00Z">
              <w:r>
                <w:rPr>
                  <w:rFonts w:ascii="Calibri" w:eastAsia="Times New Roman" w:hAnsi="Calibri" w:cs="Calibri"/>
                  <w:color w:val="000000"/>
                  <w:sz w:val="16"/>
                  <w:szCs w:val="16"/>
                </w:rPr>
                <w:delText xml:space="preserve">1.00653E+20</w:delText>
              </w:r>
            </w:del>
          </w:p>
        </w:tc>
        <w:tc>
          <w:tcPr>
            <w:tcW w:w="1112" w:type="dxa"/>
            <w:tcBorders>
              <w:top w:val="nil"/>
              <w:left w:val="nil"/>
              <w:bottom w:val="single" w:sz="4" w:space="0" w:color="auto"/>
              <w:right w:val="single" w:sz="4" w:space="0" w:color="auto"/>
            </w:tcBorders>
            <w:noWrap/>
            <w:vAlign w:val="center"/>
            <w:hideMark/>
          </w:tcPr>
          <w:p w14:paraId="146C546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20" w:author="Claude" w:date="2026-10-20T00:00:00Z">
              <w:r>
                <w:rPr>
                  <w:rFonts w:ascii="Calibri" w:eastAsia="Times New Roman" w:hAnsi="Calibri" w:cs="Calibri"/>
                  <w:color w:val="000000"/>
                  <w:sz w:val="16"/>
                  <w:szCs w:val="16"/>
                </w:rPr>
                <w:delText xml:space="preserve">5.03266E+13</w:delText>
              </w:r>
            </w:del>
          </w:p>
        </w:tc>
        <w:tc>
          <w:tcPr>
            <w:tcW w:w="1112" w:type="dxa"/>
            <w:tcBorders>
              <w:top w:val="nil"/>
              <w:left w:val="nil"/>
              <w:bottom w:val="single" w:sz="4" w:space="0" w:color="auto"/>
              <w:right w:val="single" w:sz="4" w:space="0" w:color="auto"/>
            </w:tcBorders>
            <w:noWrap/>
            <w:vAlign w:val="center"/>
            <w:hideMark/>
          </w:tcPr>
          <w:p w14:paraId="1AEE0E4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21" w:author="Claude" w:date="2026-10-20T00:00:00Z">
              <w:r>
                <w:rPr>
                  <w:rFonts w:ascii="Calibri" w:eastAsia="Times New Roman" w:hAnsi="Calibri" w:cs="Calibri"/>
                  <w:color w:val="000000"/>
                  <w:sz w:val="16"/>
                  <w:szCs w:val="16"/>
                </w:rPr>
                <w:delText xml:space="preserve">1.67755E+12</w:delText>
              </w:r>
            </w:del>
          </w:p>
        </w:tc>
        <w:tc>
          <w:tcPr>
            <w:tcW w:w="1112" w:type="dxa"/>
            <w:tcBorders>
              <w:top w:val="nil"/>
              <w:left w:val="nil"/>
              <w:bottom w:val="single" w:sz="4" w:space="0" w:color="auto"/>
              <w:right w:val="single" w:sz="4" w:space="0" w:color="auto"/>
            </w:tcBorders>
            <w:noWrap/>
            <w:vAlign w:val="center"/>
            <w:hideMark/>
          </w:tcPr>
          <w:p w14:paraId="39A6184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22" w:author="Claude" w:date="2026-10-20T00:00:00Z">
              <w:r>
                <w:rPr>
                  <w:rFonts w:ascii="Calibri" w:eastAsia="Times New Roman" w:hAnsi="Calibri" w:cs="Calibri"/>
                  <w:color w:val="000000"/>
                  <w:sz w:val="16"/>
                  <w:szCs w:val="16"/>
                </w:rPr>
                <w:delText xml:space="preserve">1.67755E+10</w:delText>
              </w:r>
            </w:del>
          </w:p>
        </w:tc>
        <w:tc>
          <w:tcPr>
            <w:tcW w:w="1112" w:type="dxa"/>
            <w:tcBorders>
              <w:top w:val="nil"/>
              <w:left w:val="nil"/>
              <w:bottom w:val="nil"/>
              <w:right w:val="nil"/>
            </w:tcBorders>
            <w:shd w:val="clear" w:color="000000" w:fill="FFEB84"/>
            <w:noWrap/>
            <w:vAlign w:val="center"/>
            <w:hideMark/>
          </w:tcPr>
          <w:p w14:paraId="33FF146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23" w:author="Claude" w:date="2026-10-20T00:00:00Z">
              <w:r>
                <w:rPr>
                  <w:rFonts w:ascii="Calibri" w:eastAsia="Times New Roman" w:hAnsi="Calibri" w:cs="Calibri"/>
                  <w:color w:val="000000"/>
                  <w:sz w:val="16"/>
                  <w:szCs w:val="16"/>
                </w:rPr>
                <w:delText xml:space="preserve">8.38777E+09</w:delText>
              </w:r>
            </w:del>
          </w:p>
        </w:tc>
      </w:tr>
      <w:tr w:rsidR="00FB71BF" w:rsidRPr="00FB71BF" w14:paraId="6250B78A" w14:textId="77777777" w:rsidTr="00FB71BF">
        <w:trPr>
          <w:trHeight w:val="261"/>
          <w:jc w:val="center"/>
          <w:del w:id="91324"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2B9F000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25" w:author="Claude" w:date="2026-10-20T00:00:00Z">
              <w:r>
                <w:rPr>
                  <w:rFonts w:ascii="Calibri" w:eastAsia="Times New Roman" w:hAnsi="Calibri" w:cs="Calibri"/>
                  <w:color w:val="000000"/>
                  <w:sz w:val="16"/>
                  <w:szCs w:val="16"/>
                </w:rPr>
                <w:delText xml:space="preserve">Nd-150</w:delText>
              </w:r>
            </w:del>
          </w:p>
        </w:tc>
        <w:tc>
          <w:tcPr>
            <w:tcW w:w="1112" w:type="dxa"/>
            <w:tcBorders>
              <w:top w:val="nil"/>
              <w:left w:val="nil"/>
              <w:bottom w:val="single" w:sz="4" w:space="0" w:color="auto"/>
              <w:right w:val="single" w:sz="4" w:space="0" w:color="auto"/>
            </w:tcBorders>
            <w:noWrap/>
            <w:vAlign w:val="center"/>
            <w:hideMark/>
          </w:tcPr>
          <w:p w14:paraId="0DD0429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26" w:author="Claude" w:date="2026-10-20T00:00:00Z">
              <w:r>
                <w:rPr>
                  <w:rFonts w:ascii="Calibri" w:eastAsia="Times New Roman" w:hAnsi="Calibri" w:cs="Calibri"/>
                  <w:color w:val="000000"/>
                  <w:sz w:val="16"/>
                  <w:szCs w:val="16"/>
                </w:rPr>
                <w:delText xml:space="preserve">8.06852E-01</w:delText>
              </w:r>
            </w:del>
          </w:p>
        </w:tc>
        <w:tc>
          <w:tcPr>
            <w:tcW w:w="1112" w:type="dxa"/>
            <w:tcBorders>
              <w:top w:val="nil"/>
              <w:left w:val="nil"/>
              <w:bottom w:val="single" w:sz="4" w:space="0" w:color="auto"/>
              <w:right w:val="single" w:sz="4" w:space="0" w:color="auto"/>
            </w:tcBorders>
            <w:noWrap/>
            <w:vAlign w:val="center"/>
            <w:hideMark/>
          </w:tcPr>
          <w:p w14:paraId="099769F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27" w:author="Claude" w:date="2026-10-20T00:00:00Z">
              <w:r>
                <w:rPr>
                  <w:rFonts w:ascii="Calibri" w:eastAsia="Times New Roman" w:hAnsi="Calibri" w:cs="Calibri"/>
                  <w:color w:val="000000"/>
                  <w:sz w:val="16"/>
                  <w:szCs w:val="16"/>
                </w:rPr>
                <w:delText xml:space="preserve">8.06852E-01</w:delText>
              </w:r>
            </w:del>
          </w:p>
        </w:tc>
        <w:tc>
          <w:tcPr>
            <w:tcW w:w="1112" w:type="dxa"/>
            <w:tcBorders>
              <w:top w:val="nil"/>
              <w:left w:val="nil"/>
              <w:bottom w:val="single" w:sz="4" w:space="0" w:color="auto"/>
              <w:right w:val="single" w:sz="4" w:space="0" w:color="auto"/>
            </w:tcBorders>
            <w:noWrap/>
            <w:vAlign w:val="center"/>
            <w:hideMark/>
          </w:tcPr>
          <w:p w14:paraId="10C994D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28" w:author="Claude" w:date="2026-10-20T00:00:00Z">
              <w:r>
                <w:rPr>
                  <w:rFonts w:ascii="Calibri" w:eastAsia="Times New Roman" w:hAnsi="Calibri" w:cs="Calibri"/>
                  <w:color w:val="000000"/>
                  <w:sz w:val="16"/>
                  <w:szCs w:val="16"/>
                </w:rPr>
                <w:delText xml:space="preserve">1.61370E-02</w:delText>
              </w:r>
            </w:del>
          </w:p>
        </w:tc>
        <w:tc>
          <w:tcPr>
            <w:tcW w:w="1112" w:type="dxa"/>
            <w:tcBorders>
              <w:top w:val="nil"/>
              <w:left w:val="nil"/>
              <w:bottom w:val="single" w:sz="4" w:space="0" w:color="auto"/>
              <w:right w:val="single" w:sz="4" w:space="0" w:color="auto"/>
            </w:tcBorders>
            <w:noWrap/>
            <w:vAlign w:val="center"/>
            <w:hideMark/>
          </w:tcPr>
          <w:p w14:paraId="205F704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29" w:author="Claude" w:date="2026-10-20T00:00:00Z">
              <w:r>
                <w:rPr>
                  <w:rFonts w:ascii="Calibri" w:eastAsia="Times New Roman" w:hAnsi="Calibri" w:cs="Calibri"/>
                  <w:color w:val="000000"/>
                  <w:sz w:val="16"/>
                  <w:szCs w:val="16"/>
                </w:rPr>
                <w:delText xml:space="preserve">8.06852E-09</w:delText>
              </w:r>
            </w:del>
          </w:p>
        </w:tc>
        <w:tc>
          <w:tcPr>
            <w:tcW w:w="1112" w:type="dxa"/>
            <w:tcBorders>
              <w:top w:val="nil"/>
              <w:left w:val="nil"/>
              <w:bottom w:val="single" w:sz="4" w:space="0" w:color="auto"/>
              <w:right w:val="single" w:sz="4" w:space="0" w:color="auto"/>
            </w:tcBorders>
            <w:noWrap/>
            <w:vAlign w:val="center"/>
            <w:hideMark/>
          </w:tcPr>
          <w:p w14:paraId="0862C61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30" w:author="Claude" w:date="2026-10-20T00:00:00Z">
              <w:r>
                <w:rPr>
                  <w:rFonts w:ascii="Calibri" w:eastAsia="Times New Roman" w:hAnsi="Calibri" w:cs="Calibri"/>
                  <w:color w:val="000000"/>
                  <w:sz w:val="16"/>
                  <w:szCs w:val="16"/>
                </w:rPr>
                <w:delText xml:space="preserve">2.68951E-10</w:delText>
              </w:r>
            </w:del>
          </w:p>
        </w:tc>
        <w:tc>
          <w:tcPr>
            <w:tcW w:w="1112" w:type="dxa"/>
            <w:tcBorders>
              <w:top w:val="nil"/>
              <w:left w:val="nil"/>
              <w:bottom w:val="single" w:sz="4" w:space="0" w:color="auto"/>
              <w:right w:val="single" w:sz="4" w:space="0" w:color="auto"/>
            </w:tcBorders>
            <w:noWrap/>
            <w:vAlign w:val="center"/>
            <w:hideMark/>
          </w:tcPr>
          <w:p w14:paraId="5055E44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31" w:author="Claude" w:date="2026-10-20T00:00:00Z">
              <w:r>
                <w:rPr>
                  <w:rFonts w:ascii="Calibri" w:eastAsia="Times New Roman" w:hAnsi="Calibri" w:cs="Calibri"/>
                  <w:color w:val="000000"/>
                  <w:sz w:val="16"/>
                  <w:szCs w:val="16"/>
                </w:rPr>
                <w:delText xml:space="preserve">2.68951E-12</w:delText>
              </w:r>
            </w:del>
          </w:p>
        </w:tc>
        <w:tc>
          <w:tcPr>
            <w:tcW w:w="1112" w:type="dxa"/>
            <w:tcBorders>
              <w:top w:val="nil"/>
              <w:left w:val="nil"/>
              <w:bottom w:val="nil"/>
              <w:right w:val="nil"/>
            </w:tcBorders>
            <w:shd w:val="clear" w:color="000000" w:fill="63BE7B"/>
            <w:noWrap/>
            <w:vAlign w:val="center"/>
            <w:hideMark/>
          </w:tcPr>
          <w:p w14:paraId="0A22562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32" w:author="Claude" w:date="2026-10-20T00:00:00Z">
              <w:r>
                <w:rPr>
                  <w:rFonts w:ascii="Calibri" w:eastAsia="Times New Roman" w:hAnsi="Calibri" w:cs="Calibri"/>
                  <w:color w:val="000000"/>
                  <w:sz w:val="16"/>
                  <w:szCs w:val="16"/>
                </w:rPr>
                <w:delText xml:space="preserve">1.34475E-12</w:delText>
              </w:r>
            </w:del>
          </w:p>
        </w:tc>
      </w:tr>
      <w:tr w:rsidR="00FB71BF" w:rsidRPr="00FB71BF" w14:paraId="79EB6A68" w14:textId="77777777" w:rsidTr="00FB71BF">
        <w:trPr>
          <w:trHeight w:val="261"/>
          <w:jc w:val="center"/>
          <w:del w:id="91333"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D9E160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34" w:author="Claude" w:date="2026-10-20T00:00:00Z">
              <w:r>
                <w:rPr>
                  <w:rFonts w:ascii="Calibri" w:eastAsia="Times New Roman" w:hAnsi="Calibri" w:cs="Calibri"/>
                  <w:color w:val="000000"/>
                  <w:sz w:val="16"/>
                  <w:szCs w:val="16"/>
                </w:rPr>
                <w:delText xml:space="preserve">Gd-147</w:delText>
              </w:r>
            </w:del>
          </w:p>
        </w:tc>
        <w:tc>
          <w:tcPr>
            <w:tcW w:w="1112" w:type="dxa"/>
            <w:tcBorders>
              <w:top w:val="nil"/>
              <w:left w:val="nil"/>
              <w:bottom w:val="single" w:sz="4" w:space="0" w:color="auto"/>
              <w:right w:val="single" w:sz="4" w:space="0" w:color="auto"/>
            </w:tcBorders>
            <w:noWrap/>
            <w:vAlign w:val="center"/>
            <w:hideMark/>
          </w:tcPr>
          <w:p w14:paraId="44BEFB4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35" w:author="Claude" w:date="2026-10-20T00:00:00Z">
              <w:r>
                <w:rPr>
                  <w:rFonts w:ascii="Calibri" w:eastAsia="Times New Roman" w:hAnsi="Calibri" w:cs="Calibri"/>
                  <w:color w:val="000000"/>
                  <w:sz w:val="16"/>
                  <w:szCs w:val="16"/>
                </w:rPr>
                <w:delText xml:space="preserve">2.22422E+20</w:delText>
              </w:r>
            </w:del>
          </w:p>
        </w:tc>
        <w:tc>
          <w:tcPr>
            <w:tcW w:w="1112" w:type="dxa"/>
            <w:tcBorders>
              <w:top w:val="nil"/>
              <w:left w:val="nil"/>
              <w:bottom w:val="single" w:sz="4" w:space="0" w:color="auto"/>
              <w:right w:val="single" w:sz="4" w:space="0" w:color="auto"/>
            </w:tcBorders>
            <w:noWrap/>
            <w:vAlign w:val="center"/>
            <w:hideMark/>
          </w:tcPr>
          <w:p w14:paraId="6DBAC79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36" w:author="Claude" w:date="2026-10-20T00:00:00Z">
              <w:r>
                <w:rPr>
                  <w:rFonts w:ascii="Calibri" w:eastAsia="Times New Roman" w:hAnsi="Calibri" w:cs="Calibri"/>
                  <w:color w:val="000000"/>
                  <w:sz w:val="16"/>
                  <w:szCs w:val="16"/>
                </w:rPr>
                <w:delText xml:space="preserve">2.22422E+20</w:delText>
              </w:r>
            </w:del>
          </w:p>
        </w:tc>
        <w:tc>
          <w:tcPr>
            <w:tcW w:w="1112" w:type="dxa"/>
            <w:tcBorders>
              <w:top w:val="nil"/>
              <w:left w:val="nil"/>
              <w:bottom w:val="single" w:sz="4" w:space="0" w:color="auto"/>
              <w:right w:val="single" w:sz="4" w:space="0" w:color="auto"/>
            </w:tcBorders>
            <w:noWrap/>
            <w:vAlign w:val="center"/>
            <w:hideMark/>
          </w:tcPr>
          <w:p w14:paraId="318865F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37" w:author="Claude" w:date="2026-10-20T00:00:00Z">
              <w:r>
                <w:rPr>
                  <w:rFonts w:ascii="Calibri" w:eastAsia="Times New Roman" w:hAnsi="Calibri" w:cs="Calibri"/>
                  <w:color w:val="000000"/>
                  <w:sz w:val="16"/>
                  <w:szCs w:val="16"/>
                </w:rPr>
                <w:delText xml:space="preserve">4.44845E+18</w:delText>
              </w:r>
            </w:del>
          </w:p>
        </w:tc>
        <w:tc>
          <w:tcPr>
            <w:tcW w:w="1112" w:type="dxa"/>
            <w:tcBorders>
              <w:top w:val="nil"/>
              <w:left w:val="nil"/>
              <w:bottom w:val="single" w:sz="4" w:space="0" w:color="auto"/>
              <w:right w:val="single" w:sz="4" w:space="0" w:color="auto"/>
            </w:tcBorders>
            <w:noWrap/>
            <w:vAlign w:val="center"/>
            <w:hideMark/>
          </w:tcPr>
          <w:p w14:paraId="58BC9AD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38" w:author="Claude" w:date="2026-10-20T00:00:00Z">
              <w:r>
                <w:rPr>
                  <w:rFonts w:ascii="Calibri" w:eastAsia="Times New Roman" w:hAnsi="Calibri" w:cs="Calibri"/>
                  <w:color w:val="000000"/>
                  <w:sz w:val="16"/>
                  <w:szCs w:val="16"/>
                </w:rPr>
                <w:delText xml:space="preserve">2.22422E+12</w:delText>
              </w:r>
            </w:del>
          </w:p>
        </w:tc>
        <w:tc>
          <w:tcPr>
            <w:tcW w:w="1112" w:type="dxa"/>
            <w:tcBorders>
              <w:top w:val="nil"/>
              <w:left w:val="nil"/>
              <w:bottom w:val="single" w:sz="4" w:space="0" w:color="auto"/>
              <w:right w:val="single" w:sz="4" w:space="0" w:color="auto"/>
            </w:tcBorders>
            <w:noWrap/>
            <w:vAlign w:val="center"/>
            <w:hideMark/>
          </w:tcPr>
          <w:p w14:paraId="568DB38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39" w:author="Claude" w:date="2026-10-20T00:00:00Z">
              <w:r>
                <w:rPr>
                  <w:rFonts w:ascii="Calibri" w:eastAsia="Times New Roman" w:hAnsi="Calibri" w:cs="Calibri"/>
                  <w:color w:val="000000"/>
                  <w:sz w:val="16"/>
                  <w:szCs w:val="16"/>
                </w:rPr>
                <w:delText xml:space="preserve">7.41408E+10</w:delText>
              </w:r>
            </w:del>
          </w:p>
        </w:tc>
        <w:tc>
          <w:tcPr>
            <w:tcW w:w="1112" w:type="dxa"/>
            <w:tcBorders>
              <w:top w:val="nil"/>
              <w:left w:val="nil"/>
              <w:bottom w:val="single" w:sz="4" w:space="0" w:color="auto"/>
              <w:right w:val="single" w:sz="4" w:space="0" w:color="auto"/>
            </w:tcBorders>
            <w:noWrap/>
            <w:vAlign w:val="center"/>
            <w:hideMark/>
          </w:tcPr>
          <w:p w14:paraId="152C1D9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40" w:author="Claude" w:date="2026-10-20T00:00:00Z">
              <w:r>
                <w:rPr>
                  <w:rFonts w:ascii="Calibri" w:eastAsia="Times New Roman" w:hAnsi="Calibri" w:cs="Calibri"/>
                  <w:color w:val="000000"/>
                  <w:sz w:val="16"/>
                  <w:szCs w:val="16"/>
                </w:rPr>
                <w:delText xml:space="preserve">7.41408E+08</w:delText>
              </w:r>
            </w:del>
          </w:p>
        </w:tc>
        <w:tc>
          <w:tcPr>
            <w:tcW w:w="1112" w:type="dxa"/>
            <w:tcBorders>
              <w:top w:val="nil"/>
              <w:left w:val="nil"/>
              <w:bottom w:val="nil"/>
              <w:right w:val="nil"/>
            </w:tcBorders>
            <w:shd w:val="clear" w:color="000000" w:fill="8ECA7D"/>
            <w:noWrap/>
            <w:vAlign w:val="center"/>
            <w:hideMark/>
          </w:tcPr>
          <w:p w14:paraId="587775B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41" w:author="Claude" w:date="2026-10-20T00:00:00Z">
              <w:r>
                <w:rPr>
                  <w:rFonts w:ascii="Calibri" w:eastAsia="Times New Roman" w:hAnsi="Calibri" w:cs="Calibri"/>
                  <w:color w:val="000000"/>
                  <w:sz w:val="16"/>
                  <w:szCs w:val="16"/>
                </w:rPr>
                <w:delText xml:space="preserve">3.70704E+08</w:delText>
              </w:r>
            </w:del>
          </w:p>
        </w:tc>
      </w:tr>
      <w:tr w:rsidR="00FB71BF" w:rsidRPr="00FB71BF" w14:paraId="6A1C03CB" w14:textId="77777777" w:rsidTr="00FB71BF">
        <w:trPr>
          <w:trHeight w:val="261"/>
          <w:jc w:val="center"/>
          <w:del w:id="91342"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75E06D3"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43" w:author="Claude" w:date="2026-10-20T00:00:00Z">
              <w:r>
                <w:rPr>
                  <w:rFonts w:ascii="Calibri" w:eastAsia="Times New Roman" w:hAnsi="Calibri" w:cs="Calibri"/>
                  <w:color w:val="000000"/>
                  <w:sz w:val="16"/>
                  <w:szCs w:val="16"/>
                </w:rPr>
                <w:delText xml:space="preserve">Gd-149</w:delText>
              </w:r>
            </w:del>
          </w:p>
        </w:tc>
        <w:tc>
          <w:tcPr>
            <w:tcW w:w="1112" w:type="dxa"/>
            <w:tcBorders>
              <w:top w:val="nil"/>
              <w:left w:val="nil"/>
              <w:bottom w:val="single" w:sz="4" w:space="0" w:color="auto"/>
              <w:right w:val="single" w:sz="4" w:space="0" w:color="auto"/>
            </w:tcBorders>
            <w:noWrap/>
            <w:vAlign w:val="center"/>
            <w:hideMark/>
          </w:tcPr>
          <w:p w14:paraId="4D38ADF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44" w:author="Claude" w:date="2026-10-20T00:00:00Z">
              <w:r>
                <w:rPr>
                  <w:rFonts w:ascii="Calibri" w:eastAsia="Times New Roman" w:hAnsi="Calibri" w:cs="Calibri"/>
                  <w:color w:val="000000"/>
                  <w:sz w:val="16"/>
                  <w:szCs w:val="16"/>
                </w:rPr>
                <w:delText xml:space="preserve">5.13504E+20</w:delText>
              </w:r>
            </w:del>
          </w:p>
        </w:tc>
        <w:tc>
          <w:tcPr>
            <w:tcW w:w="1112" w:type="dxa"/>
            <w:tcBorders>
              <w:top w:val="nil"/>
              <w:left w:val="nil"/>
              <w:bottom w:val="single" w:sz="4" w:space="0" w:color="auto"/>
              <w:right w:val="single" w:sz="4" w:space="0" w:color="auto"/>
            </w:tcBorders>
            <w:noWrap/>
            <w:vAlign w:val="center"/>
            <w:hideMark/>
          </w:tcPr>
          <w:p w14:paraId="1277748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45" w:author="Claude" w:date="2026-10-20T00:00:00Z">
              <w:r>
                <w:rPr>
                  <w:rFonts w:ascii="Calibri" w:eastAsia="Times New Roman" w:hAnsi="Calibri" w:cs="Calibri"/>
                  <w:color w:val="000000"/>
                  <w:sz w:val="16"/>
                  <w:szCs w:val="16"/>
                </w:rPr>
                <w:delText xml:space="preserve">5.13504E+20</w:delText>
              </w:r>
            </w:del>
          </w:p>
        </w:tc>
        <w:tc>
          <w:tcPr>
            <w:tcW w:w="1112" w:type="dxa"/>
            <w:tcBorders>
              <w:top w:val="nil"/>
              <w:left w:val="nil"/>
              <w:bottom w:val="single" w:sz="4" w:space="0" w:color="auto"/>
              <w:right w:val="single" w:sz="4" w:space="0" w:color="auto"/>
            </w:tcBorders>
            <w:noWrap/>
            <w:vAlign w:val="center"/>
            <w:hideMark/>
          </w:tcPr>
          <w:p w14:paraId="0BBDA8E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46" w:author="Claude" w:date="2026-10-20T00:00:00Z">
              <w:r>
                <w:rPr>
                  <w:rFonts w:ascii="Calibri" w:eastAsia="Times New Roman" w:hAnsi="Calibri" w:cs="Calibri"/>
                  <w:color w:val="000000"/>
                  <w:sz w:val="16"/>
                  <w:szCs w:val="16"/>
                </w:rPr>
                <w:delText xml:space="preserve">1.02701E+19</w:delText>
              </w:r>
            </w:del>
          </w:p>
        </w:tc>
        <w:tc>
          <w:tcPr>
            <w:tcW w:w="1112" w:type="dxa"/>
            <w:tcBorders>
              <w:top w:val="nil"/>
              <w:left w:val="nil"/>
              <w:bottom w:val="single" w:sz="4" w:space="0" w:color="auto"/>
              <w:right w:val="single" w:sz="4" w:space="0" w:color="auto"/>
            </w:tcBorders>
            <w:noWrap/>
            <w:vAlign w:val="center"/>
            <w:hideMark/>
          </w:tcPr>
          <w:p w14:paraId="0604405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47" w:author="Claude" w:date="2026-10-20T00:00:00Z">
              <w:r>
                <w:rPr>
                  <w:rFonts w:ascii="Calibri" w:eastAsia="Times New Roman" w:hAnsi="Calibri" w:cs="Calibri"/>
                  <w:color w:val="000000"/>
                  <w:sz w:val="16"/>
                  <w:szCs w:val="16"/>
                </w:rPr>
                <w:delText xml:space="preserve">5.13504E+12</w:delText>
              </w:r>
            </w:del>
          </w:p>
        </w:tc>
        <w:tc>
          <w:tcPr>
            <w:tcW w:w="1112" w:type="dxa"/>
            <w:tcBorders>
              <w:top w:val="nil"/>
              <w:left w:val="nil"/>
              <w:bottom w:val="single" w:sz="4" w:space="0" w:color="auto"/>
              <w:right w:val="single" w:sz="4" w:space="0" w:color="auto"/>
            </w:tcBorders>
            <w:noWrap/>
            <w:vAlign w:val="center"/>
            <w:hideMark/>
          </w:tcPr>
          <w:p w14:paraId="6C250E7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48" w:author="Claude" w:date="2026-10-20T00:00:00Z">
              <w:r>
                <w:rPr>
                  <w:rFonts w:ascii="Calibri" w:eastAsia="Times New Roman" w:hAnsi="Calibri" w:cs="Calibri"/>
                  <w:color w:val="000000"/>
                  <w:sz w:val="16"/>
                  <w:szCs w:val="16"/>
                </w:rPr>
                <w:delText xml:space="preserve">1.71168E+11</w:delText>
              </w:r>
            </w:del>
          </w:p>
        </w:tc>
        <w:tc>
          <w:tcPr>
            <w:tcW w:w="1112" w:type="dxa"/>
            <w:tcBorders>
              <w:top w:val="nil"/>
              <w:left w:val="nil"/>
              <w:bottom w:val="single" w:sz="4" w:space="0" w:color="auto"/>
              <w:right w:val="single" w:sz="4" w:space="0" w:color="auto"/>
            </w:tcBorders>
            <w:noWrap/>
            <w:vAlign w:val="center"/>
            <w:hideMark/>
          </w:tcPr>
          <w:p w14:paraId="64A8C24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49" w:author="Claude" w:date="2026-10-20T00:00:00Z">
              <w:r>
                <w:rPr>
                  <w:rFonts w:ascii="Calibri" w:eastAsia="Times New Roman" w:hAnsi="Calibri" w:cs="Calibri"/>
                  <w:color w:val="000000"/>
                  <w:sz w:val="16"/>
                  <w:szCs w:val="16"/>
                </w:rPr>
                <w:delText xml:space="preserve">1.71168E+09</w:delText>
              </w:r>
            </w:del>
          </w:p>
        </w:tc>
        <w:tc>
          <w:tcPr>
            <w:tcW w:w="1112" w:type="dxa"/>
            <w:tcBorders>
              <w:top w:val="nil"/>
              <w:left w:val="nil"/>
              <w:bottom w:val="nil"/>
              <w:right w:val="nil"/>
            </w:tcBorders>
            <w:shd w:val="clear" w:color="000000" w:fill="C7DA80"/>
            <w:noWrap/>
            <w:vAlign w:val="center"/>
            <w:hideMark/>
          </w:tcPr>
          <w:p w14:paraId="3932BA2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50" w:author="Claude" w:date="2026-10-20T00:00:00Z">
              <w:r>
                <w:rPr>
                  <w:rFonts w:ascii="Calibri" w:eastAsia="Times New Roman" w:hAnsi="Calibri" w:cs="Calibri"/>
                  <w:color w:val="000000"/>
                  <w:sz w:val="16"/>
                  <w:szCs w:val="16"/>
                </w:rPr>
                <w:delText xml:space="preserve">8.55840E+08</w:delText>
              </w:r>
            </w:del>
          </w:p>
        </w:tc>
      </w:tr>
      <w:tr w:rsidR="00FB71BF" w:rsidRPr="00FB71BF" w14:paraId="1B13363A" w14:textId="77777777" w:rsidTr="00FB71BF">
        <w:trPr>
          <w:trHeight w:val="261"/>
          <w:jc w:val="center"/>
          <w:del w:id="91351"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FCA613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52" w:author="Claude" w:date="2026-10-20T00:00:00Z">
              <w:r>
                <w:rPr>
                  <w:rFonts w:ascii="Calibri" w:eastAsia="Times New Roman" w:hAnsi="Calibri" w:cs="Calibri"/>
                  <w:color w:val="000000"/>
                  <w:sz w:val="16"/>
                  <w:szCs w:val="16"/>
                </w:rPr>
                <w:delText xml:space="preserve">Gd-150</w:delText>
              </w:r>
            </w:del>
          </w:p>
        </w:tc>
        <w:tc>
          <w:tcPr>
            <w:tcW w:w="1112" w:type="dxa"/>
            <w:tcBorders>
              <w:top w:val="nil"/>
              <w:left w:val="nil"/>
              <w:bottom w:val="single" w:sz="4" w:space="0" w:color="auto"/>
              <w:right w:val="single" w:sz="4" w:space="0" w:color="auto"/>
            </w:tcBorders>
            <w:noWrap/>
            <w:vAlign w:val="center"/>
            <w:hideMark/>
          </w:tcPr>
          <w:p w14:paraId="2200F02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53" w:author="Claude" w:date="2026-10-20T00:00:00Z">
              <w:r>
                <w:rPr>
                  <w:rFonts w:ascii="Calibri" w:eastAsia="Times New Roman" w:hAnsi="Calibri" w:cs="Calibri"/>
                  <w:color w:val="000000"/>
                  <w:sz w:val="16"/>
                  <w:szCs w:val="16"/>
                </w:rPr>
                <w:delText xml:space="preserve">3.53286E+21</w:delText>
              </w:r>
            </w:del>
          </w:p>
        </w:tc>
        <w:tc>
          <w:tcPr>
            <w:tcW w:w="1112" w:type="dxa"/>
            <w:tcBorders>
              <w:top w:val="nil"/>
              <w:left w:val="nil"/>
              <w:bottom w:val="single" w:sz="4" w:space="0" w:color="auto"/>
              <w:right w:val="single" w:sz="4" w:space="0" w:color="auto"/>
            </w:tcBorders>
            <w:noWrap/>
            <w:vAlign w:val="center"/>
            <w:hideMark/>
          </w:tcPr>
          <w:p w14:paraId="1909A1D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54" w:author="Claude" w:date="2026-10-20T00:00:00Z">
              <w:r>
                <w:rPr>
                  <w:rFonts w:ascii="Calibri" w:eastAsia="Times New Roman" w:hAnsi="Calibri" w:cs="Calibri"/>
                  <w:color w:val="000000"/>
                  <w:sz w:val="16"/>
                  <w:szCs w:val="16"/>
                </w:rPr>
                <w:delText xml:space="preserve">3.53286E+21</w:delText>
              </w:r>
            </w:del>
          </w:p>
        </w:tc>
        <w:tc>
          <w:tcPr>
            <w:tcW w:w="1112" w:type="dxa"/>
            <w:tcBorders>
              <w:top w:val="nil"/>
              <w:left w:val="nil"/>
              <w:bottom w:val="single" w:sz="4" w:space="0" w:color="auto"/>
              <w:right w:val="single" w:sz="4" w:space="0" w:color="auto"/>
            </w:tcBorders>
            <w:noWrap/>
            <w:vAlign w:val="center"/>
            <w:hideMark/>
          </w:tcPr>
          <w:p w14:paraId="2193A71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55" w:author="Claude" w:date="2026-10-20T00:00:00Z">
              <w:r>
                <w:rPr>
                  <w:rFonts w:ascii="Calibri" w:eastAsia="Times New Roman" w:hAnsi="Calibri" w:cs="Calibri"/>
                  <w:color w:val="000000"/>
                  <w:sz w:val="16"/>
                  <w:szCs w:val="16"/>
                </w:rPr>
                <w:delText xml:space="preserve">7.06572E+19</w:delText>
              </w:r>
            </w:del>
          </w:p>
        </w:tc>
        <w:tc>
          <w:tcPr>
            <w:tcW w:w="1112" w:type="dxa"/>
            <w:tcBorders>
              <w:top w:val="nil"/>
              <w:left w:val="nil"/>
              <w:bottom w:val="single" w:sz="4" w:space="0" w:color="auto"/>
              <w:right w:val="single" w:sz="4" w:space="0" w:color="auto"/>
            </w:tcBorders>
            <w:noWrap/>
            <w:vAlign w:val="center"/>
            <w:hideMark/>
          </w:tcPr>
          <w:p w14:paraId="387E680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56" w:author="Claude" w:date="2026-10-20T00:00:00Z">
              <w:r>
                <w:rPr>
                  <w:rFonts w:ascii="Calibri" w:eastAsia="Times New Roman" w:hAnsi="Calibri" w:cs="Calibri"/>
                  <w:color w:val="000000"/>
                  <w:sz w:val="16"/>
                  <w:szCs w:val="16"/>
                </w:rPr>
                <w:delText xml:space="preserve">3.53286E+13</w:delText>
              </w:r>
            </w:del>
          </w:p>
        </w:tc>
        <w:tc>
          <w:tcPr>
            <w:tcW w:w="1112" w:type="dxa"/>
            <w:tcBorders>
              <w:top w:val="nil"/>
              <w:left w:val="nil"/>
              <w:bottom w:val="single" w:sz="4" w:space="0" w:color="auto"/>
              <w:right w:val="single" w:sz="4" w:space="0" w:color="auto"/>
            </w:tcBorders>
            <w:noWrap/>
            <w:vAlign w:val="center"/>
            <w:hideMark/>
          </w:tcPr>
          <w:p w14:paraId="646A081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57" w:author="Claude" w:date="2026-10-20T00:00:00Z">
              <w:r>
                <w:rPr>
                  <w:rFonts w:ascii="Calibri" w:eastAsia="Times New Roman" w:hAnsi="Calibri" w:cs="Calibri"/>
                  <w:color w:val="000000"/>
                  <w:sz w:val="16"/>
                  <w:szCs w:val="16"/>
                </w:rPr>
                <w:delText xml:space="preserve">1.17762E+12</w:delText>
              </w:r>
            </w:del>
          </w:p>
        </w:tc>
        <w:tc>
          <w:tcPr>
            <w:tcW w:w="1112" w:type="dxa"/>
            <w:tcBorders>
              <w:top w:val="nil"/>
              <w:left w:val="nil"/>
              <w:bottom w:val="single" w:sz="4" w:space="0" w:color="auto"/>
              <w:right w:val="single" w:sz="4" w:space="0" w:color="auto"/>
            </w:tcBorders>
            <w:noWrap/>
            <w:vAlign w:val="center"/>
            <w:hideMark/>
          </w:tcPr>
          <w:p w14:paraId="52C47C7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58" w:author="Claude" w:date="2026-10-20T00:00:00Z">
              <w:r>
                <w:rPr>
                  <w:rFonts w:ascii="Calibri" w:eastAsia="Times New Roman" w:hAnsi="Calibri" w:cs="Calibri"/>
                  <w:color w:val="000000"/>
                  <w:sz w:val="16"/>
                  <w:szCs w:val="16"/>
                </w:rPr>
                <w:delText xml:space="preserve">1.17762E+10</w:delText>
              </w:r>
            </w:del>
          </w:p>
        </w:tc>
        <w:tc>
          <w:tcPr>
            <w:tcW w:w="1112" w:type="dxa"/>
            <w:tcBorders>
              <w:top w:val="nil"/>
              <w:left w:val="nil"/>
              <w:bottom w:val="nil"/>
              <w:right w:val="nil"/>
            </w:tcBorders>
            <w:shd w:val="clear" w:color="000000" w:fill="FFEB84"/>
            <w:noWrap/>
            <w:vAlign w:val="center"/>
            <w:hideMark/>
          </w:tcPr>
          <w:p w14:paraId="56E7F0F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59" w:author="Claude" w:date="2026-10-20T00:00:00Z">
              <w:r>
                <w:rPr>
                  <w:rFonts w:ascii="Calibri" w:eastAsia="Times New Roman" w:hAnsi="Calibri" w:cs="Calibri"/>
                  <w:color w:val="000000"/>
                  <w:sz w:val="16"/>
                  <w:szCs w:val="16"/>
                </w:rPr>
                <w:delText xml:space="preserve">5.88810E+09</w:delText>
              </w:r>
            </w:del>
          </w:p>
        </w:tc>
      </w:tr>
      <w:tr w:rsidR="00FB71BF" w:rsidRPr="00FB71BF" w14:paraId="022816A4" w14:textId="77777777" w:rsidTr="00FB71BF">
        <w:trPr>
          <w:trHeight w:val="261"/>
          <w:jc w:val="center"/>
          <w:del w:id="91360"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B141F6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61" w:author="Claude" w:date="2026-10-20T00:00:00Z">
              <w:r>
                <w:rPr>
                  <w:rFonts w:ascii="Calibri" w:eastAsia="Times New Roman" w:hAnsi="Calibri" w:cs="Calibri"/>
                  <w:color w:val="000000"/>
                  <w:sz w:val="16"/>
                  <w:szCs w:val="16"/>
                </w:rPr>
                <w:delText xml:space="preserve">Gd-151</w:delText>
              </w:r>
            </w:del>
          </w:p>
        </w:tc>
        <w:tc>
          <w:tcPr>
            <w:tcW w:w="1112" w:type="dxa"/>
            <w:tcBorders>
              <w:top w:val="nil"/>
              <w:left w:val="nil"/>
              <w:bottom w:val="single" w:sz="4" w:space="0" w:color="auto"/>
              <w:right w:val="single" w:sz="4" w:space="0" w:color="auto"/>
            </w:tcBorders>
            <w:noWrap/>
            <w:vAlign w:val="center"/>
            <w:hideMark/>
          </w:tcPr>
          <w:p w14:paraId="5E0534B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62" w:author="Claude" w:date="2026-10-20T00:00:00Z">
              <w:r>
                <w:rPr>
                  <w:rFonts w:ascii="Calibri" w:eastAsia="Times New Roman" w:hAnsi="Calibri" w:cs="Calibri"/>
                  <w:color w:val="000000"/>
                  <w:sz w:val="16"/>
                  <w:szCs w:val="16"/>
                </w:rPr>
                <w:delText xml:space="preserve">3.01384E+23</w:delText>
              </w:r>
            </w:del>
          </w:p>
        </w:tc>
        <w:tc>
          <w:tcPr>
            <w:tcW w:w="1112" w:type="dxa"/>
            <w:tcBorders>
              <w:top w:val="nil"/>
              <w:left w:val="nil"/>
              <w:bottom w:val="single" w:sz="4" w:space="0" w:color="auto"/>
              <w:right w:val="single" w:sz="4" w:space="0" w:color="auto"/>
            </w:tcBorders>
            <w:noWrap/>
            <w:vAlign w:val="center"/>
            <w:hideMark/>
          </w:tcPr>
          <w:p w14:paraId="08C528B4"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63" w:author="Claude" w:date="2026-10-20T00:00:00Z">
              <w:r>
                <w:rPr>
                  <w:rFonts w:ascii="Calibri" w:eastAsia="Times New Roman" w:hAnsi="Calibri" w:cs="Calibri"/>
                  <w:color w:val="000000"/>
                  <w:sz w:val="16"/>
                  <w:szCs w:val="16"/>
                </w:rPr>
                <w:delText xml:space="preserve">3.01384E+23</w:delText>
              </w:r>
            </w:del>
          </w:p>
        </w:tc>
        <w:tc>
          <w:tcPr>
            <w:tcW w:w="1112" w:type="dxa"/>
            <w:tcBorders>
              <w:top w:val="nil"/>
              <w:left w:val="nil"/>
              <w:bottom w:val="single" w:sz="4" w:space="0" w:color="auto"/>
              <w:right w:val="single" w:sz="4" w:space="0" w:color="auto"/>
            </w:tcBorders>
            <w:noWrap/>
            <w:vAlign w:val="center"/>
            <w:hideMark/>
          </w:tcPr>
          <w:p w14:paraId="0EB7466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64" w:author="Claude" w:date="2026-10-20T00:00:00Z">
              <w:r>
                <w:rPr>
                  <w:rFonts w:ascii="Calibri" w:eastAsia="Times New Roman" w:hAnsi="Calibri" w:cs="Calibri"/>
                  <w:color w:val="000000"/>
                  <w:sz w:val="16"/>
                  <w:szCs w:val="16"/>
                </w:rPr>
                <w:delText xml:space="preserve">6.02767E+21</w:delText>
              </w:r>
            </w:del>
          </w:p>
        </w:tc>
        <w:tc>
          <w:tcPr>
            <w:tcW w:w="1112" w:type="dxa"/>
            <w:tcBorders>
              <w:top w:val="nil"/>
              <w:left w:val="nil"/>
              <w:bottom w:val="single" w:sz="4" w:space="0" w:color="auto"/>
              <w:right w:val="single" w:sz="4" w:space="0" w:color="auto"/>
            </w:tcBorders>
            <w:noWrap/>
            <w:vAlign w:val="center"/>
            <w:hideMark/>
          </w:tcPr>
          <w:p w14:paraId="28149C0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65" w:author="Claude" w:date="2026-10-20T00:00:00Z">
              <w:r>
                <w:rPr>
                  <w:rFonts w:ascii="Calibri" w:eastAsia="Times New Roman" w:hAnsi="Calibri" w:cs="Calibri"/>
                  <w:color w:val="000000"/>
                  <w:sz w:val="16"/>
                  <w:szCs w:val="16"/>
                </w:rPr>
                <w:delText xml:space="preserve">3.01384E+15</w:delText>
              </w:r>
            </w:del>
          </w:p>
        </w:tc>
        <w:tc>
          <w:tcPr>
            <w:tcW w:w="1112" w:type="dxa"/>
            <w:tcBorders>
              <w:top w:val="nil"/>
              <w:left w:val="nil"/>
              <w:bottom w:val="single" w:sz="4" w:space="0" w:color="auto"/>
              <w:right w:val="single" w:sz="4" w:space="0" w:color="auto"/>
            </w:tcBorders>
            <w:noWrap/>
            <w:vAlign w:val="center"/>
            <w:hideMark/>
          </w:tcPr>
          <w:p w14:paraId="39B3BF98"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66" w:author="Claude" w:date="2026-10-20T00:00:00Z">
              <w:r>
                <w:rPr>
                  <w:rFonts w:ascii="Calibri" w:eastAsia="Times New Roman" w:hAnsi="Calibri" w:cs="Calibri"/>
                  <w:color w:val="000000"/>
                  <w:sz w:val="16"/>
                  <w:szCs w:val="16"/>
                </w:rPr>
                <w:delText xml:space="preserve">1.00461E+14</w:delText>
              </w:r>
            </w:del>
          </w:p>
        </w:tc>
        <w:tc>
          <w:tcPr>
            <w:tcW w:w="1112" w:type="dxa"/>
            <w:tcBorders>
              <w:top w:val="nil"/>
              <w:left w:val="nil"/>
              <w:bottom w:val="single" w:sz="4" w:space="0" w:color="auto"/>
              <w:right w:val="single" w:sz="4" w:space="0" w:color="auto"/>
            </w:tcBorders>
            <w:noWrap/>
            <w:vAlign w:val="center"/>
            <w:hideMark/>
          </w:tcPr>
          <w:p w14:paraId="3FCA036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67" w:author="Claude" w:date="2026-10-20T00:00:00Z">
              <w:r>
                <w:rPr>
                  <w:rFonts w:ascii="Calibri" w:eastAsia="Times New Roman" w:hAnsi="Calibri" w:cs="Calibri"/>
                  <w:color w:val="000000"/>
                  <w:sz w:val="16"/>
                  <w:szCs w:val="16"/>
                </w:rPr>
                <w:delText xml:space="preserve">1.00461E+12</w:delText>
              </w:r>
            </w:del>
          </w:p>
        </w:tc>
        <w:tc>
          <w:tcPr>
            <w:tcW w:w="1112" w:type="dxa"/>
            <w:tcBorders>
              <w:top w:val="nil"/>
              <w:left w:val="nil"/>
              <w:bottom w:val="nil"/>
              <w:right w:val="nil"/>
            </w:tcBorders>
            <w:shd w:val="clear" w:color="000000" w:fill="FFEA84"/>
            <w:noWrap/>
            <w:vAlign w:val="center"/>
            <w:hideMark/>
          </w:tcPr>
          <w:p w14:paraId="43F0A64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68" w:author="Claude" w:date="2026-10-20T00:00:00Z">
              <w:r>
                <w:rPr>
                  <w:rFonts w:ascii="Calibri" w:eastAsia="Times New Roman" w:hAnsi="Calibri" w:cs="Calibri"/>
                  <w:color w:val="000000"/>
                  <w:sz w:val="16"/>
                  <w:szCs w:val="16"/>
                </w:rPr>
                <w:delText xml:space="preserve">5.02306E+11</w:delText>
              </w:r>
            </w:del>
          </w:p>
        </w:tc>
      </w:tr>
      <w:tr w:rsidR="00FB71BF" w:rsidRPr="00FB71BF" w14:paraId="268653F9" w14:textId="77777777" w:rsidTr="00FB71BF">
        <w:trPr>
          <w:trHeight w:val="261"/>
          <w:jc w:val="center"/>
          <w:del w:id="91369"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56F9361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70" w:author="Claude" w:date="2026-10-20T00:00:00Z">
              <w:r>
                <w:rPr>
                  <w:rFonts w:ascii="Calibri" w:eastAsia="Times New Roman" w:hAnsi="Calibri" w:cs="Calibri"/>
                  <w:color w:val="000000"/>
                  <w:sz w:val="16"/>
                  <w:szCs w:val="16"/>
                </w:rPr>
                <w:delText xml:space="preserve">Gd-152</w:delText>
              </w:r>
            </w:del>
          </w:p>
        </w:tc>
        <w:tc>
          <w:tcPr>
            <w:tcW w:w="1112" w:type="dxa"/>
            <w:tcBorders>
              <w:top w:val="nil"/>
              <w:left w:val="nil"/>
              <w:bottom w:val="single" w:sz="4" w:space="0" w:color="auto"/>
              <w:right w:val="single" w:sz="4" w:space="0" w:color="auto"/>
            </w:tcBorders>
            <w:noWrap/>
            <w:vAlign w:val="center"/>
            <w:hideMark/>
          </w:tcPr>
          <w:p w14:paraId="319C15A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71" w:author="Claude" w:date="2026-10-20T00:00:00Z">
              <w:r>
                <w:rPr>
                  <w:rFonts w:ascii="Calibri" w:eastAsia="Times New Roman" w:hAnsi="Calibri" w:cs="Calibri"/>
                  <w:color w:val="000000"/>
                  <w:sz w:val="16"/>
                  <w:szCs w:val="16"/>
                </w:rPr>
                <w:delText xml:space="preserve">5.97585E+21</w:delText>
              </w:r>
            </w:del>
          </w:p>
        </w:tc>
        <w:tc>
          <w:tcPr>
            <w:tcW w:w="1112" w:type="dxa"/>
            <w:tcBorders>
              <w:top w:val="nil"/>
              <w:left w:val="nil"/>
              <w:bottom w:val="single" w:sz="4" w:space="0" w:color="auto"/>
              <w:right w:val="single" w:sz="4" w:space="0" w:color="auto"/>
            </w:tcBorders>
            <w:noWrap/>
            <w:vAlign w:val="center"/>
            <w:hideMark/>
          </w:tcPr>
          <w:p w14:paraId="4BF677B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72" w:author="Claude" w:date="2026-10-20T00:00:00Z">
              <w:r>
                <w:rPr>
                  <w:rFonts w:ascii="Calibri" w:eastAsia="Times New Roman" w:hAnsi="Calibri" w:cs="Calibri"/>
                  <w:color w:val="000000"/>
                  <w:sz w:val="16"/>
                  <w:szCs w:val="16"/>
                </w:rPr>
                <w:delText xml:space="preserve">5.97585E+21</w:delText>
              </w:r>
            </w:del>
          </w:p>
        </w:tc>
        <w:tc>
          <w:tcPr>
            <w:tcW w:w="1112" w:type="dxa"/>
            <w:tcBorders>
              <w:top w:val="nil"/>
              <w:left w:val="nil"/>
              <w:bottom w:val="single" w:sz="4" w:space="0" w:color="auto"/>
              <w:right w:val="single" w:sz="4" w:space="0" w:color="auto"/>
            </w:tcBorders>
            <w:noWrap/>
            <w:vAlign w:val="center"/>
            <w:hideMark/>
          </w:tcPr>
          <w:p w14:paraId="495C549E"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73" w:author="Claude" w:date="2026-10-20T00:00:00Z">
              <w:r>
                <w:rPr>
                  <w:rFonts w:ascii="Calibri" w:eastAsia="Times New Roman" w:hAnsi="Calibri" w:cs="Calibri"/>
                  <w:color w:val="000000"/>
                  <w:sz w:val="16"/>
                  <w:szCs w:val="16"/>
                </w:rPr>
                <w:delText xml:space="preserve">1.19517E+20</w:delText>
              </w:r>
            </w:del>
          </w:p>
        </w:tc>
        <w:tc>
          <w:tcPr>
            <w:tcW w:w="1112" w:type="dxa"/>
            <w:tcBorders>
              <w:top w:val="nil"/>
              <w:left w:val="nil"/>
              <w:bottom w:val="single" w:sz="4" w:space="0" w:color="auto"/>
              <w:right w:val="single" w:sz="4" w:space="0" w:color="auto"/>
            </w:tcBorders>
            <w:noWrap/>
            <w:vAlign w:val="center"/>
            <w:hideMark/>
          </w:tcPr>
          <w:p w14:paraId="76270BC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74" w:author="Claude" w:date="2026-10-20T00:00:00Z">
              <w:r>
                <w:rPr>
                  <w:rFonts w:ascii="Calibri" w:eastAsia="Times New Roman" w:hAnsi="Calibri" w:cs="Calibri"/>
                  <w:color w:val="000000"/>
                  <w:sz w:val="16"/>
                  <w:szCs w:val="16"/>
                </w:rPr>
                <w:delText xml:space="preserve">5.97585E+13</w:delText>
              </w:r>
            </w:del>
          </w:p>
        </w:tc>
        <w:tc>
          <w:tcPr>
            <w:tcW w:w="1112" w:type="dxa"/>
            <w:tcBorders>
              <w:top w:val="nil"/>
              <w:left w:val="nil"/>
              <w:bottom w:val="single" w:sz="4" w:space="0" w:color="auto"/>
              <w:right w:val="single" w:sz="4" w:space="0" w:color="auto"/>
            </w:tcBorders>
            <w:noWrap/>
            <w:vAlign w:val="center"/>
            <w:hideMark/>
          </w:tcPr>
          <w:p w14:paraId="52FB13E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75" w:author="Claude" w:date="2026-10-20T00:00:00Z">
              <w:r>
                <w:rPr>
                  <w:rFonts w:ascii="Calibri" w:eastAsia="Times New Roman" w:hAnsi="Calibri" w:cs="Calibri"/>
                  <w:color w:val="000000"/>
                  <w:sz w:val="16"/>
                  <w:szCs w:val="16"/>
                </w:rPr>
                <w:delText xml:space="preserve">1.99195E+12</w:delText>
              </w:r>
            </w:del>
          </w:p>
        </w:tc>
        <w:tc>
          <w:tcPr>
            <w:tcW w:w="1112" w:type="dxa"/>
            <w:tcBorders>
              <w:top w:val="nil"/>
              <w:left w:val="nil"/>
              <w:bottom w:val="single" w:sz="4" w:space="0" w:color="auto"/>
              <w:right w:val="single" w:sz="4" w:space="0" w:color="auto"/>
            </w:tcBorders>
            <w:noWrap/>
            <w:vAlign w:val="center"/>
            <w:hideMark/>
          </w:tcPr>
          <w:p w14:paraId="05384E1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76" w:author="Claude" w:date="2026-10-20T00:00:00Z">
              <w:r>
                <w:rPr>
                  <w:rFonts w:ascii="Calibri" w:eastAsia="Times New Roman" w:hAnsi="Calibri" w:cs="Calibri"/>
                  <w:color w:val="000000"/>
                  <w:sz w:val="16"/>
                  <w:szCs w:val="16"/>
                </w:rPr>
                <w:delText xml:space="preserve">1.99195E+10</w:delText>
              </w:r>
            </w:del>
          </w:p>
        </w:tc>
        <w:tc>
          <w:tcPr>
            <w:tcW w:w="1112" w:type="dxa"/>
            <w:tcBorders>
              <w:top w:val="nil"/>
              <w:left w:val="nil"/>
              <w:bottom w:val="nil"/>
              <w:right w:val="nil"/>
            </w:tcBorders>
            <w:shd w:val="clear" w:color="000000" w:fill="FFEB84"/>
            <w:noWrap/>
            <w:vAlign w:val="center"/>
            <w:hideMark/>
          </w:tcPr>
          <w:p w14:paraId="5C182D1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77" w:author="Claude" w:date="2026-10-20T00:00:00Z">
              <w:r>
                <w:rPr>
                  <w:rFonts w:ascii="Calibri" w:eastAsia="Times New Roman" w:hAnsi="Calibri" w:cs="Calibri"/>
                  <w:color w:val="000000"/>
                  <w:sz w:val="16"/>
                  <w:szCs w:val="16"/>
                </w:rPr>
                <w:delText xml:space="preserve">9.95975E+09</w:delText>
              </w:r>
            </w:del>
          </w:p>
        </w:tc>
      </w:tr>
      <w:tr w:rsidR="00FB71BF" w:rsidRPr="00FB71BF" w14:paraId="39E2DABF" w14:textId="77777777" w:rsidTr="00FB71BF">
        <w:trPr>
          <w:trHeight w:val="261"/>
          <w:jc w:val="center"/>
          <w:del w:id="91378"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A504D0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79" w:author="Claude" w:date="2026-10-20T00:00:00Z">
              <w:r>
                <w:rPr>
                  <w:rFonts w:ascii="Calibri" w:eastAsia="Times New Roman" w:hAnsi="Calibri" w:cs="Calibri"/>
                  <w:color w:val="000000"/>
                  <w:sz w:val="16"/>
                  <w:szCs w:val="16"/>
                </w:rPr>
                <w:delText xml:space="preserve">Dy-153</w:delText>
              </w:r>
            </w:del>
          </w:p>
        </w:tc>
        <w:tc>
          <w:tcPr>
            <w:tcW w:w="1112" w:type="dxa"/>
            <w:tcBorders>
              <w:top w:val="nil"/>
              <w:left w:val="nil"/>
              <w:bottom w:val="single" w:sz="4" w:space="0" w:color="auto"/>
              <w:right w:val="single" w:sz="4" w:space="0" w:color="auto"/>
            </w:tcBorders>
            <w:noWrap/>
            <w:vAlign w:val="center"/>
            <w:hideMark/>
          </w:tcPr>
          <w:p w14:paraId="45A7C9A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80" w:author="Claude" w:date="2026-10-20T00:00:00Z">
              <w:r>
                <w:rPr>
                  <w:rFonts w:ascii="Calibri" w:eastAsia="Times New Roman" w:hAnsi="Calibri" w:cs="Calibri"/>
                  <w:color w:val="000000"/>
                  <w:sz w:val="16"/>
                  <w:szCs w:val="16"/>
                </w:rPr>
                <w:delText xml:space="preserve">8.31818E+23</w:delText>
              </w:r>
            </w:del>
          </w:p>
        </w:tc>
        <w:tc>
          <w:tcPr>
            <w:tcW w:w="1112" w:type="dxa"/>
            <w:tcBorders>
              <w:top w:val="nil"/>
              <w:left w:val="nil"/>
              <w:bottom w:val="single" w:sz="4" w:space="0" w:color="auto"/>
              <w:right w:val="single" w:sz="4" w:space="0" w:color="auto"/>
            </w:tcBorders>
            <w:noWrap/>
            <w:vAlign w:val="center"/>
            <w:hideMark/>
          </w:tcPr>
          <w:p w14:paraId="50EFE9C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81" w:author="Claude" w:date="2026-10-20T00:00:00Z">
              <w:r>
                <w:rPr>
                  <w:rFonts w:ascii="Calibri" w:eastAsia="Times New Roman" w:hAnsi="Calibri" w:cs="Calibri"/>
                  <w:color w:val="000000"/>
                  <w:sz w:val="16"/>
                  <w:szCs w:val="16"/>
                </w:rPr>
                <w:delText xml:space="preserve">8.31818E+23</w:delText>
              </w:r>
            </w:del>
          </w:p>
        </w:tc>
        <w:tc>
          <w:tcPr>
            <w:tcW w:w="1112" w:type="dxa"/>
            <w:tcBorders>
              <w:top w:val="nil"/>
              <w:left w:val="nil"/>
              <w:bottom w:val="single" w:sz="4" w:space="0" w:color="auto"/>
              <w:right w:val="single" w:sz="4" w:space="0" w:color="auto"/>
            </w:tcBorders>
            <w:noWrap/>
            <w:vAlign w:val="center"/>
            <w:hideMark/>
          </w:tcPr>
          <w:p w14:paraId="1EE8568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82" w:author="Claude" w:date="2026-10-20T00:00:00Z">
              <w:r>
                <w:rPr>
                  <w:rFonts w:ascii="Calibri" w:eastAsia="Times New Roman" w:hAnsi="Calibri" w:cs="Calibri"/>
                  <w:color w:val="000000"/>
                  <w:sz w:val="16"/>
                  <w:szCs w:val="16"/>
                </w:rPr>
                <w:delText xml:space="preserve">1.66364E+22</w:delText>
              </w:r>
            </w:del>
          </w:p>
        </w:tc>
        <w:tc>
          <w:tcPr>
            <w:tcW w:w="1112" w:type="dxa"/>
            <w:tcBorders>
              <w:top w:val="nil"/>
              <w:left w:val="nil"/>
              <w:bottom w:val="single" w:sz="4" w:space="0" w:color="auto"/>
              <w:right w:val="single" w:sz="4" w:space="0" w:color="auto"/>
            </w:tcBorders>
            <w:noWrap/>
            <w:vAlign w:val="center"/>
            <w:hideMark/>
          </w:tcPr>
          <w:p w14:paraId="524C4DB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83" w:author="Claude" w:date="2026-10-20T00:00:00Z">
              <w:r>
                <w:rPr>
                  <w:rFonts w:ascii="Calibri" w:eastAsia="Times New Roman" w:hAnsi="Calibri" w:cs="Calibri"/>
                  <w:color w:val="000000"/>
                  <w:sz w:val="16"/>
                  <w:szCs w:val="16"/>
                </w:rPr>
                <w:delText xml:space="preserve">8.31818E+15</w:delText>
              </w:r>
            </w:del>
          </w:p>
        </w:tc>
        <w:tc>
          <w:tcPr>
            <w:tcW w:w="1112" w:type="dxa"/>
            <w:tcBorders>
              <w:top w:val="nil"/>
              <w:left w:val="nil"/>
              <w:bottom w:val="single" w:sz="4" w:space="0" w:color="auto"/>
              <w:right w:val="single" w:sz="4" w:space="0" w:color="auto"/>
            </w:tcBorders>
            <w:noWrap/>
            <w:vAlign w:val="center"/>
            <w:hideMark/>
          </w:tcPr>
          <w:p w14:paraId="544E22B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84" w:author="Claude" w:date="2026-10-20T00:00:00Z">
              <w:r>
                <w:rPr>
                  <w:rFonts w:ascii="Calibri" w:eastAsia="Times New Roman" w:hAnsi="Calibri" w:cs="Calibri"/>
                  <w:color w:val="000000"/>
                  <w:sz w:val="16"/>
                  <w:szCs w:val="16"/>
                </w:rPr>
                <w:delText xml:space="preserve">2.77273E+14</w:delText>
              </w:r>
            </w:del>
          </w:p>
        </w:tc>
        <w:tc>
          <w:tcPr>
            <w:tcW w:w="1112" w:type="dxa"/>
            <w:tcBorders>
              <w:top w:val="nil"/>
              <w:left w:val="nil"/>
              <w:bottom w:val="single" w:sz="4" w:space="0" w:color="auto"/>
              <w:right w:val="single" w:sz="4" w:space="0" w:color="auto"/>
            </w:tcBorders>
            <w:noWrap/>
            <w:vAlign w:val="center"/>
            <w:hideMark/>
          </w:tcPr>
          <w:p w14:paraId="5495EFDD"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85" w:author="Claude" w:date="2026-10-20T00:00:00Z">
              <w:r>
                <w:rPr>
                  <w:rFonts w:ascii="Calibri" w:eastAsia="Times New Roman" w:hAnsi="Calibri" w:cs="Calibri"/>
                  <w:color w:val="000000"/>
                  <w:sz w:val="16"/>
                  <w:szCs w:val="16"/>
                </w:rPr>
                <w:delText xml:space="preserve">2.77273E+12</w:delText>
              </w:r>
            </w:del>
          </w:p>
        </w:tc>
        <w:tc>
          <w:tcPr>
            <w:tcW w:w="1112" w:type="dxa"/>
            <w:tcBorders>
              <w:top w:val="nil"/>
              <w:left w:val="nil"/>
              <w:bottom w:val="nil"/>
              <w:right w:val="nil"/>
            </w:tcBorders>
            <w:shd w:val="clear" w:color="000000" w:fill="FFE784"/>
            <w:noWrap/>
            <w:vAlign w:val="center"/>
            <w:hideMark/>
          </w:tcPr>
          <w:p w14:paraId="171FCC0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86" w:author="Claude" w:date="2026-10-20T00:00:00Z">
              <w:r>
                <w:rPr>
                  <w:rFonts w:ascii="Calibri" w:eastAsia="Times New Roman" w:hAnsi="Calibri" w:cs="Calibri"/>
                  <w:color w:val="000000"/>
                  <w:sz w:val="16"/>
                  <w:szCs w:val="16"/>
                </w:rPr>
                <w:delText xml:space="preserve">1.38636E+12</w:delText>
              </w:r>
            </w:del>
          </w:p>
        </w:tc>
      </w:tr>
      <w:tr w:rsidR="00FB71BF" w:rsidRPr="00FB71BF" w14:paraId="57E5272F" w14:textId="77777777" w:rsidTr="00FB71BF">
        <w:trPr>
          <w:trHeight w:val="261"/>
          <w:jc w:val="center"/>
          <w:del w:id="91387"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4EEE9FB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88" w:author="Claude" w:date="2026-10-20T00:00:00Z">
              <w:r>
                <w:rPr>
                  <w:rFonts w:ascii="Calibri" w:eastAsia="Times New Roman" w:hAnsi="Calibri" w:cs="Calibri"/>
                  <w:color w:val="000000"/>
                  <w:sz w:val="16"/>
                  <w:szCs w:val="16"/>
                </w:rPr>
                <w:delText xml:space="preserve">Dy-154</w:delText>
              </w:r>
            </w:del>
          </w:p>
        </w:tc>
        <w:tc>
          <w:tcPr>
            <w:tcW w:w="1112" w:type="dxa"/>
            <w:tcBorders>
              <w:top w:val="nil"/>
              <w:left w:val="nil"/>
              <w:bottom w:val="single" w:sz="4" w:space="0" w:color="auto"/>
              <w:right w:val="single" w:sz="4" w:space="0" w:color="auto"/>
            </w:tcBorders>
            <w:noWrap/>
            <w:vAlign w:val="center"/>
            <w:hideMark/>
          </w:tcPr>
          <w:p w14:paraId="3370F5A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89" w:author="Claude" w:date="2026-10-20T00:00:00Z">
              <w:r>
                <w:rPr>
                  <w:rFonts w:ascii="Calibri" w:eastAsia="Times New Roman" w:hAnsi="Calibri" w:cs="Calibri"/>
                  <w:color w:val="000000"/>
                  <w:sz w:val="16"/>
                  <w:szCs w:val="16"/>
                </w:rPr>
                <w:delText xml:space="preserve">1.73624E+23</w:delText>
              </w:r>
            </w:del>
          </w:p>
        </w:tc>
        <w:tc>
          <w:tcPr>
            <w:tcW w:w="1112" w:type="dxa"/>
            <w:tcBorders>
              <w:top w:val="nil"/>
              <w:left w:val="nil"/>
              <w:bottom w:val="single" w:sz="4" w:space="0" w:color="auto"/>
              <w:right w:val="single" w:sz="4" w:space="0" w:color="auto"/>
            </w:tcBorders>
            <w:noWrap/>
            <w:vAlign w:val="center"/>
            <w:hideMark/>
          </w:tcPr>
          <w:p w14:paraId="0F8D1C41"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90" w:author="Claude" w:date="2026-10-20T00:00:00Z">
              <w:r>
                <w:rPr>
                  <w:rFonts w:ascii="Calibri" w:eastAsia="Times New Roman" w:hAnsi="Calibri" w:cs="Calibri"/>
                  <w:color w:val="000000"/>
                  <w:sz w:val="16"/>
                  <w:szCs w:val="16"/>
                </w:rPr>
                <w:delText xml:space="preserve">1.73624E+23</w:delText>
              </w:r>
            </w:del>
          </w:p>
        </w:tc>
        <w:tc>
          <w:tcPr>
            <w:tcW w:w="1112" w:type="dxa"/>
            <w:tcBorders>
              <w:top w:val="nil"/>
              <w:left w:val="nil"/>
              <w:bottom w:val="single" w:sz="4" w:space="0" w:color="auto"/>
              <w:right w:val="single" w:sz="4" w:space="0" w:color="auto"/>
            </w:tcBorders>
            <w:noWrap/>
            <w:vAlign w:val="center"/>
            <w:hideMark/>
          </w:tcPr>
          <w:p w14:paraId="3381A48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91" w:author="Claude" w:date="2026-10-20T00:00:00Z">
              <w:r>
                <w:rPr>
                  <w:rFonts w:ascii="Calibri" w:eastAsia="Times New Roman" w:hAnsi="Calibri" w:cs="Calibri"/>
                  <w:color w:val="000000"/>
                  <w:sz w:val="16"/>
                  <w:szCs w:val="16"/>
                </w:rPr>
                <w:delText xml:space="preserve">3.47248E+21</w:delText>
              </w:r>
            </w:del>
          </w:p>
        </w:tc>
        <w:tc>
          <w:tcPr>
            <w:tcW w:w="1112" w:type="dxa"/>
            <w:tcBorders>
              <w:top w:val="nil"/>
              <w:left w:val="nil"/>
              <w:bottom w:val="single" w:sz="4" w:space="0" w:color="auto"/>
              <w:right w:val="single" w:sz="4" w:space="0" w:color="auto"/>
            </w:tcBorders>
            <w:noWrap/>
            <w:vAlign w:val="center"/>
            <w:hideMark/>
          </w:tcPr>
          <w:p w14:paraId="0F90E03A"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92" w:author="Claude" w:date="2026-10-20T00:00:00Z">
              <w:r>
                <w:rPr>
                  <w:rFonts w:ascii="Calibri" w:eastAsia="Times New Roman" w:hAnsi="Calibri" w:cs="Calibri"/>
                  <w:color w:val="000000"/>
                  <w:sz w:val="16"/>
                  <w:szCs w:val="16"/>
                </w:rPr>
                <w:delText xml:space="preserve">1.73624E+15</w:delText>
              </w:r>
            </w:del>
          </w:p>
        </w:tc>
        <w:tc>
          <w:tcPr>
            <w:tcW w:w="1112" w:type="dxa"/>
            <w:tcBorders>
              <w:top w:val="nil"/>
              <w:left w:val="nil"/>
              <w:bottom w:val="single" w:sz="4" w:space="0" w:color="auto"/>
              <w:right w:val="single" w:sz="4" w:space="0" w:color="auto"/>
            </w:tcBorders>
            <w:noWrap/>
            <w:vAlign w:val="center"/>
            <w:hideMark/>
          </w:tcPr>
          <w:p w14:paraId="43F6D21C"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93" w:author="Claude" w:date="2026-10-20T00:00:00Z">
              <w:r>
                <w:rPr>
                  <w:rFonts w:ascii="Calibri" w:eastAsia="Times New Roman" w:hAnsi="Calibri" w:cs="Calibri"/>
                  <w:color w:val="000000"/>
                  <w:sz w:val="16"/>
                  <w:szCs w:val="16"/>
                </w:rPr>
                <w:delText xml:space="preserve">5.78746E+13</w:delText>
              </w:r>
            </w:del>
          </w:p>
        </w:tc>
        <w:tc>
          <w:tcPr>
            <w:tcW w:w="1112" w:type="dxa"/>
            <w:tcBorders>
              <w:top w:val="nil"/>
              <w:left w:val="nil"/>
              <w:bottom w:val="single" w:sz="4" w:space="0" w:color="auto"/>
              <w:right w:val="single" w:sz="4" w:space="0" w:color="auto"/>
            </w:tcBorders>
            <w:noWrap/>
            <w:vAlign w:val="center"/>
            <w:hideMark/>
          </w:tcPr>
          <w:p w14:paraId="6EE7491F"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94" w:author="Claude" w:date="2026-10-20T00:00:00Z">
              <w:r>
                <w:rPr>
                  <w:rFonts w:ascii="Calibri" w:eastAsia="Times New Roman" w:hAnsi="Calibri" w:cs="Calibri"/>
                  <w:color w:val="000000"/>
                  <w:sz w:val="16"/>
                  <w:szCs w:val="16"/>
                </w:rPr>
                <w:delText xml:space="preserve">5.78746E+11</w:delText>
              </w:r>
            </w:del>
          </w:p>
        </w:tc>
        <w:tc>
          <w:tcPr>
            <w:tcW w:w="1112" w:type="dxa"/>
            <w:tcBorders>
              <w:top w:val="nil"/>
              <w:left w:val="nil"/>
              <w:bottom w:val="nil"/>
              <w:right w:val="nil"/>
            </w:tcBorders>
            <w:shd w:val="clear" w:color="000000" w:fill="FFEB84"/>
            <w:noWrap/>
            <w:vAlign w:val="center"/>
            <w:hideMark/>
          </w:tcPr>
          <w:p w14:paraId="39ED1902"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95" w:author="Claude" w:date="2026-10-20T00:00:00Z">
              <w:r>
                <w:rPr>
                  <w:rFonts w:ascii="Calibri" w:eastAsia="Times New Roman" w:hAnsi="Calibri" w:cs="Calibri"/>
                  <w:color w:val="000000"/>
                  <w:sz w:val="16"/>
                  <w:szCs w:val="16"/>
                </w:rPr>
                <w:delText xml:space="preserve">2.89373E+11</w:delText>
              </w:r>
            </w:del>
          </w:p>
        </w:tc>
      </w:tr>
      <w:tr w:rsidR="00FB71BF" w:rsidRPr="00FB71BF" w14:paraId="0E22AB0F" w14:textId="77777777" w:rsidTr="00FB71BF">
        <w:trPr>
          <w:trHeight w:val="261"/>
          <w:jc w:val="center"/>
          <w:del w:id="91396" w:author="Claude" w:date="2026-10-20T00:00:00Z"/>
        </w:trPr>
        <w:tc>
          <w:tcPr>
            <w:tcW w:w="1112" w:type="dxa"/>
            <w:tcBorders>
              <w:top w:val="nil"/>
              <w:left w:val="single" w:sz="4" w:space="0" w:color="auto"/>
              <w:bottom w:val="single" w:sz="4" w:space="0" w:color="auto"/>
              <w:right w:val="single" w:sz="4" w:space="0" w:color="auto"/>
            </w:tcBorders>
            <w:shd w:val="clear" w:color="000000" w:fill="92D050"/>
            <w:noWrap/>
            <w:vAlign w:val="center"/>
            <w:hideMark/>
          </w:tcPr>
          <w:p w14:paraId="0D1D1E87"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97" w:author="Claude" w:date="2026-10-20T00:00:00Z">
              <w:r>
                <w:rPr>
                  <w:rFonts w:ascii="Calibri" w:eastAsia="Times New Roman" w:hAnsi="Calibri" w:cs="Calibri"/>
                  <w:color w:val="000000"/>
                  <w:sz w:val="16"/>
                  <w:szCs w:val="16"/>
                </w:rPr>
                <w:delText xml:space="preserve">Dy-155</w:delText>
              </w:r>
            </w:del>
          </w:p>
        </w:tc>
        <w:tc>
          <w:tcPr>
            <w:tcW w:w="1112" w:type="dxa"/>
            <w:tcBorders>
              <w:top w:val="nil"/>
              <w:left w:val="nil"/>
              <w:bottom w:val="single" w:sz="4" w:space="0" w:color="auto"/>
              <w:right w:val="single" w:sz="4" w:space="0" w:color="auto"/>
            </w:tcBorders>
            <w:noWrap/>
            <w:vAlign w:val="center"/>
            <w:hideMark/>
          </w:tcPr>
          <w:p w14:paraId="3128DC76"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98" w:author="Claude" w:date="2026-10-20T00:00:00Z">
              <w:r>
                <w:rPr>
                  <w:rFonts w:ascii="Calibri" w:eastAsia="Times New Roman" w:hAnsi="Calibri" w:cs="Calibri"/>
                  <w:color w:val="000000"/>
                  <w:sz w:val="16"/>
                  <w:szCs w:val="16"/>
                </w:rPr>
                <w:delText xml:space="preserve">4.04511E+22</w:delText>
              </w:r>
            </w:del>
          </w:p>
        </w:tc>
        <w:tc>
          <w:tcPr>
            <w:tcW w:w="1112" w:type="dxa"/>
            <w:tcBorders>
              <w:top w:val="nil"/>
              <w:left w:val="nil"/>
              <w:bottom w:val="single" w:sz="4" w:space="0" w:color="auto"/>
              <w:right w:val="single" w:sz="4" w:space="0" w:color="auto"/>
            </w:tcBorders>
            <w:noWrap/>
            <w:vAlign w:val="center"/>
            <w:hideMark/>
          </w:tcPr>
          <w:p w14:paraId="079E7649"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399" w:author="Claude" w:date="2026-10-20T00:00:00Z">
              <w:r>
                <w:rPr>
                  <w:rFonts w:ascii="Calibri" w:eastAsia="Times New Roman" w:hAnsi="Calibri" w:cs="Calibri"/>
                  <w:color w:val="000000"/>
                  <w:sz w:val="16"/>
                  <w:szCs w:val="16"/>
                </w:rPr>
                <w:delText xml:space="preserve">4.04511E+22</w:delText>
              </w:r>
            </w:del>
          </w:p>
        </w:tc>
        <w:tc>
          <w:tcPr>
            <w:tcW w:w="1112" w:type="dxa"/>
            <w:tcBorders>
              <w:top w:val="nil"/>
              <w:left w:val="nil"/>
              <w:bottom w:val="single" w:sz="4" w:space="0" w:color="auto"/>
              <w:right w:val="single" w:sz="4" w:space="0" w:color="auto"/>
            </w:tcBorders>
            <w:noWrap/>
            <w:vAlign w:val="center"/>
            <w:hideMark/>
          </w:tcPr>
          <w:p w14:paraId="652C72B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400" w:author="Claude" w:date="2026-10-20T00:00:00Z">
              <w:r>
                <w:rPr>
                  <w:rFonts w:ascii="Calibri" w:eastAsia="Times New Roman" w:hAnsi="Calibri" w:cs="Calibri"/>
                  <w:color w:val="000000"/>
                  <w:sz w:val="16"/>
                  <w:szCs w:val="16"/>
                </w:rPr>
                <w:delText xml:space="preserve">8.09022E+20</w:delText>
              </w:r>
            </w:del>
          </w:p>
        </w:tc>
        <w:tc>
          <w:tcPr>
            <w:tcW w:w="1112" w:type="dxa"/>
            <w:tcBorders>
              <w:top w:val="nil"/>
              <w:left w:val="nil"/>
              <w:bottom w:val="single" w:sz="4" w:space="0" w:color="auto"/>
              <w:right w:val="single" w:sz="4" w:space="0" w:color="auto"/>
            </w:tcBorders>
            <w:noWrap/>
            <w:vAlign w:val="center"/>
            <w:hideMark/>
          </w:tcPr>
          <w:p w14:paraId="75397FB0"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401" w:author="Claude" w:date="2026-10-20T00:00:00Z">
              <w:r>
                <w:rPr>
                  <w:rFonts w:ascii="Calibri" w:eastAsia="Times New Roman" w:hAnsi="Calibri" w:cs="Calibri"/>
                  <w:color w:val="000000"/>
                  <w:sz w:val="16"/>
                  <w:szCs w:val="16"/>
                </w:rPr>
                <w:delText xml:space="preserve">4.04511E+14</w:delText>
              </w:r>
            </w:del>
          </w:p>
        </w:tc>
        <w:tc>
          <w:tcPr>
            <w:tcW w:w="1112" w:type="dxa"/>
            <w:tcBorders>
              <w:top w:val="nil"/>
              <w:left w:val="nil"/>
              <w:bottom w:val="single" w:sz="4" w:space="0" w:color="auto"/>
              <w:right w:val="single" w:sz="4" w:space="0" w:color="auto"/>
            </w:tcBorders>
            <w:noWrap/>
            <w:vAlign w:val="center"/>
            <w:hideMark/>
          </w:tcPr>
          <w:p w14:paraId="39E47F65"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402" w:author="Claude" w:date="2026-10-20T00:00:00Z">
              <w:r>
                <w:rPr>
                  <w:rFonts w:ascii="Calibri" w:eastAsia="Times New Roman" w:hAnsi="Calibri" w:cs="Calibri"/>
                  <w:color w:val="000000"/>
                  <w:sz w:val="16"/>
                  <w:szCs w:val="16"/>
                </w:rPr>
                <w:delText xml:space="preserve">1.34837E+13</w:delText>
              </w:r>
            </w:del>
          </w:p>
        </w:tc>
        <w:tc>
          <w:tcPr>
            <w:tcW w:w="1112" w:type="dxa"/>
            <w:tcBorders>
              <w:top w:val="nil"/>
              <w:left w:val="nil"/>
              <w:bottom w:val="single" w:sz="4" w:space="0" w:color="auto"/>
              <w:right w:val="single" w:sz="4" w:space="0" w:color="auto"/>
            </w:tcBorders>
            <w:noWrap/>
            <w:vAlign w:val="center"/>
            <w:hideMark/>
          </w:tcPr>
          <w:p w14:paraId="0DF8144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403" w:author="Claude" w:date="2026-10-20T00:00:00Z">
              <w:r>
                <w:rPr>
                  <w:rFonts w:ascii="Calibri" w:eastAsia="Times New Roman" w:hAnsi="Calibri" w:cs="Calibri"/>
                  <w:color w:val="000000"/>
                  <w:sz w:val="16"/>
                  <w:szCs w:val="16"/>
                </w:rPr>
                <w:delText xml:space="preserve">1.34837E+11</w:delText>
              </w:r>
            </w:del>
          </w:p>
        </w:tc>
        <w:tc>
          <w:tcPr>
            <w:tcW w:w="1112" w:type="dxa"/>
            <w:tcBorders>
              <w:top w:val="nil"/>
              <w:left w:val="nil"/>
              <w:bottom w:val="nil"/>
              <w:right w:val="nil"/>
            </w:tcBorders>
            <w:shd w:val="clear" w:color="000000" w:fill="FFEB84"/>
            <w:noWrap/>
            <w:vAlign w:val="center"/>
            <w:hideMark/>
          </w:tcPr>
          <w:p w14:paraId="012F497B" w14:textId="77777777" w:rsidR="00FB71BF" w:rsidRPr="00FB71BF" w:rsidRDefault="00FB71BF" w:rsidP="00FB71BF">
            <w:pPr>
              <w:spacing w:after="0" w:line="240" w:lineRule="auto"/>
              <w:jc w:val="center"/>
              <w:rPr>
                <w:rFonts w:ascii="Calibri" w:eastAsia="Times New Roman" w:hAnsi="Calibri" w:cs="Calibri"/>
                <w:color w:val="000000"/>
                <w:sz w:val="16"/>
                <w:szCs w:val="16"/>
              </w:rPr>
            </w:pPr>
            <w:del w:id="91404" w:author="Claude" w:date="2026-10-20T00:00:00Z">
              <w:r>
                <w:rPr>
                  <w:rFonts w:ascii="Calibri" w:eastAsia="Times New Roman" w:hAnsi="Calibri" w:cs="Calibri"/>
                  <w:color w:val="000000"/>
                  <w:sz w:val="16"/>
                  <w:szCs w:val="16"/>
                </w:rPr>
                <w:delText xml:space="preserve">6.74185E+10</w:delText>
              </w:r>
            </w:del>
          </w:p>
        </w:tc>
      </w:tr>
    </w:tbl>
    <w:p>
      <w:pPr>
        <w:spacing w:line="360" w:lineRule="auto"/>
        <w:rPr>
          <w:ins w:id="92136" w:author="Claude" w:date="2026-10-20T00:00:00Z"/>
        </w:rPr>
      </w:pPr>
      <w:ins w:id="92137" w:author="Claude" w:date="2026-10-20T00:00:00Z"/>
      <w:ins w:id="92367" w:author="Claude" w:date="2026-10-20T00:00:00Z">
        <w:r>
          <w:t>Actividades en Bq tras cada barrera, con los factores de atenuación al 95 %. Semividas de NUBASE2020</w:t>
        </w:r>
      </w:ins>
      <w:sdt>
        <w:sdtPr>
          <w:id w:val="911618840"/>
          <w:citation/>
        </w:sdtPr>
        <w:sdtContent>
          <w:ins w:id="92366" w:author="Claude" w:date="2026-10-20T00:00:00Z">
            <w:r>
              <w:fldChar w:fldCharType="begin"/>
            </w:r>
            <w:r>
              <w:instrText xml:space="preserve"> CITATION NUBASE \l 3082 </w:instrText>
            </w:r>
            <w:r>
              <w:fldChar w:fldCharType="separate"/>
            </w:r>
            <w:r>
              <w:rPr>
                <w:noProof/>
              </w:rPr>
              <w:t xml:space="preserve"> [30]</w:t>
            </w:r>
            <w:r>
              <w:fldChar w:fldCharType="end"/>
            </w:r>
          </w:ins>
        </w:sdtContent>
      </w:sdt>
      <w:ins w:id="92368" w:author="Claude" w:date="2026-10-20T00:00:00Z">
        <w:r>
          <w:t>; solo nucleidos radiactivos, ordenados por actividad en el núcleo. Los nombres de 16 lantánidos se han corregido según su código ZZAAA.</w:t>
        </w:r>
      </w:ins>
    </w:p>
    <w:tbl>
      <w:tblPr>
        <w:tblW w:w="962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150"/>
        <w:gridCol w:w="1210"/>
        <w:gridCol w:w="1210"/>
        <w:gridCol w:w="1210"/>
        <w:gridCol w:w="1210"/>
        <w:gridCol w:w="1210"/>
        <w:gridCol w:w="1210"/>
        <w:gridCol w:w="1210"/>
      </w:tblGrid>
      <w:tr>
        <w:trPr>
          <w:tblHeader/>
          <w:ins w:id="91405" w:author="Claude" w:date="2026-10-20T00:00:00Z"/>
        </w:trPr>
        <w:tc>
          <w:tcPr>
            <w:tcW w:w="1150" w:type="dxa"/>
            <w:shd w:val="clear" w:color="auto" w:fill="D9E2F3"/>
          </w:tcPr>
          <w:p>
            <w:pPr>
              <w:rPr>
                <w:ins w:id="91406" w:author="Claude" w:date="2026-10-20T00:00:00Z"/>
              </w:rPr>
            </w:pPr>
            <w:ins w:id="91407" w:author="Claude" w:date="2026-10-20T00:00:00Z">
              <w:r>
                <w:rPr>
                  <w:b/>
                  <w:bCs/>
                  <w:sz w:val="18"/>
                  <w:szCs w:val="18"/>
                </w:rPr>
                <w:t>Nucleido</w:t>
              </w:r>
            </w:ins>
          </w:p>
        </w:tc>
        <w:tc>
          <w:tcPr>
            <w:tcW w:w="1210" w:type="dxa"/>
            <w:shd w:val="clear" w:color="auto" w:fill="D9E2F3"/>
          </w:tcPr>
          <w:p>
            <w:pPr>
              <w:rPr>
                <w:ins w:id="91408" w:author="Claude" w:date="2026-10-20T00:00:00Z"/>
              </w:rPr>
            </w:pPr>
            <w:ins w:id="91409" w:author="Claude" w:date="2026-10-20T00:00:00Z">
              <w:r>
                <w:rPr>
                  <w:b/>
                  <w:bCs/>
                  <w:sz w:val="18"/>
                  <w:szCs w:val="18"/>
                </w:rPr>
                <w:t>Núcleo</w:t>
              </w:r>
            </w:ins>
          </w:p>
        </w:tc>
        <w:tc>
          <w:tcPr>
            <w:tcW w:w="1210" w:type="dxa"/>
            <w:shd w:val="clear" w:color="auto" w:fill="D9E2F3"/>
          </w:tcPr>
          <w:p>
            <w:pPr>
              <w:rPr>
                <w:ins w:id="91410" w:author="Claude" w:date="2026-10-20T00:00:00Z"/>
              </w:rPr>
            </w:pPr>
            <w:ins w:id="91411" w:author="Claude" w:date="2026-10-20T00:00:00Z">
              <w:r>
                <w:rPr>
                  <w:b/>
                  <w:bCs/>
                  <w:sz w:val="18"/>
                  <w:szCs w:val="18"/>
                </w:rPr>
                <w:t>HMC</w:t>
              </w:r>
            </w:ins>
          </w:p>
        </w:tc>
        <w:tc>
          <w:tcPr>
            <w:tcW w:w="1210" w:type="dxa"/>
            <w:shd w:val="clear" w:color="auto" w:fill="D9E2F3"/>
          </w:tcPr>
          <w:p>
            <w:pPr>
              <w:rPr>
                <w:ins w:id="91412" w:author="Claude" w:date="2026-10-20T00:00:00Z"/>
              </w:rPr>
            </w:pPr>
            <w:ins w:id="91413" w:author="Claude" w:date="2026-10-20T00:00:00Z">
              <w:r>
                <w:rPr>
                  <w:b/>
                  <w:bCs/>
                  <w:sz w:val="18"/>
                  <w:szCs w:val="18"/>
                </w:rPr>
                <w:t>Núcleo de partícula</w:t>
              </w:r>
            </w:ins>
          </w:p>
        </w:tc>
        <w:tc>
          <w:tcPr>
            <w:tcW w:w="1210" w:type="dxa"/>
            <w:shd w:val="clear" w:color="auto" w:fill="D9E2F3"/>
          </w:tcPr>
          <w:p>
            <w:pPr>
              <w:rPr>
                <w:ins w:id="91414" w:author="Claude" w:date="2026-10-20T00:00:00Z"/>
              </w:rPr>
            </w:pPr>
            <w:ins w:id="91415" w:author="Claude" w:date="2026-10-20T00:00:00Z">
              <w:r>
                <w:rPr>
                  <w:b/>
                  <w:bCs/>
                  <w:sz w:val="18"/>
                  <w:szCs w:val="18"/>
                </w:rPr>
                <w:t>Difusión</w:t>
              </w:r>
            </w:ins>
          </w:p>
        </w:tc>
        <w:tc>
          <w:tcPr>
            <w:tcW w:w="1210" w:type="dxa"/>
            <w:shd w:val="clear" w:color="auto" w:fill="D9E2F3"/>
          </w:tcPr>
          <w:p>
            <w:pPr>
              <w:rPr>
                <w:ins w:id="91416" w:author="Claude" w:date="2026-10-20T00:00:00Z"/>
              </w:rPr>
            </w:pPr>
            <w:ins w:id="91417" w:author="Claude" w:date="2026-10-20T00:00:00Z">
              <w:r>
                <w:rPr>
                  <w:b/>
                  <w:bCs/>
                  <w:sz w:val="18"/>
                  <w:szCs w:val="18"/>
                </w:rPr>
                <w:t>Grafito</w:t>
              </w:r>
            </w:ins>
          </w:p>
        </w:tc>
        <w:tc>
          <w:tcPr>
            <w:tcW w:w="1210" w:type="dxa"/>
            <w:shd w:val="clear" w:color="auto" w:fill="D9E2F3"/>
          </w:tcPr>
          <w:p>
            <w:pPr>
              <w:rPr>
                <w:ins w:id="91418" w:author="Claude" w:date="2026-10-20T00:00:00Z"/>
              </w:rPr>
            </w:pPr>
            <w:ins w:id="91419" w:author="Claude" w:date="2026-10-20T00:00:00Z">
              <w:r>
                <w:rPr>
                  <w:b/>
                  <w:bCs/>
                  <w:sz w:val="18"/>
                  <w:szCs w:val="18"/>
                </w:rPr>
                <w:t>FLiBe</w:t>
              </w:r>
            </w:ins>
          </w:p>
        </w:tc>
        <w:tc>
          <w:tcPr>
            <w:tcW w:w="1210" w:type="dxa"/>
            <w:shd w:val="clear" w:color="auto" w:fill="D9E2F3"/>
          </w:tcPr>
          <w:p>
            <w:pPr>
              <w:rPr>
                <w:ins w:id="91420" w:author="Claude" w:date="2026-10-20T00:00:00Z"/>
              </w:rPr>
            </w:pPr>
            <w:ins w:id="91421" w:author="Claude" w:date="2026-10-20T00:00:00Z">
              <w:r>
                <w:rPr>
                  <w:b/>
                  <w:bCs/>
                  <w:sz w:val="18"/>
                  <w:szCs w:val="18"/>
                </w:rPr>
                <w:t>Edificio del reactor</w:t>
              </w:r>
            </w:ins>
          </w:p>
        </w:tc>
      </w:tr>
      <w:tr>
        <w:trPr>
          <w:ins w:id="91422" w:author="Claude" w:date="2026-10-20T00:00:00Z"/>
        </w:trPr>
        <w:tc>
          <w:tcPr>
            <w:tcW w:w="1150" w:type="dxa"/>
          </w:tcPr>
          <w:p>
            <w:pPr>
              <w:rPr>
                <w:ins w:id="91423" w:author="Claude" w:date="2026-10-20T00:00:00Z"/>
              </w:rPr>
            </w:pPr>
            <w:ins w:id="91424" w:author="Claude" w:date="2026-10-20T00:00:00Z">
              <w:r>
                <w:rPr>
                  <w:sz w:val="18"/>
                  <w:szCs w:val="18"/>
                </w:rPr>
                <w:t>Np-239</w:t>
              </w:r>
            </w:ins>
          </w:p>
        </w:tc>
        <w:tc>
          <w:tcPr>
            <w:tcW w:w="1210" w:type="dxa"/>
          </w:tcPr>
          <w:p>
            <w:pPr>
              <w:rPr>
                <w:ins w:id="91425" w:author="Claude" w:date="2026-10-20T00:00:00Z"/>
              </w:rPr>
            </w:pPr>
            <w:ins w:id="91426" w:author="Claude" w:date="2026-10-20T00:00:00Z">
              <w:r>
                <w:rPr>
                  <w:sz w:val="18"/>
                  <w:szCs w:val="18"/>
                </w:rPr>
                <w:t>8.182E+20</w:t>
              </w:r>
            </w:ins>
          </w:p>
        </w:tc>
        <w:tc>
          <w:tcPr>
            <w:tcW w:w="1210" w:type="dxa"/>
          </w:tcPr>
          <w:p>
            <w:pPr>
              <w:rPr>
                <w:ins w:id="91427" w:author="Claude" w:date="2026-10-20T00:00:00Z"/>
              </w:rPr>
            </w:pPr>
            <w:ins w:id="91428" w:author="Claude" w:date="2026-10-20T00:00:00Z">
              <w:r>
                <w:rPr>
                  <w:sz w:val="18"/>
                  <w:szCs w:val="18"/>
                </w:rPr>
                <w:t>8.182E+20</w:t>
              </w:r>
            </w:ins>
          </w:p>
        </w:tc>
        <w:tc>
          <w:tcPr>
            <w:tcW w:w="1210" w:type="dxa"/>
          </w:tcPr>
          <w:p>
            <w:pPr>
              <w:rPr>
                <w:ins w:id="91429" w:author="Claude" w:date="2026-10-20T00:00:00Z"/>
              </w:rPr>
            </w:pPr>
            <w:ins w:id="91430" w:author="Claude" w:date="2026-10-20T00:00:00Z">
              <w:r>
                <w:rPr>
                  <w:sz w:val="18"/>
                  <w:szCs w:val="18"/>
                </w:rPr>
                <w:t>8.182E+18</w:t>
              </w:r>
            </w:ins>
          </w:p>
        </w:tc>
        <w:tc>
          <w:tcPr>
            <w:tcW w:w="1210" w:type="dxa"/>
          </w:tcPr>
          <w:p>
            <w:pPr>
              <w:rPr>
                <w:ins w:id="91431" w:author="Claude" w:date="2026-10-20T00:00:00Z"/>
              </w:rPr>
            </w:pPr>
            <w:ins w:id="91432" w:author="Claude" w:date="2026-10-20T00:00:00Z">
              <w:r>
                <w:rPr>
                  <w:sz w:val="18"/>
                  <w:szCs w:val="18"/>
                </w:rPr>
                <w:t>4.091E+12</w:t>
              </w:r>
            </w:ins>
          </w:p>
        </w:tc>
        <w:tc>
          <w:tcPr>
            <w:tcW w:w="1210" w:type="dxa"/>
          </w:tcPr>
          <w:p>
            <w:pPr>
              <w:rPr>
                <w:ins w:id="91433" w:author="Claude" w:date="2026-10-20T00:00:00Z"/>
              </w:rPr>
            </w:pPr>
            <w:ins w:id="91434" w:author="Claude" w:date="2026-10-20T00:00:00Z">
              <w:r>
                <w:rPr>
                  <w:sz w:val="18"/>
                  <w:szCs w:val="18"/>
                </w:rPr>
                <w:t>1.364E+11</w:t>
              </w:r>
            </w:ins>
          </w:p>
        </w:tc>
        <w:tc>
          <w:tcPr>
            <w:tcW w:w="1210" w:type="dxa"/>
          </w:tcPr>
          <w:p>
            <w:pPr>
              <w:rPr>
                <w:ins w:id="91435" w:author="Claude" w:date="2026-10-20T00:00:00Z"/>
              </w:rPr>
            </w:pPr>
            <w:ins w:id="91436" w:author="Claude" w:date="2026-10-20T00:00:00Z">
              <w:r>
                <w:rPr>
                  <w:sz w:val="18"/>
                  <w:szCs w:val="18"/>
                </w:rPr>
                <w:t>1.364E+09</w:t>
              </w:r>
            </w:ins>
          </w:p>
        </w:tc>
        <w:tc>
          <w:tcPr>
            <w:tcW w:w="1210" w:type="dxa"/>
          </w:tcPr>
          <w:p>
            <w:pPr>
              <w:rPr>
                <w:ins w:id="91437" w:author="Claude" w:date="2026-10-20T00:00:00Z"/>
              </w:rPr>
            </w:pPr>
            <w:ins w:id="91438" w:author="Claude" w:date="2026-10-20T00:00:00Z">
              <w:r>
                <w:rPr>
                  <w:sz w:val="18"/>
                  <w:szCs w:val="18"/>
                </w:rPr>
                <w:t>6.819E+08</w:t>
              </w:r>
            </w:ins>
          </w:p>
        </w:tc>
      </w:tr>
      <w:tr>
        <w:trPr>
          <w:ins w:id="91439" w:author="Claude" w:date="2026-10-20T00:00:00Z"/>
        </w:trPr>
        <w:tc>
          <w:tcPr>
            <w:tcW w:w="1150" w:type="dxa"/>
          </w:tcPr>
          <w:p>
            <w:pPr>
              <w:rPr>
                <w:ins w:id="91440" w:author="Claude" w:date="2026-10-20T00:00:00Z"/>
              </w:rPr>
            </w:pPr>
            <w:ins w:id="91441" w:author="Claude" w:date="2026-10-20T00:00:00Z">
              <w:r>
                <w:rPr>
                  <w:sz w:val="18"/>
                  <w:szCs w:val="18"/>
                </w:rPr>
                <w:t>Xe-133</w:t>
              </w:r>
            </w:ins>
          </w:p>
        </w:tc>
        <w:tc>
          <w:tcPr>
            <w:tcW w:w="1210" w:type="dxa"/>
          </w:tcPr>
          <w:p>
            <w:pPr>
              <w:rPr>
                <w:ins w:id="91442" w:author="Claude" w:date="2026-10-20T00:00:00Z"/>
              </w:rPr>
            </w:pPr>
            <w:ins w:id="91443" w:author="Claude" w:date="2026-10-20T00:00:00Z">
              <w:r>
                <w:rPr>
                  <w:sz w:val="18"/>
                  <w:szCs w:val="18"/>
                </w:rPr>
                <w:t>1.111E+20</w:t>
              </w:r>
            </w:ins>
          </w:p>
        </w:tc>
        <w:tc>
          <w:tcPr>
            <w:tcW w:w="1210" w:type="dxa"/>
          </w:tcPr>
          <w:p>
            <w:pPr>
              <w:rPr>
                <w:ins w:id="91444" w:author="Claude" w:date="2026-10-20T00:00:00Z"/>
              </w:rPr>
            </w:pPr>
            <w:ins w:id="91445" w:author="Claude" w:date="2026-10-20T00:00:00Z">
              <w:r>
                <w:rPr>
                  <w:sz w:val="18"/>
                  <w:szCs w:val="18"/>
                </w:rPr>
                <w:t>1.111E+20</w:t>
              </w:r>
            </w:ins>
          </w:p>
        </w:tc>
        <w:tc>
          <w:tcPr>
            <w:tcW w:w="1210" w:type="dxa"/>
          </w:tcPr>
          <w:p>
            <w:pPr>
              <w:rPr>
                <w:ins w:id="91446" w:author="Claude" w:date="2026-10-20T00:00:00Z"/>
              </w:rPr>
            </w:pPr>
            <w:ins w:id="91447" w:author="Claude" w:date="2026-10-20T00:00:00Z">
              <w:r>
                <w:rPr>
                  <w:sz w:val="18"/>
                  <w:szCs w:val="18"/>
                </w:rPr>
                <w:t>2.223E+19</w:t>
              </w:r>
            </w:ins>
          </w:p>
        </w:tc>
        <w:tc>
          <w:tcPr>
            <w:tcW w:w="1210" w:type="dxa"/>
          </w:tcPr>
          <w:p>
            <w:pPr>
              <w:rPr>
                <w:ins w:id="91448" w:author="Claude" w:date="2026-10-20T00:00:00Z"/>
              </w:rPr>
            </w:pPr>
            <w:ins w:id="91449" w:author="Claude" w:date="2026-10-20T00:00:00Z">
              <w:r>
                <w:rPr>
                  <w:sz w:val="18"/>
                  <w:szCs w:val="18"/>
                </w:rPr>
                <w:t>1.111E+13</w:t>
              </w:r>
            </w:ins>
          </w:p>
        </w:tc>
        <w:tc>
          <w:tcPr>
            <w:tcW w:w="1210" w:type="dxa"/>
          </w:tcPr>
          <w:p>
            <w:pPr>
              <w:rPr>
                <w:ins w:id="91450" w:author="Claude" w:date="2026-10-20T00:00:00Z"/>
              </w:rPr>
            </w:pPr>
            <w:ins w:id="91451" w:author="Claude" w:date="2026-10-20T00:00:00Z">
              <w:r>
                <w:rPr>
                  <w:sz w:val="18"/>
                  <w:szCs w:val="18"/>
                </w:rPr>
                <w:t>1.111E+13</w:t>
              </w:r>
            </w:ins>
          </w:p>
        </w:tc>
        <w:tc>
          <w:tcPr>
            <w:tcW w:w="1210" w:type="dxa"/>
          </w:tcPr>
          <w:p>
            <w:pPr>
              <w:rPr>
                <w:ins w:id="91452" w:author="Claude" w:date="2026-10-20T00:00:00Z"/>
              </w:rPr>
            </w:pPr>
            <w:ins w:id="91453" w:author="Claude" w:date="2026-10-20T00:00:00Z">
              <w:r>
                <w:rPr>
                  <w:sz w:val="18"/>
                  <w:szCs w:val="18"/>
                </w:rPr>
                <w:t>1.111E+13</w:t>
              </w:r>
            </w:ins>
          </w:p>
        </w:tc>
        <w:tc>
          <w:tcPr>
            <w:tcW w:w="1210" w:type="dxa"/>
          </w:tcPr>
          <w:p>
            <w:pPr>
              <w:rPr>
                <w:ins w:id="91454" w:author="Claude" w:date="2026-10-20T00:00:00Z"/>
              </w:rPr>
            </w:pPr>
            <w:ins w:id="91455" w:author="Claude" w:date="2026-10-20T00:00:00Z">
              <w:r>
                <w:rPr>
                  <w:sz w:val="18"/>
                  <w:szCs w:val="18"/>
                </w:rPr>
                <w:t>1.111E+13</w:t>
              </w:r>
            </w:ins>
          </w:p>
        </w:tc>
      </w:tr>
      <w:tr>
        <w:trPr>
          <w:ins w:id="91456" w:author="Claude" w:date="2026-10-20T00:00:00Z"/>
        </w:trPr>
        <w:tc>
          <w:tcPr>
            <w:tcW w:w="1150" w:type="dxa"/>
          </w:tcPr>
          <w:p>
            <w:pPr>
              <w:rPr>
                <w:ins w:id="91457" w:author="Claude" w:date="2026-10-20T00:00:00Z"/>
              </w:rPr>
            </w:pPr>
            <w:ins w:id="91458" w:author="Claude" w:date="2026-10-20T00:00:00Z">
              <w:r>
                <w:rPr>
                  <w:sz w:val="18"/>
                  <w:szCs w:val="18"/>
                </w:rPr>
                <w:t>Ba-140</w:t>
              </w:r>
            </w:ins>
          </w:p>
        </w:tc>
        <w:tc>
          <w:tcPr>
            <w:tcW w:w="1210" w:type="dxa"/>
          </w:tcPr>
          <w:p>
            <w:pPr>
              <w:rPr>
                <w:ins w:id="91459" w:author="Claude" w:date="2026-10-20T00:00:00Z"/>
              </w:rPr>
            </w:pPr>
            <w:ins w:id="91460" w:author="Claude" w:date="2026-10-20T00:00:00Z">
              <w:r>
                <w:rPr>
                  <w:sz w:val="18"/>
                  <w:szCs w:val="18"/>
                </w:rPr>
                <w:t>9.689E+19</w:t>
              </w:r>
            </w:ins>
          </w:p>
        </w:tc>
        <w:tc>
          <w:tcPr>
            <w:tcW w:w="1210" w:type="dxa"/>
          </w:tcPr>
          <w:p>
            <w:pPr>
              <w:rPr>
                <w:ins w:id="91461" w:author="Claude" w:date="2026-10-20T00:00:00Z"/>
              </w:rPr>
            </w:pPr>
            <w:ins w:id="91462" w:author="Claude" w:date="2026-10-20T00:00:00Z">
              <w:r>
                <w:rPr>
                  <w:sz w:val="18"/>
                  <w:szCs w:val="18"/>
                </w:rPr>
                <w:t>9.689E+19</w:t>
              </w:r>
            </w:ins>
          </w:p>
        </w:tc>
        <w:tc>
          <w:tcPr>
            <w:tcW w:w="1210" w:type="dxa"/>
          </w:tcPr>
          <w:p>
            <w:pPr>
              <w:rPr>
                <w:ins w:id="91463" w:author="Claude" w:date="2026-10-20T00:00:00Z"/>
              </w:rPr>
            </w:pPr>
            <w:ins w:id="91464" w:author="Claude" w:date="2026-10-20T00:00:00Z">
              <w:r>
                <w:rPr>
                  <w:sz w:val="18"/>
                  <w:szCs w:val="18"/>
                </w:rPr>
                <w:t>9.689E+19</w:t>
              </w:r>
            </w:ins>
          </w:p>
        </w:tc>
        <w:tc>
          <w:tcPr>
            <w:tcW w:w="1210" w:type="dxa"/>
          </w:tcPr>
          <w:p>
            <w:pPr>
              <w:rPr>
                <w:ins w:id="91465" w:author="Claude" w:date="2026-10-20T00:00:00Z"/>
              </w:rPr>
            </w:pPr>
            <w:ins w:id="91466" w:author="Claude" w:date="2026-10-20T00:00:00Z">
              <w:r>
                <w:rPr>
                  <w:sz w:val="18"/>
                  <w:szCs w:val="18"/>
                </w:rPr>
                <w:t>4.845E+14</w:t>
              </w:r>
            </w:ins>
          </w:p>
        </w:tc>
        <w:tc>
          <w:tcPr>
            <w:tcW w:w="1210" w:type="dxa"/>
          </w:tcPr>
          <w:p>
            <w:pPr>
              <w:rPr>
                <w:ins w:id="91467" w:author="Claude" w:date="2026-10-20T00:00:00Z"/>
              </w:rPr>
            </w:pPr>
            <w:ins w:id="91468" w:author="Claude" w:date="2026-10-20T00:00:00Z">
              <w:r>
                <w:rPr>
                  <w:sz w:val="18"/>
                  <w:szCs w:val="18"/>
                </w:rPr>
                <w:t>1.615E+13</w:t>
              </w:r>
            </w:ins>
          </w:p>
        </w:tc>
        <w:tc>
          <w:tcPr>
            <w:tcW w:w="1210" w:type="dxa"/>
          </w:tcPr>
          <w:p>
            <w:pPr>
              <w:rPr>
                <w:ins w:id="91469" w:author="Claude" w:date="2026-10-20T00:00:00Z"/>
              </w:rPr>
            </w:pPr>
            <w:ins w:id="91470" w:author="Claude" w:date="2026-10-20T00:00:00Z">
              <w:r>
                <w:rPr>
                  <w:sz w:val="18"/>
                  <w:szCs w:val="18"/>
                </w:rPr>
                <w:t>1.615E+11</w:t>
              </w:r>
            </w:ins>
          </w:p>
        </w:tc>
        <w:tc>
          <w:tcPr>
            <w:tcW w:w="1210" w:type="dxa"/>
          </w:tcPr>
          <w:p>
            <w:pPr>
              <w:rPr>
                <w:ins w:id="91471" w:author="Claude" w:date="2026-10-20T00:00:00Z"/>
              </w:rPr>
            </w:pPr>
            <w:ins w:id="91472" w:author="Claude" w:date="2026-10-20T00:00:00Z">
              <w:r>
                <w:rPr>
                  <w:sz w:val="18"/>
                  <w:szCs w:val="18"/>
                </w:rPr>
                <w:t>8.074E+10</w:t>
              </w:r>
            </w:ins>
          </w:p>
        </w:tc>
      </w:tr>
      <w:tr>
        <w:trPr>
          <w:ins w:id="91473" w:author="Claude" w:date="2026-10-20T00:00:00Z"/>
        </w:trPr>
        <w:tc>
          <w:tcPr>
            <w:tcW w:w="1150" w:type="dxa"/>
          </w:tcPr>
          <w:p>
            <w:pPr>
              <w:rPr>
                <w:ins w:id="91474" w:author="Claude" w:date="2026-10-20T00:00:00Z"/>
              </w:rPr>
            </w:pPr>
            <w:ins w:id="91475" w:author="Claude" w:date="2026-10-20T00:00:00Z">
              <w:r>
                <w:rPr>
                  <w:sz w:val="18"/>
                  <w:szCs w:val="18"/>
                </w:rPr>
                <w:t>Pr-143</w:t>
              </w:r>
            </w:ins>
          </w:p>
        </w:tc>
        <w:tc>
          <w:tcPr>
            <w:tcW w:w="1210" w:type="dxa"/>
          </w:tcPr>
          <w:p>
            <w:pPr>
              <w:rPr>
                <w:ins w:id="91476" w:author="Claude" w:date="2026-10-20T00:00:00Z"/>
              </w:rPr>
            </w:pPr>
            <w:ins w:id="91477" w:author="Claude" w:date="2026-10-20T00:00:00Z">
              <w:r>
                <w:rPr>
                  <w:sz w:val="18"/>
                  <w:szCs w:val="18"/>
                </w:rPr>
                <w:t>8.815E+19</w:t>
              </w:r>
            </w:ins>
          </w:p>
        </w:tc>
        <w:tc>
          <w:tcPr>
            <w:tcW w:w="1210" w:type="dxa"/>
          </w:tcPr>
          <w:p>
            <w:pPr>
              <w:rPr>
                <w:ins w:id="91478" w:author="Claude" w:date="2026-10-20T00:00:00Z"/>
              </w:rPr>
            </w:pPr>
            <w:ins w:id="91479" w:author="Claude" w:date="2026-10-20T00:00:00Z">
              <w:r>
                <w:rPr>
                  <w:sz w:val="18"/>
                  <w:szCs w:val="18"/>
                </w:rPr>
                <w:t>8.815E+19</w:t>
              </w:r>
            </w:ins>
          </w:p>
        </w:tc>
        <w:tc>
          <w:tcPr>
            <w:tcW w:w="1210" w:type="dxa"/>
          </w:tcPr>
          <w:p>
            <w:pPr>
              <w:rPr>
                <w:ins w:id="91480" w:author="Claude" w:date="2026-10-20T00:00:00Z"/>
              </w:rPr>
            </w:pPr>
            <w:ins w:id="91481" w:author="Claude" w:date="2026-10-20T00:00:00Z">
              <w:r>
                <w:rPr>
                  <w:sz w:val="18"/>
                  <w:szCs w:val="18"/>
                </w:rPr>
                <w:t>1.763E+18</w:t>
              </w:r>
            </w:ins>
          </w:p>
        </w:tc>
        <w:tc>
          <w:tcPr>
            <w:tcW w:w="1210" w:type="dxa"/>
          </w:tcPr>
          <w:p>
            <w:pPr>
              <w:rPr>
                <w:ins w:id="91482" w:author="Claude" w:date="2026-10-20T00:00:00Z"/>
              </w:rPr>
            </w:pPr>
            <w:ins w:id="91483" w:author="Claude" w:date="2026-10-20T00:00:00Z">
              <w:r>
                <w:rPr>
                  <w:sz w:val="18"/>
                  <w:szCs w:val="18"/>
                </w:rPr>
                <w:t>8.815E+11</w:t>
              </w:r>
            </w:ins>
          </w:p>
        </w:tc>
        <w:tc>
          <w:tcPr>
            <w:tcW w:w="1210" w:type="dxa"/>
          </w:tcPr>
          <w:p>
            <w:pPr>
              <w:rPr>
                <w:ins w:id="91484" w:author="Claude" w:date="2026-10-20T00:00:00Z"/>
              </w:rPr>
            </w:pPr>
            <w:ins w:id="91485" w:author="Claude" w:date="2026-10-20T00:00:00Z">
              <w:r>
                <w:rPr>
                  <w:sz w:val="18"/>
                  <w:szCs w:val="18"/>
                </w:rPr>
                <w:t>2.938E+10</w:t>
              </w:r>
            </w:ins>
          </w:p>
        </w:tc>
        <w:tc>
          <w:tcPr>
            <w:tcW w:w="1210" w:type="dxa"/>
          </w:tcPr>
          <w:p>
            <w:pPr>
              <w:rPr>
                <w:ins w:id="91486" w:author="Claude" w:date="2026-10-20T00:00:00Z"/>
              </w:rPr>
            </w:pPr>
            <w:ins w:id="91487" w:author="Claude" w:date="2026-10-20T00:00:00Z">
              <w:r>
                <w:rPr>
                  <w:sz w:val="18"/>
                  <w:szCs w:val="18"/>
                </w:rPr>
                <w:t>2.938E+08</w:t>
              </w:r>
            </w:ins>
          </w:p>
        </w:tc>
        <w:tc>
          <w:tcPr>
            <w:tcW w:w="1210" w:type="dxa"/>
          </w:tcPr>
          <w:p>
            <w:pPr>
              <w:rPr>
                <w:ins w:id="91488" w:author="Claude" w:date="2026-10-20T00:00:00Z"/>
              </w:rPr>
            </w:pPr>
            <w:ins w:id="91489" w:author="Claude" w:date="2026-10-20T00:00:00Z">
              <w:r>
                <w:rPr>
                  <w:sz w:val="18"/>
                  <w:szCs w:val="18"/>
                </w:rPr>
                <w:t>1.469E+08</w:t>
              </w:r>
            </w:ins>
          </w:p>
        </w:tc>
      </w:tr>
      <w:tr>
        <w:trPr>
          <w:ins w:id="91490" w:author="Claude" w:date="2026-10-20T00:00:00Z"/>
        </w:trPr>
        <w:tc>
          <w:tcPr>
            <w:tcW w:w="1150" w:type="dxa"/>
          </w:tcPr>
          <w:p>
            <w:pPr>
              <w:rPr>
                <w:ins w:id="91491" w:author="Claude" w:date="2026-10-20T00:00:00Z"/>
              </w:rPr>
            </w:pPr>
            <w:ins w:id="91492" w:author="Claude" w:date="2026-10-20T00:00:00Z">
              <w:r>
                <w:rPr>
                  <w:sz w:val="18"/>
                  <w:szCs w:val="18"/>
                </w:rPr>
                <w:t>Ce-141</w:t>
              </w:r>
            </w:ins>
          </w:p>
        </w:tc>
        <w:tc>
          <w:tcPr>
            <w:tcW w:w="1210" w:type="dxa"/>
          </w:tcPr>
          <w:p>
            <w:pPr>
              <w:rPr>
                <w:ins w:id="91493" w:author="Claude" w:date="2026-10-20T00:00:00Z"/>
              </w:rPr>
            </w:pPr>
            <w:ins w:id="91494" w:author="Claude" w:date="2026-10-20T00:00:00Z">
              <w:r>
                <w:rPr>
                  <w:sz w:val="18"/>
                  <w:szCs w:val="18"/>
                </w:rPr>
                <w:t>8.059E+19</w:t>
              </w:r>
            </w:ins>
          </w:p>
        </w:tc>
        <w:tc>
          <w:tcPr>
            <w:tcW w:w="1210" w:type="dxa"/>
          </w:tcPr>
          <w:p>
            <w:pPr>
              <w:rPr>
                <w:ins w:id="91495" w:author="Claude" w:date="2026-10-20T00:00:00Z"/>
              </w:rPr>
            </w:pPr>
            <w:ins w:id="91496" w:author="Claude" w:date="2026-10-20T00:00:00Z">
              <w:r>
                <w:rPr>
                  <w:sz w:val="18"/>
                  <w:szCs w:val="18"/>
                </w:rPr>
                <w:t>8.059E+19</w:t>
              </w:r>
            </w:ins>
          </w:p>
        </w:tc>
        <w:tc>
          <w:tcPr>
            <w:tcW w:w="1210" w:type="dxa"/>
          </w:tcPr>
          <w:p>
            <w:pPr>
              <w:rPr>
                <w:ins w:id="91497" w:author="Claude" w:date="2026-10-20T00:00:00Z"/>
              </w:rPr>
            </w:pPr>
            <w:ins w:id="91498" w:author="Claude" w:date="2026-10-20T00:00:00Z">
              <w:r>
                <w:rPr>
                  <w:sz w:val="18"/>
                  <w:szCs w:val="18"/>
                </w:rPr>
                <w:t>1.612E+18</w:t>
              </w:r>
            </w:ins>
          </w:p>
        </w:tc>
        <w:tc>
          <w:tcPr>
            <w:tcW w:w="1210" w:type="dxa"/>
          </w:tcPr>
          <w:p>
            <w:pPr>
              <w:rPr>
                <w:ins w:id="91499" w:author="Claude" w:date="2026-10-20T00:00:00Z"/>
              </w:rPr>
            </w:pPr>
            <w:ins w:id="91500" w:author="Claude" w:date="2026-10-20T00:00:00Z">
              <w:r>
                <w:rPr>
                  <w:sz w:val="18"/>
                  <w:szCs w:val="18"/>
                </w:rPr>
                <w:t>8.059E+11</w:t>
              </w:r>
            </w:ins>
          </w:p>
        </w:tc>
        <w:tc>
          <w:tcPr>
            <w:tcW w:w="1210" w:type="dxa"/>
          </w:tcPr>
          <w:p>
            <w:pPr>
              <w:rPr>
                <w:ins w:id="91501" w:author="Claude" w:date="2026-10-20T00:00:00Z"/>
              </w:rPr>
            </w:pPr>
            <w:ins w:id="91502" w:author="Claude" w:date="2026-10-20T00:00:00Z">
              <w:r>
                <w:rPr>
                  <w:sz w:val="18"/>
                  <w:szCs w:val="18"/>
                </w:rPr>
                <w:t>2.686E+10</w:t>
              </w:r>
            </w:ins>
          </w:p>
        </w:tc>
        <w:tc>
          <w:tcPr>
            <w:tcW w:w="1210" w:type="dxa"/>
          </w:tcPr>
          <w:p>
            <w:pPr>
              <w:rPr>
                <w:ins w:id="91503" w:author="Claude" w:date="2026-10-20T00:00:00Z"/>
              </w:rPr>
            </w:pPr>
            <w:ins w:id="91504" w:author="Claude" w:date="2026-10-20T00:00:00Z">
              <w:r>
                <w:rPr>
                  <w:sz w:val="18"/>
                  <w:szCs w:val="18"/>
                </w:rPr>
                <w:t>2.686E+08</w:t>
              </w:r>
            </w:ins>
          </w:p>
        </w:tc>
        <w:tc>
          <w:tcPr>
            <w:tcW w:w="1210" w:type="dxa"/>
          </w:tcPr>
          <w:p>
            <w:pPr>
              <w:rPr>
                <w:ins w:id="91505" w:author="Claude" w:date="2026-10-20T00:00:00Z"/>
              </w:rPr>
            </w:pPr>
            <w:ins w:id="91506" w:author="Claude" w:date="2026-10-20T00:00:00Z">
              <w:r>
                <w:rPr>
                  <w:sz w:val="18"/>
                  <w:szCs w:val="18"/>
                </w:rPr>
                <w:t>1.343E+08</w:t>
              </w:r>
            </w:ins>
          </w:p>
        </w:tc>
      </w:tr>
      <w:tr>
        <w:trPr>
          <w:ins w:id="91507" w:author="Claude" w:date="2026-10-20T00:00:00Z"/>
        </w:trPr>
        <w:tc>
          <w:tcPr>
            <w:tcW w:w="1150" w:type="dxa"/>
          </w:tcPr>
          <w:p>
            <w:pPr>
              <w:rPr>
                <w:ins w:id="91508" w:author="Claude" w:date="2026-10-20T00:00:00Z"/>
              </w:rPr>
            </w:pPr>
            <w:ins w:id="91509" w:author="Claude" w:date="2026-10-20T00:00:00Z">
              <w:r>
                <w:rPr>
                  <w:sz w:val="18"/>
                  <w:szCs w:val="18"/>
                </w:rPr>
                <w:t>Zr-95</w:t>
              </w:r>
            </w:ins>
          </w:p>
        </w:tc>
        <w:tc>
          <w:tcPr>
            <w:tcW w:w="1210" w:type="dxa"/>
          </w:tcPr>
          <w:p>
            <w:pPr>
              <w:rPr>
                <w:ins w:id="91510" w:author="Claude" w:date="2026-10-20T00:00:00Z"/>
              </w:rPr>
            </w:pPr>
            <w:ins w:id="91511" w:author="Claude" w:date="2026-10-20T00:00:00Z">
              <w:r>
                <w:rPr>
                  <w:sz w:val="18"/>
                  <w:szCs w:val="18"/>
                </w:rPr>
                <w:t>7.620E+19</w:t>
              </w:r>
            </w:ins>
          </w:p>
        </w:tc>
        <w:tc>
          <w:tcPr>
            <w:tcW w:w="1210" w:type="dxa"/>
          </w:tcPr>
          <w:p>
            <w:pPr>
              <w:rPr>
                <w:ins w:id="91512" w:author="Claude" w:date="2026-10-20T00:00:00Z"/>
              </w:rPr>
            </w:pPr>
            <w:ins w:id="91513" w:author="Claude" w:date="2026-10-20T00:00:00Z">
              <w:r>
                <w:rPr>
                  <w:sz w:val="18"/>
                  <w:szCs w:val="18"/>
                </w:rPr>
                <w:t>7.620E+19</w:t>
              </w:r>
            </w:ins>
          </w:p>
        </w:tc>
        <w:tc>
          <w:tcPr>
            <w:tcW w:w="1210" w:type="dxa"/>
          </w:tcPr>
          <w:p>
            <w:pPr>
              <w:rPr>
                <w:ins w:id="91514" w:author="Claude" w:date="2026-10-20T00:00:00Z"/>
              </w:rPr>
            </w:pPr>
            <w:ins w:id="91515" w:author="Claude" w:date="2026-10-20T00:00:00Z">
              <w:r>
                <w:rPr>
                  <w:sz w:val="18"/>
                  <w:szCs w:val="18"/>
                </w:rPr>
                <w:t>1.524E+18</w:t>
              </w:r>
            </w:ins>
          </w:p>
        </w:tc>
        <w:tc>
          <w:tcPr>
            <w:tcW w:w="1210" w:type="dxa"/>
          </w:tcPr>
          <w:p>
            <w:pPr>
              <w:rPr>
                <w:ins w:id="91516" w:author="Claude" w:date="2026-10-20T00:00:00Z"/>
              </w:rPr>
            </w:pPr>
            <w:ins w:id="91517" w:author="Claude" w:date="2026-10-20T00:00:00Z">
              <w:r>
                <w:rPr>
                  <w:sz w:val="18"/>
                  <w:szCs w:val="18"/>
                </w:rPr>
                <w:t>7.620E+11</w:t>
              </w:r>
            </w:ins>
          </w:p>
        </w:tc>
        <w:tc>
          <w:tcPr>
            <w:tcW w:w="1210" w:type="dxa"/>
          </w:tcPr>
          <w:p>
            <w:pPr>
              <w:rPr>
                <w:ins w:id="91518" w:author="Claude" w:date="2026-10-20T00:00:00Z"/>
              </w:rPr>
            </w:pPr>
            <w:ins w:id="91519" w:author="Claude" w:date="2026-10-20T00:00:00Z">
              <w:r>
                <w:rPr>
                  <w:sz w:val="18"/>
                  <w:szCs w:val="18"/>
                </w:rPr>
                <w:t>2.540E+11</w:t>
              </w:r>
            </w:ins>
          </w:p>
        </w:tc>
        <w:tc>
          <w:tcPr>
            <w:tcW w:w="1210" w:type="dxa"/>
          </w:tcPr>
          <w:p>
            <w:pPr>
              <w:rPr>
                <w:ins w:id="91520" w:author="Claude" w:date="2026-10-20T00:00:00Z"/>
              </w:rPr>
            </w:pPr>
            <w:ins w:id="91521" w:author="Claude" w:date="2026-10-20T00:00:00Z">
              <w:r>
                <w:rPr>
                  <w:sz w:val="18"/>
                  <w:szCs w:val="18"/>
                </w:rPr>
                <w:t>2.540E+09</w:t>
              </w:r>
            </w:ins>
          </w:p>
        </w:tc>
        <w:tc>
          <w:tcPr>
            <w:tcW w:w="1210" w:type="dxa"/>
          </w:tcPr>
          <w:p>
            <w:pPr>
              <w:rPr>
                <w:ins w:id="91522" w:author="Claude" w:date="2026-10-20T00:00:00Z"/>
              </w:rPr>
            </w:pPr>
            <w:ins w:id="91523" w:author="Claude" w:date="2026-10-20T00:00:00Z">
              <w:r>
                <w:rPr>
                  <w:sz w:val="18"/>
                  <w:szCs w:val="18"/>
                </w:rPr>
                <w:t>1.270E+09</w:t>
              </w:r>
            </w:ins>
          </w:p>
        </w:tc>
      </w:tr>
      <w:tr>
        <w:trPr>
          <w:ins w:id="91524" w:author="Claude" w:date="2026-10-20T00:00:00Z"/>
        </w:trPr>
        <w:tc>
          <w:tcPr>
            <w:tcW w:w="1150" w:type="dxa"/>
          </w:tcPr>
          <w:p>
            <w:pPr>
              <w:rPr>
                <w:ins w:id="91525" w:author="Claude" w:date="2026-10-20T00:00:00Z"/>
              </w:rPr>
            </w:pPr>
            <w:ins w:id="91526" w:author="Claude" w:date="2026-10-20T00:00:00Z">
              <w:r>
                <w:rPr>
                  <w:sz w:val="18"/>
                  <w:szCs w:val="18"/>
                </w:rPr>
                <w:t>Nb-95</w:t>
              </w:r>
            </w:ins>
          </w:p>
        </w:tc>
        <w:tc>
          <w:tcPr>
            <w:tcW w:w="1210" w:type="dxa"/>
          </w:tcPr>
          <w:p>
            <w:pPr>
              <w:rPr>
                <w:ins w:id="91527" w:author="Claude" w:date="2026-10-20T00:00:00Z"/>
              </w:rPr>
            </w:pPr>
            <w:ins w:id="91528" w:author="Claude" w:date="2026-10-20T00:00:00Z">
              <w:r>
                <w:rPr>
                  <w:sz w:val="18"/>
                  <w:szCs w:val="18"/>
                </w:rPr>
                <w:t>6.479E+19</w:t>
              </w:r>
            </w:ins>
          </w:p>
        </w:tc>
        <w:tc>
          <w:tcPr>
            <w:tcW w:w="1210" w:type="dxa"/>
          </w:tcPr>
          <w:p>
            <w:pPr>
              <w:rPr>
                <w:ins w:id="91529" w:author="Claude" w:date="2026-10-20T00:00:00Z"/>
              </w:rPr>
            </w:pPr>
            <w:ins w:id="91530" w:author="Claude" w:date="2026-10-20T00:00:00Z">
              <w:r>
                <w:rPr>
                  <w:sz w:val="18"/>
                  <w:szCs w:val="18"/>
                </w:rPr>
                <w:t>6.479E+19</w:t>
              </w:r>
            </w:ins>
          </w:p>
        </w:tc>
        <w:tc>
          <w:tcPr>
            <w:tcW w:w="1210" w:type="dxa"/>
          </w:tcPr>
          <w:p>
            <w:pPr>
              <w:rPr>
                <w:ins w:id="91531" w:author="Claude" w:date="2026-10-20T00:00:00Z"/>
              </w:rPr>
            </w:pPr>
            <w:ins w:id="91532" w:author="Claude" w:date="2026-10-20T00:00:00Z">
              <w:r>
                <w:rPr>
                  <w:sz w:val="18"/>
                  <w:szCs w:val="18"/>
                </w:rPr>
                <w:t>1.296E+18</w:t>
              </w:r>
            </w:ins>
          </w:p>
        </w:tc>
        <w:tc>
          <w:tcPr>
            <w:tcW w:w="1210" w:type="dxa"/>
          </w:tcPr>
          <w:p>
            <w:pPr>
              <w:rPr>
                <w:ins w:id="91533" w:author="Claude" w:date="2026-10-20T00:00:00Z"/>
              </w:rPr>
            </w:pPr>
            <w:ins w:id="91534" w:author="Claude" w:date="2026-10-20T00:00:00Z">
              <w:r>
                <w:rPr>
                  <w:sz w:val="18"/>
                  <w:szCs w:val="18"/>
                </w:rPr>
                <w:t>6.479E+11</w:t>
              </w:r>
            </w:ins>
          </w:p>
        </w:tc>
        <w:tc>
          <w:tcPr>
            <w:tcW w:w="1210" w:type="dxa"/>
          </w:tcPr>
          <w:p>
            <w:pPr>
              <w:rPr>
                <w:ins w:id="91535" w:author="Claude" w:date="2026-10-20T00:00:00Z"/>
              </w:rPr>
            </w:pPr>
            <w:ins w:id="91536" w:author="Claude" w:date="2026-10-20T00:00:00Z">
              <w:r>
                <w:rPr>
                  <w:sz w:val="18"/>
                  <w:szCs w:val="18"/>
                </w:rPr>
                <w:t>2.160E+11</w:t>
              </w:r>
            </w:ins>
          </w:p>
        </w:tc>
        <w:tc>
          <w:tcPr>
            <w:tcW w:w="1210" w:type="dxa"/>
          </w:tcPr>
          <w:p>
            <w:pPr>
              <w:rPr>
                <w:ins w:id="91537" w:author="Claude" w:date="2026-10-20T00:00:00Z"/>
              </w:rPr>
            </w:pPr>
            <w:ins w:id="91538" w:author="Claude" w:date="2026-10-20T00:00:00Z">
              <w:r>
                <w:rPr>
                  <w:sz w:val="18"/>
                  <w:szCs w:val="18"/>
                </w:rPr>
                <w:t>2.160E+09</w:t>
              </w:r>
            </w:ins>
          </w:p>
        </w:tc>
        <w:tc>
          <w:tcPr>
            <w:tcW w:w="1210" w:type="dxa"/>
          </w:tcPr>
          <w:p>
            <w:pPr>
              <w:rPr>
                <w:ins w:id="91539" w:author="Claude" w:date="2026-10-20T00:00:00Z"/>
              </w:rPr>
            </w:pPr>
            <w:ins w:id="91540" w:author="Claude" w:date="2026-10-20T00:00:00Z">
              <w:r>
                <w:rPr>
                  <w:sz w:val="18"/>
                  <w:szCs w:val="18"/>
                </w:rPr>
                <w:t>1.080E+09</w:t>
              </w:r>
            </w:ins>
          </w:p>
        </w:tc>
      </w:tr>
      <w:tr>
        <w:trPr>
          <w:ins w:id="91541" w:author="Claude" w:date="2026-10-20T00:00:00Z"/>
        </w:trPr>
        <w:tc>
          <w:tcPr>
            <w:tcW w:w="1150" w:type="dxa"/>
          </w:tcPr>
          <w:p>
            <w:pPr>
              <w:rPr>
                <w:ins w:id="91542" w:author="Claude" w:date="2026-10-20T00:00:00Z"/>
              </w:rPr>
            </w:pPr>
            <w:ins w:id="91543" w:author="Claude" w:date="2026-10-20T00:00:00Z">
              <w:r>
                <w:rPr>
                  <w:sz w:val="18"/>
                  <w:szCs w:val="18"/>
                </w:rPr>
                <w:t>Y-91</w:t>
              </w:r>
            </w:ins>
          </w:p>
        </w:tc>
        <w:tc>
          <w:tcPr>
            <w:tcW w:w="1210" w:type="dxa"/>
          </w:tcPr>
          <w:p>
            <w:pPr>
              <w:rPr>
                <w:ins w:id="91544" w:author="Claude" w:date="2026-10-20T00:00:00Z"/>
              </w:rPr>
            </w:pPr>
            <w:ins w:id="91545" w:author="Claude" w:date="2026-10-20T00:00:00Z">
              <w:r>
                <w:rPr>
                  <w:sz w:val="18"/>
                  <w:szCs w:val="18"/>
                </w:rPr>
                <w:t>6.312E+19</w:t>
              </w:r>
            </w:ins>
          </w:p>
        </w:tc>
        <w:tc>
          <w:tcPr>
            <w:tcW w:w="1210" w:type="dxa"/>
          </w:tcPr>
          <w:p>
            <w:pPr>
              <w:rPr>
                <w:ins w:id="91546" w:author="Claude" w:date="2026-10-20T00:00:00Z"/>
              </w:rPr>
            </w:pPr>
            <w:ins w:id="91547" w:author="Claude" w:date="2026-10-20T00:00:00Z">
              <w:r>
                <w:rPr>
                  <w:sz w:val="18"/>
                  <w:szCs w:val="18"/>
                </w:rPr>
                <w:t>6.312E+19</w:t>
              </w:r>
            </w:ins>
          </w:p>
        </w:tc>
        <w:tc>
          <w:tcPr>
            <w:tcW w:w="1210" w:type="dxa"/>
          </w:tcPr>
          <w:p>
            <w:pPr>
              <w:rPr>
                <w:ins w:id="91548" w:author="Claude" w:date="2026-10-20T00:00:00Z"/>
              </w:rPr>
            </w:pPr>
            <w:ins w:id="91549" w:author="Claude" w:date="2026-10-20T00:00:00Z">
              <w:r>
                <w:rPr>
                  <w:sz w:val="18"/>
                  <w:szCs w:val="18"/>
                </w:rPr>
                <w:t>1.262E+18</w:t>
              </w:r>
            </w:ins>
          </w:p>
        </w:tc>
        <w:tc>
          <w:tcPr>
            <w:tcW w:w="1210" w:type="dxa"/>
          </w:tcPr>
          <w:p>
            <w:pPr>
              <w:rPr>
                <w:ins w:id="91550" w:author="Claude" w:date="2026-10-20T00:00:00Z"/>
              </w:rPr>
            </w:pPr>
            <w:ins w:id="91551" w:author="Claude" w:date="2026-10-20T00:00:00Z">
              <w:r>
                <w:rPr>
                  <w:sz w:val="18"/>
                  <w:szCs w:val="18"/>
                </w:rPr>
                <w:t>6.312E+11</w:t>
              </w:r>
            </w:ins>
          </w:p>
        </w:tc>
        <w:tc>
          <w:tcPr>
            <w:tcW w:w="1210" w:type="dxa"/>
          </w:tcPr>
          <w:p>
            <w:pPr>
              <w:rPr>
                <w:ins w:id="91552" w:author="Claude" w:date="2026-10-20T00:00:00Z"/>
              </w:rPr>
            </w:pPr>
            <w:ins w:id="91553" w:author="Claude" w:date="2026-10-20T00:00:00Z">
              <w:r>
                <w:rPr>
                  <w:sz w:val="18"/>
                  <w:szCs w:val="18"/>
                </w:rPr>
                <w:t>2.104E+11</w:t>
              </w:r>
            </w:ins>
          </w:p>
        </w:tc>
        <w:tc>
          <w:tcPr>
            <w:tcW w:w="1210" w:type="dxa"/>
          </w:tcPr>
          <w:p>
            <w:pPr>
              <w:rPr>
                <w:ins w:id="91554" w:author="Claude" w:date="2026-10-20T00:00:00Z"/>
              </w:rPr>
            </w:pPr>
            <w:ins w:id="91555" w:author="Claude" w:date="2026-10-20T00:00:00Z">
              <w:r>
                <w:rPr>
                  <w:sz w:val="18"/>
                  <w:szCs w:val="18"/>
                </w:rPr>
                <w:t>2.104E+09</w:t>
              </w:r>
            </w:ins>
          </w:p>
        </w:tc>
        <w:tc>
          <w:tcPr>
            <w:tcW w:w="1210" w:type="dxa"/>
          </w:tcPr>
          <w:p>
            <w:pPr>
              <w:rPr>
                <w:ins w:id="91556" w:author="Claude" w:date="2026-10-20T00:00:00Z"/>
              </w:rPr>
            </w:pPr>
            <w:ins w:id="91557" w:author="Claude" w:date="2026-10-20T00:00:00Z">
              <w:r>
                <w:rPr>
                  <w:sz w:val="18"/>
                  <w:szCs w:val="18"/>
                </w:rPr>
                <w:t>1.052E+09</w:t>
              </w:r>
            </w:ins>
          </w:p>
        </w:tc>
      </w:tr>
      <w:tr>
        <w:trPr>
          <w:ins w:id="91558" w:author="Claude" w:date="2026-10-20T00:00:00Z"/>
        </w:trPr>
        <w:tc>
          <w:tcPr>
            <w:tcW w:w="1150" w:type="dxa"/>
          </w:tcPr>
          <w:p>
            <w:pPr>
              <w:rPr>
                <w:ins w:id="91559" w:author="Claude" w:date="2026-10-20T00:00:00Z"/>
              </w:rPr>
            </w:pPr>
            <w:ins w:id="91560" w:author="Claude" w:date="2026-10-20T00:00:00Z">
              <w:r>
                <w:rPr>
                  <w:sz w:val="18"/>
                  <w:szCs w:val="18"/>
                </w:rPr>
                <w:t>Ru-103</w:t>
              </w:r>
            </w:ins>
          </w:p>
        </w:tc>
        <w:tc>
          <w:tcPr>
            <w:tcW w:w="1210" w:type="dxa"/>
          </w:tcPr>
          <w:p>
            <w:pPr>
              <w:rPr>
                <w:ins w:id="91561" w:author="Claude" w:date="2026-10-20T00:00:00Z"/>
              </w:rPr>
            </w:pPr>
            <w:ins w:id="91562" w:author="Claude" w:date="2026-10-20T00:00:00Z">
              <w:r>
                <w:rPr>
                  <w:sz w:val="18"/>
                  <w:szCs w:val="18"/>
                </w:rPr>
                <w:t>5.852E+19</w:t>
              </w:r>
            </w:ins>
          </w:p>
        </w:tc>
        <w:tc>
          <w:tcPr>
            <w:tcW w:w="1210" w:type="dxa"/>
          </w:tcPr>
          <w:p>
            <w:pPr>
              <w:rPr>
                <w:ins w:id="91563" w:author="Claude" w:date="2026-10-20T00:00:00Z"/>
              </w:rPr>
            </w:pPr>
            <w:ins w:id="91564" w:author="Claude" w:date="2026-10-20T00:00:00Z">
              <w:r>
                <w:rPr>
                  <w:sz w:val="18"/>
                  <w:szCs w:val="18"/>
                </w:rPr>
                <w:t>5.852E+19</w:t>
              </w:r>
            </w:ins>
          </w:p>
        </w:tc>
        <w:tc>
          <w:tcPr>
            <w:tcW w:w="1210" w:type="dxa"/>
          </w:tcPr>
          <w:p>
            <w:pPr>
              <w:rPr>
                <w:ins w:id="91565" w:author="Claude" w:date="2026-10-20T00:00:00Z"/>
              </w:rPr>
            </w:pPr>
            <w:ins w:id="91566" w:author="Claude" w:date="2026-10-20T00:00:00Z">
              <w:r>
                <w:rPr>
                  <w:sz w:val="18"/>
                  <w:szCs w:val="18"/>
                </w:rPr>
                <w:t>1.170E+18</w:t>
              </w:r>
            </w:ins>
          </w:p>
        </w:tc>
        <w:tc>
          <w:tcPr>
            <w:tcW w:w="1210" w:type="dxa"/>
          </w:tcPr>
          <w:p>
            <w:pPr>
              <w:rPr>
                <w:ins w:id="91567" w:author="Claude" w:date="2026-10-20T00:00:00Z"/>
              </w:rPr>
            </w:pPr>
            <w:ins w:id="91568" w:author="Claude" w:date="2026-10-20T00:00:00Z">
              <w:r>
                <w:rPr>
                  <w:sz w:val="18"/>
                  <w:szCs w:val="18"/>
                </w:rPr>
                <w:t>5.852E+11</w:t>
              </w:r>
            </w:ins>
          </w:p>
        </w:tc>
        <w:tc>
          <w:tcPr>
            <w:tcW w:w="1210" w:type="dxa"/>
          </w:tcPr>
          <w:p>
            <w:pPr>
              <w:rPr>
                <w:ins w:id="91569" w:author="Claude" w:date="2026-10-20T00:00:00Z"/>
              </w:rPr>
            </w:pPr>
            <w:ins w:id="91570" w:author="Claude" w:date="2026-10-20T00:00:00Z">
              <w:r>
                <w:rPr>
                  <w:sz w:val="18"/>
                  <w:szCs w:val="18"/>
                </w:rPr>
                <w:t>1.951E+11</w:t>
              </w:r>
            </w:ins>
          </w:p>
        </w:tc>
        <w:tc>
          <w:tcPr>
            <w:tcW w:w="1210" w:type="dxa"/>
          </w:tcPr>
          <w:p>
            <w:pPr>
              <w:rPr>
                <w:ins w:id="91571" w:author="Claude" w:date="2026-10-20T00:00:00Z"/>
              </w:rPr>
            </w:pPr>
            <w:ins w:id="91572" w:author="Claude" w:date="2026-10-20T00:00:00Z">
              <w:r>
                <w:rPr>
                  <w:sz w:val="18"/>
                  <w:szCs w:val="18"/>
                </w:rPr>
                <w:t>1.951E+09</w:t>
              </w:r>
            </w:ins>
          </w:p>
        </w:tc>
        <w:tc>
          <w:tcPr>
            <w:tcW w:w="1210" w:type="dxa"/>
          </w:tcPr>
          <w:p>
            <w:pPr>
              <w:rPr>
                <w:ins w:id="91573" w:author="Claude" w:date="2026-10-20T00:00:00Z"/>
              </w:rPr>
            </w:pPr>
            <w:ins w:id="91574" w:author="Claude" w:date="2026-10-20T00:00:00Z">
              <w:r>
                <w:rPr>
                  <w:sz w:val="18"/>
                  <w:szCs w:val="18"/>
                </w:rPr>
                <w:t>9.754E+08</w:t>
              </w:r>
            </w:ins>
          </w:p>
        </w:tc>
      </w:tr>
      <w:tr>
        <w:trPr>
          <w:ins w:id="91575" w:author="Claude" w:date="2026-10-20T00:00:00Z"/>
        </w:trPr>
        <w:tc>
          <w:tcPr>
            <w:tcW w:w="1150" w:type="dxa"/>
          </w:tcPr>
          <w:p>
            <w:pPr>
              <w:rPr>
                <w:ins w:id="91576" w:author="Claude" w:date="2026-10-20T00:00:00Z"/>
              </w:rPr>
            </w:pPr>
            <w:ins w:id="91577" w:author="Claude" w:date="2026-10-20T00:00:00Z">
              <w:r>
                <w:rPr>
                  <w:sz w:val="18"/>
                  <w:szCs w:val="18"/>
                </w:rPr>
                <w:t>Sr-89</w:t>
              </w:r>
            </w:ins>
          </w:p>
        </w:tc>
        <w:tc>
          <w:tcPr>
            <w:tcW w:w="1210" w:type="dxa"/>
          </w:tcPr>
          <w:p>
            <w:pPr>
              <w:rPr>
                <w:ins w:id="91578" w:author="Claude" w:date="2026-10-20T00:00:00Z"/>
              </w:rPr>
            </w:pPr>
            <w:ins w:id="91579" w:author="Claude" w:date="2026-10-20T00:00:00Z">
              <w:r>
                <w:rPr>
                  <w:sz w:val="18"/>
                  <w:szCs w:val="18"/>
                </w:rPr>
                <w:t>5.176E+19</w:t>
              </w:r>
            </w:ins>
          </w:p>
        </w:tc>
        <w:tc>
          <w:tcPr>
            <w:tcW w:w="1210" w:type="dxa"/>
          </w:tcPr>
          <w:p>
            <w:pPr>
              <w:rPr>
                <w:ins w:id="91580" w:author="Claude" w:date="2026-10-20T00:00:00Z"/>
              </w:rPr>
            </w:pPr>
            <w:ins w:id="91581" w:author="Claude" w:date="2026-10-20T00:00:00Z">
              <w:r>
                <w:rPr>
                  <w:sz w:val="18"/>
                  <w:szCs w:val="18"/>
                </w:rPr>
                <w:t>5.176E+19</w:t>
              </w:r>
            </w:ins>
          </w:p>
        </w:tc>
        <w:tc>
          <w:tcPr>
            <w:tcW w:w="1210" w:type="dxa"/>
          </w:tcPr>
          <w:p>
            <w:pPr>
              <w:rPr>
                <w:ins w:id="91582" w:author="Claude" w:date="2026-10-20T00:00:00Z"/>
              </w:rPr>
            </w:pPr>
            <w:ins w:id="91583" w:author="Claude" w:date="2026-10-20T00:00:00Z">
              <w:r>
                <w:rPr>
                  <w:sz w:val="18"/>
                  <w:szCs w:val="18"/>
                </w:rPr>
                <w:t>5.176E+19</w:t>
              </w:r>
            </w:ins>
          </w:p>
        </w:tc>
        <w:tc>
          <w:tcPr>
            <w:tcW w:w="1210" w:type="dxa"/>
          </w:tcPr>
          <w:p>
            <w:pPr>
              <w:rPr>
                <w:ins w:id="91584" w:author="Claude" w:date="2026-10-20T00:00:00Z"/>
              </w:rPr>
            </w:pPr>
            <w:ins w:id="91585" w:author="Claude" w:date="2026-10-20T00:00:00Z">
              <w:r>
                <w:rPr>
                  <w:sz w:val="18"/>
                  <w:szCs w:val="18"/>
                </w:rPr>
                <w:t>2.588E+14</w:t>
              </w:r>
            </w:ins>
          </w:p>
        </w:tc>
        <w:tc>
          <w:tcPr>
            <w:tcW w:w="1210" w:type="dxa"/>
          </w:tcPr>
          <w:p>
            <w:pPr>
              <w:rPr>
                <w:ins w:id="91586" w:author="Claude" w:date="2026-10-20T00:00:00Z"/>
              </w:rPr>
            </w:pPr>
            <w:ins w:id="91587" w:author="Claude" w:date="2026-10-20T00:00:00Z">
              <w:r>
                <w:rPr>
                  <w:sz w:val="18"/>
                  <w:szCs w:val="18"/>
                </w:rPr>
                <w:t>8.626E+12</w:t>
              </w:r>
            </w:ins>
          </w:p>
        </w:tc>
        <w:tc>
          <w:tcPr>
            <w:tcW w:w="1210" w:type="dxa"/>
          </w:tcPr>
          <w:p>
            <w:pPr>
              <w:rPr>
                <w:ins w:id="91588" w:author="Claude" w:date="2026-10-20T00:00:00Z"/>
              </w:rPr>
            </w:pPr>
            <w:ins w:id="91589" w:author="Claude" w:date="2026-10-20T00:00:00Z">
              <w:r>
                <w:rPr>
                  <w:sz w:val="18"/>
                  <w:szCs w:val="18"/>
                </w:rPr>
                <w:t>8.626E+10</w:t>
              </w:r>
            </w:ins>
          </w:p>
        </w:tc>
        <w:tc>
          <w:tcPr>
            <w:tcW w:w="1210" w:type="dxa"/>
          </w:tcPr>
          <w:p>
            <w:pPr>
              <w:rPr>
                <w:ins w:id="91590" w:author="Claude" w:date="2026-10-20T00:00:00Z"/>
              </w:rPr>
            </w:pPr>
            <w:ins w:id="91591" w:author="Claude" w:date="2026-10-20T00:00:00Z">
              <w:r>
                <w:rPr>
                  <w:sz w:val="18"/>
                  <w:szCs w:val="18"/>
                </w:rPr>
                <w:t>4.313E+10</w:t>
              </w:r>
            </w:ins>
          </w:p>
        </w:tc>
      </w:tr>
      <w:tr>
        <w:trPr>
          <w:ins w:id="91592" w:author="Claude" w:date="2026-10-20T00:00:00Z"/>
        </w:trPr>
        <w:tc>
          <w:tcPr>
            <w:tcW w:w="1150" w:type="dxa"/>
          </w:tcPr>
          <w:p>
            <w:pPr>
              <w:rPr>
                <w:ins w:id="91593" w:author="Claude" w:date="2026-10-20T00:00:00Z"/>
              </w:rPr>
            </w:pPr>
            <w:ins w:id="91594" w:author="Claude" w:date="2026-10-20T00:00:00Z">
              <w:r>
                <w:rPr>
                  <w:sz w:val="18"/>
                  <w:szCs w:val="18"/>
                </w:rPr>
                <w:t>U-237</w:t>
              </w:r>
            </w:ins>
          </w:p>
        </w:tc>
        <w:tc>
          <w:tcPr>
            <w:tcW w:w="1210" w:type="dxa"/>
          </w:tcPr>
          <w:p>
            <w:pPr>
              <w:rPr>
                <w:ins w:id="91595" w:author="Claude" w:date="2026-10-20T00:00:00Z"/>
              </w:rPr>
            </w:pPr>
            <w:ins w:id="91596" w:author="Claude" w:date="2026-10-20T00:00:00Z">
              <w:r>
                <w:rPr>
                  <w:sz w:val="18"/>
                  <w:szCs w:val="18"/>
                </w:rPr>
                <w:t>4.728E+19</w:t>
              </w:r>
            </w:ins>
          </w:p>
        </w:tc>
        <w:tc>
          <w:tcPr>
            <w:tcW w:w="1210" w:type="dxa"/>
          </w:tcPr>
          <w:p>
            <w:pPr>
              <w:rPr>
                <w:ins w:id="91597" w:author="Claude" w:date="2026-10-20T00:00:00Z"/>
              </w:rPr>
            </w:pPr>
            <w:ins w:id="91598" w:author="Claude" w:date="2026-10-20T00:00:00Z">
              <w:r>
                <w:rPr>
                  <w:sz w:val="18"/>
                  <w:szCs w:val="18"/>
                </w:rPr>
                <w:t>4.728E+19</w:t>
              </w:r>
            </w:ins>
          </w:p>
        </w:tc>
        <w:tc>
          <w:tcPr>
            <w:tcW w:w="1210" w:type="dxa"/>
          </w:tcPr>
          <w:p>
            <w:pPr>
              <w:rPr>
                <w:ins w:id="91599" w:author="Claude" w:date="2026-10-20T00:00:00Z"/>
              </w:rPr>
            </w:pPr>
            <w:ins w:id="91600" w:author="Claude" w:date="2026-10-20T00:00:00Z">
              <w:r>
                <w:rPr>
                  <w:sz w:val="18"/>
                  <w:szCs w:val="18"/>
                </w:rPr>
                <w:t>4.728E+17</w:t>
              </w:r>
            </w:ins>
          </w:p>
        </w:tc>
        <w:tc>
          <w:tcPr>
            <w:tcW w:w="1210" w:type="dxa"/>
          </w:tcPr>
          <w:p>
            <w:pPr>
              <w:rPr>
                <w:ins w:id="91601" w:author="Claude" w:date="2026-10-20T00:00:00Z"/>
              </w:rPr>
            </w:pPr>
            <w:ins w:id="91602" w:author="Claude" w:date="2026-10-20T00:00:00Z">
              <w:r>
                <w:rPr>
                  <w:sz w:val="18"/>
                  <w:szCs w:val="18"/>
                </w:rPr>
                <w:t>2.364E+11</w:t>
              </w:r>
            </w:ins>
          </w:p>
        </w:tc>
        <w:tc>
          <w:tcPr>
            <w:tcW w:w="1210" w:type="dxa"/>
          </w:tcPr>
          <w:p>
            <w:pPr>
              <w:rPr>
                <w:ins w:id="91603" w:author="Claude" w:date="2026-10-20T00:00:00Z"/>
              </w:rPr>
            </w:pPr>
            <w:ins w:id="91604" w:author="Claude" w:date="2026-10-20T00:00:00Z">
              <w:r>
                <w:rPr>
                  <w:sz w:val="18"/>
                  <w:szCs w:val="18"/>
                </w:rPr>
                <w:t>7.880E+09</w:t>
              </w:r>
            </w:ins>
          </w:p>
        </w:tc>
        <w:tc>
          <w:tcPr>
            <w:tcW w:w="1210" w:type="dxa"/>
          </w:tcPr>
          <w:p>
            <w:pPr>
              <w:rPr>
                <w:ins w:id="91605" w:author="Claude" w:date="2026-10-20T00:00:00Z"/>
              </w:rPr>
            </w:pPr>
            <w:ins w:id="91606" w:author="Claude" w:date="2026-10-20T00:00:00Z">
              <w:r>
                <w:rPr>
                  <w:sz w:val="18"/>
                  <w:szCs w:val="18"/>
                </w:rPr>
                <w:t>7.880E+07</w:t>
              </w:r>
            </w:ins>
          </w:p>
        </w:tc>
        <w:tc>
          <w:tcPr>
            <w:tcW w:w="1210" w:type="dxa"/>
          </w:tcPr>
          <w:p>
            <w:pPr>
              <w:rPr>
                <w:ins w:id="91607" w:author="Claude" w:date="2026-10-20T00:00:00Z"/>
              </w:rPr>
            </w:pPr>
            <w:ins w:id="91608" w:author="Claude" w:date="2026-10-20T00:00:00Z">
              <w:r>
                <w:rPr>
                  <w:sz w:val="18"/>
                  <w:szCs w:val="18"/>
                </w:rPr>
                <w:t>3.940E+07</w:t>
              </w:r>
            </w:ins>
          </w:p>
        </w:tc>
      </w:tr>
      <w:tr>
        <w:trPr>
          <w:ins w:id="91609" w:author="Claude" w:date="2026-10-20T00:00:00Z"/>
        </w:trPr>
        <w:tc>
          <w:tcPr>
            <w:tcW w:w="1150" w:type="dxa"/>
          </w:tcPr>
          <w:p>
            <w:pPr>
              <w:rPr>
                <w:ins w:id="91610" w:author="Claude" w:date="2026-10-20T00:00:00Z"/>
              </w:rPr>
            </w:pPr>
            <w:ins w:id="91611" w:author="Claude" w:date="2026-10-20T00:00:00Z">
              <w:r>
                <w:rPr>
                  <w:sz w:val="18"/>
                  <w:szCs w:val="18"/>
                </w:rPr>
                <w:t>Nd-147</w:t>
              </w:r>
            </w:ins>
          </w:p>
        </w:tc>
        <w:tc>
          <w:tcPr>
            <w:tcW w:w="1210" w:type="dxa"/>
          </w:tcPr>
          <w:p>
            <w:pPr>
              <w:rPr>
                <w:ins w:id="91612" w:author="Claude" w:date="2026-10-20T00:00:00Z"/>
              </w:rPr>
            </w:pPr>
            <w:ins w:id="91613" w:author="Claude" w:date="2026-10-20T00:00:00Z">
              <w:r>
                <w:rPr>
                  <w:sz w:val="18"/>
                  <w:szCs w:val="18"/>
                </w:rPr>
                <w:t>3.438E+19</w:t>
              </w:r>
            </w:ins>
          </w:p>
        </w:tc>
        <w:tc>
          <w:tcPr>
            <w:tcW w:w="1210" w:type="dxa"/>
          </w:tcPr>
          <w:p>
            <w:pPr>
              <w:rPr>
                <w:ins w:id="91614" w:author="Claude" w:date="2026-10-20T00:00:00Z"/>
              </w:rPr>
            </w:pPr>
            <w:ins w:id="91615" w:author="Claude" w:date="2026-10-20T00:00:00Z">
              <w:r>
                <w:rPr>
                  <w:sz w:val="18"/>
                  <w:szCs w:val="18"/>
                </w:rPr>
                <w:t>3.438E+19</w:t>
              </w:r>
            </w:ins>
          </w:p>
        </w:tc>
        <w:tc>
          <w:tcPr>
            <w:tcW w:w="1210" w:type="dxa"/>
          </w:tcPr>
          <w:p>
            <w:pPr>
              <w:rPr>
                <w:ins w:id="91616" w:author="Claude" w:date="2026-10-20T00:00:00Z"/>
              </w:rPr>
            </w:pPr>
            <w:ins w:id="91617" w:author="Claude" w:date="2026-10-20T00:00:00Z">
              <w:r>
                <w:rPr>
                  <w:sz w:val="18"/>
                  <w:szCs w:val="18"/>
                </w:rPr>
                <w:t>6.875E+17</w:t>
              </w:r>
            </w:ins>
          </w:p>
        </w:tc>
        <w:tc>
          <w:tcPr>
            <w:tcW w:w="1210" w:type="dxa"/>
          </w:tcPr>
          <w:p>
            <w:pPr>
              <w:rPr>
                <w:ins w:id="91618" w:author="Claude" w:date="2026-10-20T00:00:00Z"/>
              </w:rPr>
            </w:pPr>
            <w:ins w:id="91619" w:author="Claude" w:date="2026-10-20T00:00:00Z">
              <w:r>
                <w:rPr>
                  <w:sz w:val="18"/>
                  <w:szCs w:val="18"/>
                </w:rPr>
                <w:t>3.438E+11</w:t>
              </w:r>
            </w:ins>
          </w:p>
        </w:tc>
        <w:tc>
          <w:tcPr>
            <w:tcW w:w="1210" w:type="dxa"/>
          </w:tcPr>
          <w:p>
            <w:pPr>
              <w:rPr>
                <w:ins w:id="91620" w:author="Claude" w:date="2026-10-20T00:00:00Z"/>
              </w:rPr>
            </w:pPr>
            <w:ins w:id="91621" w:author="Claude" w:date="2026-10-20T00:00:00Z">
              <w:r>
                <w:rPr>
                  <w:sz w:val="18"/>
                  <w:szCs w:val="18"/>
                </w:rPr>
                <w:t>1.146E+10</w:t>
              </w:r>
            </w:ins>
          </w:p>
        </w:tc>
        <w:tc>
          <w:tcPr>
            <w:tcW w:w="1210" w:type="dxa"/>
          </w:tcPr>
          <w:p>
            <w:pPr>
              <w:rPr>
                <w:ins w:id="91622" w:author="Claude" w:date="2026-10-20T00:00:00Z"/>
              </w:rPr>
            </w:pPr>
            <w:ins w:id="91623" w:author="Claude" w:date="2026-10-20T00:00:00Z">
              <w:r>
                <w:rPr>
                  <w:sz w:val="18"/>
                  <w:szCs w:val="18"/>
                </w:rPr>
                <w:t>1.146E+08</w:t>
              </w:r>
            </w:ins>
          </w:p>
        </w:tc>
        <w:tc>
          <w:tcPr>
            <w:tcW w:w="1210" w:type="dxa"/>
          </w:tcPr>
          <w:p>
            <w:pPr>
              <w:rPr>
                <w:ins w:id="91624" w:author="Claude" w:date="2026-10-20T00:00:00Z"/>
              </w:rPr>
            </w:pPr>
            <w:ins w:id="91625" w:author="Claude" w:date="2026-10-20T00:00:00Z">
              <w:r>
                <w:rPr>
                  <w:sz w:val="18"/>
                  <w:szCs w:val="18"/>
                </w:rPr>
                <w:t>5.729E+07</w:t>
              </w:r>
            </w:ins>
          </w:p>
        </w:tc>
      </w:tr>
      <w:tr>
        <w:trPr>
          <w:ins w:id="91626" w:author="Claude" w:date="2026-10-20T00:00:00Z"/>
        </w:trPr>
        <w:tc>
          <w:tcPr>
            <w:tcW w:w="1150" w:type="dxa"/>
          </w:tcPr>
          <w:p>
            <w:pPr>
              <w:rPr>
                <w:ins w:id="91627" w:author="Claude" w:date="2026-10-20T00:00:00Z"/>
              </w:rPr>
            </w:pPr>
            <w:ins w:id="91628" w:author="Claude" w:date="2026-10-20T00:00:00Z">
              <w:r>
                <w:rPr>
                  <w:sz w:val="18"/>
                  <w:szCs w:val="18"/>
                </w:rPr>
                <w:t>Ce-144</w:t>
              </w:r>
            </w:ins>
          </w:p>
        </w:tc>
        <w:tc>
          <w:tcPr>
            <w:tcW w:w="1210" w:type="dxa"/>
          </w:tcPr>
          <w:p>
            <w:pPr>
              <w:rPr>
                <w:ins w:id="91629" w:author="Claude" w:date="2026-10-20T00:00:00Z"/>
              </w:rPr>
            </w:pPr>
            <w:ins w:id="91630" w:author="Claude" w:date="2026-10-20T00:00:00Z">
              <w:r>
                <w:rPr>
                  <w:sz w:val="18"/>
                  <w:szCs w:val="18"/>
                </w:rPr>
                <w:t>3.410E+19</w:t>
              </w:r>
            </w:ins>
          </w:p>
        </w:tc>
        <w:tc>
          <w:tcPr>
            <w:tcW w:w="1210" w:type="dxa"/>
          </w:tcPr>
          <w:p>
            <w:pPr>
              <w:rPr>
                <w:ins w:id="91631" w:author="Claude" w:date="2026-10-20T00:00:00Z"/>
              </w:rPr>
            </w:pPr>
            <w:ins w:id="91632" w:author="Claude" w:date="2026-10-20T00:00:00Z">
              <w:r>
                <w:rPr>
                  <w:sz w:val="18"/>
                  <w:szCs w:val="18"/>
                </w:rPr>
                <w:t>3.410E+19</w:t>
              </w:r>
            </w:ins>
          </w:p>
        </w:tc>
        <w:tc>
          <w:tcPr>
            <w:tcW w:w="1210" w:type="dxa"/>
          </w:tcPr>
          <w:p>
            <w:pPr>
              <w:rPr>
                <w:ins w:id="91633" w:author="Claude" w:date="2026-10-20T00:00:00Z"/>
              </w:rPr>
            </w:pPr>
            <w:ins w:id="91634" w:author="Claude" w:date="2026-10-20T00:00:00Z">
              <w:r>
                <w:rPr>
                  <w:sz w:val="18"/>
                  <w:szCs w:val="18"/>
                </w:rPr>
                <w:t>6.820E+17</w:t>
              </w:r>
            </w:ins>
          </w:p>
        </w:tc>
        <w:tc>
          <w:tcPr>
            <w:tcW w:w="1210" w:type="dxa"/>
          </w:tcPr>
          <w:p>
            <w:pPr>
              <w:rPr>
                <w:ins w:id="91635" w:author="Claude" w:date="2026-10-20T00:00:00Z"/>
              </w:rPr>
            </w:pPr>
            <w:ins w:id="91636" w:author="Claude" w:date="2026-10-20T00:00:00Z">
              <w:r>
                <w:rPr>
                  <w:sz w:val="18"/>
                  <w:szCs w:val="18"/>
                </w:rPr>
                <w:t>3.410E+11</w:t>
              </w:r>
            </w:ins>
          </w:p>
        </w:tc>
        <w:tc>
          <w:tcPr>
            <w:tcW w:w="1210" w:type="dxa"/>
          </w:tcPr>
          <w:p>
            <w:pPr>
              <w:rPr>
                <w:ins w:id="91637" w:author="Claude" w:date="2026-10-20T00:00:00Z"/>
              </w:rPr>
            </w:pPr>
            <w:ins w:id="91638" w:author="Claude" w:date="2026-10-20T00:00:00Z">
              <w:r>
                <w:rPr>
                  <w:sz w:val="18"/>
                  <w:szCs w:val="18"/>
                </w:rPr>
                <w:t>1.137E+10</w:t>
              </w:r>
            </w:ins>
          </w:p>
        </w:tc>
        <w:tc>
          <w:tcPr>
            <w:tcW w:w="1210" w:type="dxa"/>
          </w:tcPr>
          <w:p>
            <w:pPr>
              <w:rPr>
                <w:ins w:id="91639" w:author="Claude" w:date="2026-10-20T00:00:00Z"/>
              </w:rPr>
            </w:pPr>
            <w:ins w:id="91640" w:author="Claude" w:date="2026-10-20T00:00:00Z">
              <w:r>
                <w:rPr>
                  <w:sz w:val="18"/>
                  <w:szCs w:val="18"/>
                </w:rPr>
                <w:t>1.137E+08</w:t>
              </w:r>
            </w:ins>
          </w:p>
        </w:tc>
        <w:tc>
          <w:tcPr>
            <w:tcW w:w="1210" w:type="dxa"/>
          </w:tcPr>
          <w:p>
            <w:pPr>
              <w:rPr>
                <w:ins w:id="91641" w:author="Claude" w:date="2026-10-20T00:00:00Z"/>
              </w:rPr>
            </w:pPr>
            <w:ins w:id="91642" w:author="Claude" w:date="2026-10-20T00:00:00Z">
              <w:r>
                <w:rPr>
                  <w:sz w:val="18"/>
                  <w:szCs w:val="18"/>
                </w:rPr>
                <w:t>5.684E+07</w:t>
              </w:r>
            </w:ins>
          </w:p>
        </w:tc>
      </w:tr>
      <w:tr>
        <w:trPr>
          <w:ins w:id="91643" w:author="Claude" w:date="2026-10-20T00:00:00Z"/>
        </w:trPr>
        <w:tc>
          <w:tcPr>
            <w:tcW w:w="1150" w:type="dxa"/>
          </w:tcPr>
          <w:p>
            <w:pPr>
              <w:rPr>
                <w:ins w:id="91644" w:author="Claude" w:date="2026-10-20T00:00:00Z"/>
              </w:rPr>
            </w:pPr>
            <w:ins w:id="91645" w:author="Claude" w:date="2026-10-20T00:00:00Z">
              <w:r>
                <w:rPr>
                  <w:sz w:val="18"/>
                  <w:szCs w:val="18"/>
                </w:rPr>
                <w:t>Rh-105</w:t>
              </w:r>
            </w:ins>
          </w:p>
        </w:tc>
        <w:tc>
          <w:tcPr>
            <w:tcW w:w="1210" w:type="dxa"/>
          </w:tcPr>
          <w:p>
            <w:pPr>
              <w:rPr>
                <w:ins w:id="91646" w:author="Claude" w:date="2026-10-20T00:00:00Z"/>
              </w:rPr>
            </w:pPr>
            <w:ins w:id="91647" w:author="Claude" w:date="2026-10-20T00:00:00Z">
              <w:r>
                <w:rPr>
                  <w:sz w:val="18"/>
                  <w:szCs w:val="18"/>
                </w:rPr>
                <w:t>3.282E+19</w:t>
              </w:r>
            </w:ins>
          </w:p>
        </w:tc>
        <w:tc>
          <w:tcPr>
            <w:tcW w:w="1210" w:type="dxa"/>
          </w:tcPr>
          <w:p>
            <w:pPr>
              <w:rPr>
                <w:ins w:id="91648" w:author="Claude" w:date="2026-10-20T00:00:00Z"/>
              </w:rPr>
            </w:pPr>
            <w:ins w:id="91649" w:author="Claude" w:date="2026-10-20T00:00:00Z">
              <w:r>
                <w:rPr>
                  <w:sz w:val="18"/>
                  <w:szCs w:val="18"/>
                </w:rPr>
                <w:t>3.282E+19</w:t>
              </w:r>
            </w:ins>
          </w:p>
        </w:tc>
        <w:tc>
          <w:tcPr>
            <w:tcW w:w="1210" w:type="dxa"/>
          </w:tcPr>
          <w:p>
            <w:pPr>
              <w:rPr>
                <w:ins w:id="91650" w:author="Claude" w:date="2026-10-20T00:00:00Z"/>
              </w:rPr>
            </w:pPr>
            <w:ins w:id="91651" w:author="Claude" w:date="2026-10-20T00:00:00Z">
              <w:r>
                <w:rPr>
                  <w:sz w:val="18"/>
                  <w:szCs w:val="18"/>
                </w:rPr>
                <w:t>6.564E+17</w:t>
              </w:r>
            </w:ins>
          </w:p>
        </w:tc>
        <w:tc>
          <w:tcPr>
            <w:tcW w:w="1210" w:type="dxa"/>
          </w:tcPr>
          <w:p>
            <w:pPr>
              <w:rPr>
                <w:ins w:id="91652" w:author="Claude" w:date="2026-10-20T00:00:00Z"/>
              </w:rPr>
            </w:pPr>
            <w:ins w:id="91653" w:author="Claude" w:date="2026-10-20T00:00:00Z">
              <w:r>
                <w:rPr>
                  <w:sz w:val="18"/>
                  <w:szCs w:val="18"/>
                </w:rPr>
                <w:t>3.282E+11</w:t>
              </w:r>
            </w:ins>
          </w:p>
        </w:tc>
        <w:tc>
          <w:tcPr>
            <w:tcW w:w="1210" w:type="dxa"/>
          </w:tcPr>
          <w:p>
            <w:pPr>
              <w:rPr>
                <w:ins w:id="91654" w:author="Claude" w:date="2026-10-20T00:00:00Z"/>
              </w:rPr>
            </w:pPr>
            <w:ins w:id="91655" w:author="Claude" w:date="2026-10-20T00:00:00Z">
              <w:r>
                <w:rPr>
                  <w:sz w:val="18"/>
                  <w:szCs w:val="18"/>
                </w:rPr>
                <w:t>1.094E+11</w:t>
              </w:r>
            </w:ins>
          </w:p>
        </w:tc>
        <w:tc>
          <w:tcPr>
            <w:tcW w:w="1210" w:type="dxa"/>
          </w:tcPr>
          <w:p>
            <w:pPr>
              <w:rPr>
                <w:ins w:id="91656" w:author="Claude" w:date="2026-10-20T00:00:00Z"/>
              </w:rPr>
            </w:pPr>
            <w:ins w:id="91657" w:author="Claude" w:date="2026-10-20T00:00:00Z">
              <w:r>
                <w:rPr>
                  <w:sz w:val="18"/>
                  <w:szCs w:val="18"/>
                </w:rPr>
                <w:t>1.094E+09</w:t>
              </w:r>
            </w:ins>
          </w:p>
        </w:tc>
        <w:tc>
          <w:tcPr>
            <w:tcW w:w="1210" w:type="dxa"/>
          </w:tcPr>
          <w:p>
            <w:pPr>
              <w:rPr>
                <w:ins w:id="91658" w:author="Claude" w:date="2026-10-20T00:00:00Z"/>
              </w:rPr>
            </w:pPr>
            <w:ins w:id="91659" w:author="Claude" w:date="2026-10-20T00:00:00Z">
              <w:r>
                <w:rPr>
                  <w:sz w:val="18"/>
                  <w:szCs w:val="18"/>
                </w:rPr>
                <w:t>5.470E+08</w:t>
              </w:r>
            </w:ins>
          </w:p>
        </w:tc>
      </w:tr>
      <w:tr>
        <w:trPr>
          <w:ins w:id="91660" w:author="Claude" w:date="2026-10-20T00:00:00Z"/>
        </w:trPr>
        <w:tc>
          <w:tcPr>
            <w:tcW w:w="1150" w:type="dxa"/>
          </w:tcPr>
          <w:p>
            <w:pPr>
              <w:rPr>
                <w:ins w:id="91661" w:author="Claude" w:date="2026-10-20T00:00:00Z"/>
              </w:rPr>
            </w:pPr>
            <w:ins w:id="91662" w:author="Claude" w:date="2026-10-20T00:00:00Z">
              <w:r>
                <w:rPr>
                  <w:sz w:val="18"/>
                  <w:szCs w:val="18"/>
                </w:rPr>
                <w:t>Pm-149</w:t>
              </w:r>
            </w:ins>
          </w:p>
        </w:tc>
        <w:tc>
          <w:tcPr>
            <w:tcW w:w="1210" w:type="dxa"/>
          </w:tcPr>
          <w:p>
            <w:pPr>
              <w:rPr>
                <w:ins w:id="91663" w:author="Claude" w:date="2026-10-20T00:00:00Z"/>
              </w:rPr>
            </w:pPr>
            <w:ins w:id="91664" w:author="Claude" w:date="2026-10-20T00:00:00Z">
              <w:r>
                <w:rPr>
                  <w:sz w:val="18"/>
                  <w:szCs w:val="18"/>
                </w:rPr>
                <w:t>1.776E+19</w:t>
              </w:r>
            </w:ins>
          </w:p>
        </w:tc>
        <w:tc>
          <w:tcPr>
            <w:tcW w:w="1210" w:type="dxa"/>
          </w:tcPr>
          <w:p>
            <w:pPr>
              <w:rPr>
                <w:ins w:id="91665" w:author="Claude" w:date="2026-10-20T00:00:00Z"/>
              </w:rPr>
            </w:pPr>
            <w:ins w:id="91666" w:author="Claude" w:date="2026-10-20T00:00:00Z">
              <w:r>
                <w:rPr>
                  <w:sz w:val="18"/>
                  <w:szCs w:val="18"/>
                </w:rPr>
                <w:t>1.776E+19</w:t>
              </w:r>
            </w:ins>
          </w:p>
        </w:tc>
        <w:tc>
          <w:tcPr>
            <w:tcW w:w="1210" w:type="dxa"/>
          </w:tcPr>
          <w:p>
            <w:pPr>
              <w:rPr>
                <w:ins w:id="91667" w:author="Claude" w:date="2026-10-20T00:00:00Z"/>
              </w:rPr>
            </w:pPr>
            <w:ins w:id="91668" w:author="Claude" w:date="2026-10-20T00:00:00Z">
              <w:r>
                <w:rPr>
                  <w:sz w:val="18"/>
                  <w:szCs w:val="18"/>
                </w:rPr>
                <w:t>3.553E+17</w:t>
              </w:r>
            </w:ins>
          </w:p>
        </w:tc>
        <w:tc>
          <w:tcPr>
            <w:tcW w:w="1210" w:type="dxa"/>
          </w:tcPr>
          <w:p>
            <w:pPr>
              <w:rPr>
                <w:ins w:id="91669" w:author="Claude" w:date="2026-10-20T00:00:00Z"/>
              </w:rPr>
            </w:pPr>
            <w:ins w:id="91670" w:author="Claude" w:date="2026-10-20T00:00:00Z">
              <w:r>
                <w:rPr>
                  <w:sz w:val="18"/>
                  <w:szCs w:val="18"/>
                </w:rPr>
                <w:t>1.776E+11</w:t>
              </w:r>
            </w:ins>
          </w:p>
        </w:tc>
        <w:tc>
          <w:tcPr>
            <w:tcW w:w="1210" w:type="dxa"/>
          </w:tcPr>
          <w:p>
            <w:pPr>
              <w:rPr>
                <w:ins w:id="91671" w:author="Claude" w:date="2026-10-20T00:00:00Z"/>
              </w:rPr>
            </w:pPr>
            <w:ins w:id="91672" w:author="Claude" w:date="2026-10-20T00:00:00Z">
              <w:r>
                <w:rPr>
                  <w:sz w:val="18"/>
                  <w:szCs w:val="18"/>
                </w:rPr>
                <w:t>5.921E+09</w:t>
              </w:r>
            </w:ins>
          </w:p>
        </w:tc>
        <w:tc>
          <w:tcPr>
            <w:tcW w:w="1210" w:type="dxa"/>
          </w:tcPr>
          <w:p>
            <w:pPr>
              <w:rPr>
                <w:ins w:id="91673" w:author="Claude" w:date="2026-10-20T00:00:00Z"/>
              </w:rPr>
            </w:pPr>
            <w:ins w:id="91674" w:author="Claude" w:date="2026-10-20T00:00:00Z">
              <w:r>
                <w:rPr>
                  <w:sz w:val="18"/>
                  <w:szCs w:val="18"/>
                </w:rPr>
                <w:t>5.921E+07</w:t>
              </w:r>
            </w:ins>
          </w:p>
        </w:tc>
        <w:tc>
          <w:tcPr>
            <w:tcW w:w="1210" w:type="dxa"/>
          </w:tcPr>
          <w:p>
            <w:pPr>
              <w:rPr>
                <w:ins w:id="91675" w:author="Claude" w:date="2026-10-20T00:00:00Z"/>
              </w:rPr>
            </w:pPr>
            <w:ins w:id="91676" w:author="Claude" w:date="2026-10-20T00:00:00Z">
              <w:r>
                <w:rPr>
                  <w:sz w:val="18"/>
                  <w:szCs w:val="18"/>
                </w:rPr>
                <w:t>2.960E+07</w:t>
              </w:r>
            </w:ins>
          </w:p>
        </w:tc>
      </w:tr>
      <w:tr>
        <w:trPr>
          <w:ins w:id="91677" w:author="Claude" w:date="2026-10-20T00:00:00Z"/>
        </w:trPr>
        <w:tc>
          <w:tcPr>
            <w:tcW w:w="1150" w:type="dxa"/>
          </w:tcPr>
          <w:p>
            <w:pPr>
              <w:rPr>
                <w:ins w:id="91678" w:author="Claude" w:date="2026-10-20T00:00:00Z"/>
              </w:rPr>
            </w:pPr>
            <w:ins w:id="91679" w:author="Claude" w:date="2026-10-20T00:00:00Z">
              <w:r>
                <w:rPr>
                  <w:sz w:val="18"/>
                  <w:szCs w:val="18"/>
                </w:rPr>
                <w:t>Xe-135</w:t>
              </w:r>
            </w:ins>
          </w:p>
        </w:tc>
        <w:tc>
          <w:tcPr>
            <w:tcW w:w="1210" w:type="dxa"/>
          </w:tcPr>
          <w:p>
            <w:pPr>
              <w:rPr>
                <w:ins w:id="91680" w:author="Claude" w:date="2026-10-20T00:00:00Z"/>
              </w:rPr>
            </w:pPr>
            <w:ins w:id="91681" w:author="Claude" w:date="2026-10-20T00:00:00Z">
              <w:r>
                <w:rPr>
                  <w:sz w:val="18"/>
                  <w:szCs w:val="18"/>
                </w:rPr>
                <w:t>1.559E+19</w:t>
              </w:r>
            </w:ins>
          </w:p>
        </w:tc>
        <w:tc>
          <w:tcPr>
            <w:tcW w:w="1210" w:type="dxa"/>
          </w:tcPr>
          <w:p>
            <w:pPr>
              <w:rPr>
                <w:ins w:id="91682" w:author="Claude" w:date="2026-10-20T00:00:00Z"/>
              </w:rPr>
            </w:pPr>
            <w:ins w:id="91683" w:author="Claude" w:date="2026-10-20T00:00:00Z">
              <w:r>
                <w:rPr>
                  <w:sz w:val="18"/>
                  <w:szCs w:val="18"/>
                </w:rPr>
                <w:t>1.559E+19</w:t>
              </w:r>
            </w:ins>
          </w:p>
        </w:tc>
        <w:tc>
          <w:tcPr>
            <w:tcW w:w="1210" w:type="dxa"/>
          </w:tcPr>
          <w:p>
            <w:pPr>
              <w:rPr>
                <w:ins w:id="91684" w:author="Claude" w:date="2026-10-20T00:00:00Z"/>
              </w:rPr>
            </w:pPr>
            <w:ins w:id="91685" w:author="Claude" w:date="2026-10-20T00:00:00Z">
              <w:r>
                <w:rPr>
                  <w:sz w:val="18"/>
                  <w:szCs w:val="18"/>
                </w:rPr>
                <w:t>3.117E+18</w:t>
              </w:r>
            </w:ins>
          </w:p>
        </w:tc>
        <w:tc>
          <w:tcPr>
            <w:tcW w:w="1210" w:type="dxa"/>
          </w:tcPr>
          <w:p>
            <w:pPr>
              <w:rPr>
                <w:ins w:id="91686" w:author="Claude" w:date="2026-10-20T00:00:00Z"/>
              </w:rPr>
            </w:pPr>
            <w:ins w:id="91687" w:author="Claude" w:date="2026-10-20T00:00:00Z">
              <w:r>
                <w:rPr>
                  <w:sz w:val="18"/>
                  <w:szCs w:val="18"/>
                </w:rPr>
                <w:t>1.559E+12</w:t>
              </w:r>
            </w:ins>
          </w:p>
        </w:tc>
        <w:tc>
          <w:tcPr>
            <w:tcW w:w="1210" w:type="dxa"/>
          </w:tcPr>
          <w:p>
            <w:pPr>
              <w:rPr>
                <w:ins w:id="91688" w:author="Claude" w:date="2026-10-20T00:00:00Z"/>
              </w:rPr>
            </w:pPr>
            <w:ins w:id="91689" w:author="Claude" w:date="2026-10-20T00:00:00Z">
              <w:r>
                <w:rPr>
                  <w:sz w:val="18"/>
                  <w:szCs w:val="18"/>
                </w:rPr>
                <w:t>1.559E+12</w:t>
              </w:r>
            </w:ins>
          </w:p>
        </w:tc>
        <w:tc>
          <w:tcPr>
            <w:tcW w:w="1210" w:type="dxa"/>
          </w:tcPr>
          <w:p>
            <w:pPr>
              <w:rPr>
                <w:ins w:id="91690" w:author="Claude" w:date="2026-10-20T00:00:00Z"/>
              </w:rPr>
            </w:pPr>
            <w:ins w:id="91691" w:author="Claude" w:date="2026-10-20T00:00:00Z">
              <w:r>
                <w:rPr>
                  <w:sz w:val="18"/>
                  <w:szCs w:val="18"/>
                </w:rPr>
                <w:t>1.559E+12</w:t>
              </w:r>
            </w:ins>
          </w:p>
        </w:tc>
        <w:tc>
          <w:tcPr>
            <w:tcW w:w="1210" w:type="dxa"/>
          </w:tcPr>
          <w:p>
            <w:pPr>
              <w:rPr>
                <w:ins w:id="91692" w:author="Claude" w:date="2026-10-20T00:00:00Z"/>
              </w:rPr>
            </w:pPr>
            <w:ins w:id="91693" w:author="Claude" w:date="2026-10-20T00:00:00Z">
              <w:r>
                <w:rPr>
                  <w:sz w:val="18"/>
                  <w:szCs w:val="18"/>
                </w:rPr>
                <w:t>1.559E+12</w:t>
              </w:r>
            </w:ins>
          </w:p>
        </w:tc>
      </w:tr>
      <w:tr>
        <w:trPr>
          <w:ins w:id="91694" w:author="Claude" w:date="2026-10-20T00:00:00Z"/>
        </w:trPr>
        <w:tc>
          <w:tcPr>
            <w:tcW w:w="1150" w:type="dxa"/>
          </w:tcPr>
          <w:p>
            <w:pPr>
              <w:rPr>
                <w:ins w:id="91695" w:author="Claude" w:date="2026-10-20T00:00:00Z"/>
              </w:rPr>
            </w:pPr>
            <w:ins w:id="91696" w:author="Claude" w:date="2026-10-20T00:00:00Z">
              <w:r>
                <w:rPr>
                  <w:sz w:val="18"/>
                  <w:szCs w:val="18"/>
                </w:rPr>
                <w:t>Ru-106</w:t>
              </w:r>
            </w:ins>
          </w:p>
        </w:tc>
        <w:tc>
          <w:tcPr>
            <w:tcW w:w="1210" w:type="dxa"/>
          </w:tcPr>
          <w:p>
            <w:pPr>
              <w:rPr>
                <w:ins w:id="91697" w:author="Claude" w:date="2026-10-20T00:00:00Z"/>
              </w:rPr>
            </w:pPr>
            <w:ins w:id="91698" w:author="Claude" w:date="2026-10-20T00:00:00Z">
              <w:r>
                <w:rPr>
                  <w:sz w:val="18"/>
                  <w:szCs w:val="18"/>
                </w:rPr>
                <w:t>7.925E+18</w:t>
              </w:r>
            </w:ins>
          </w:p>
        </w:tc>
        <w:tc>
          <w:tcPr>
            <w:tcW w:w="1210" w:type="dxa"/>
          </w:tcPr>
          <w:p>
            <w:pPr>
              <w:rPr>
                <w:ins w:id="91699" w:author="Claude" w:date="2026-10-20T00:00:00Z"/>
              </w:rPr>
            </w:pPr>
            <w:ins w:id="91700" w:author="Claude" w:date="2026-10-20T00:00:00Z">
              <w:r>
                <w:rPr>
                  <w:sz w:val="18"/>
                  <w:szCs w:val="18"/>
                </w:rPr>
                <w:t>7.925E+18</w:t>
              </w:r>
            </w:ins>
          </w:p>
        </w:tc>
        <w:tc>
          <w:tcPr>
            <w:tcW w:w="1210" w:type="dxa"/>
          </w:tcPr>
          <w:p>
            <w:pPr>
              <w:rPr>
                <w:ins w:id="91701" w:author="Claude" w:date="2026-10-20T00:00:00Z"/>
              </w:rPr>
            </w:pPr>
            <w:ins w:id="91702" w:author="Claude" w:date="2026-10-20T00:00:00Z">
              <w:r>
                <w:rPr>
                  <w:sz w:val="18"/>
                  <w:szCs w:val="18"/>
                </w:rPr>
                <w:t>1.585E+17</w:t>
              </w:r>
            </w:ins>
          </w:p>
        </w:tc>
        <w:tc>
          <w:tcPr>
            <w:tcW w:w="1210" w:type="dxa"/>
          </w:tcPr>
          <w:p>
            <w:pPr>
              <w:rPr>
                <w:ins w:id="91703" w:author="Claude" w:date="2026-10-20T00:00:00Z"/>
              </w:rPr>
            </w:pPr>
            <w:ins w:id="91704" w:author="Claude" w:date="2026-10-20T00:00:00Z">
              <w:r>
                <w:rPr>
                  <w:sz w:val="18"/>
                  <w:szCs w:val="18"/>
                </w:rPr>
                <w:t>7.925E+10</w:t>
              </w:r>
            </w:ins>
          </w:p>
        </w:tc>
        <w:tc>
          <w:tcPr>
            <w:tcW w:w="1210" w:type="dxa"/>
          </w:tcPr>
          <w:p>
            <w:pPr>
              <w:rPr>
                <w:ins w:id="91705" w:author="Claude" w:date="2026-10-20T00:00:00Z"/>
              </w:rPr>
            </w:pPr>
            <w:ins w:id="91706" w:author="Claude" w:date="2026-10-20T00:00:00Z">
              <w:r>
                <w:rPr>
                  <w:sz w:val="18"/>
                  <w:szCs w:val="18"/>
                </w:rPr>
                <w:t>2.642E+10</w:t>
              </w:r>
            </w:ins>
          </w:p>
        </w:tc>
        <w:tc>
          <w:tcPr>
            <w:tcW w:w="1210" w:type="dxa"/>
          </w:tcPr>
          <w:p>
            <w:pPr>
              <w:rPr>
                <w:ins w:id="91707" w:author="Claude" w:date="2026-10-20T00:00:00Z"/>
              </w:rPr>
            </w:pPr>
            <w:ins w:id="91708" w:author="Claude" w:date="2026-10-20T00:00:00Z">
              <w:r>
                <w:rPr>
                  <w:sz w:val="18"/>
                  <w:szCs w:val="18"/>
                </w:rPr>
                <w:t>2.642E+08</w:t>
              </w:r>
            </w:ins>
          </w:p>
        </w:tc>
        <w:tc>
          <w:tcPr>
            <w:tcW w:w="1210" w:type="dxa"/>
          </w:tcPr>
          <w:p>
            <w:pPr>
              <w:rPr>
                <w:ins w:id="91709" w:author="Claude" w:date="2026-10-20T00:00:00Z"/>
              </w:rPr>
            </w:pPr>
            <w:ins w:id="91710" w:author="Claude" w:date="2026-10-20T00:00:00Z">
              <w:r>
                <w:rPr>
                  <w:sz w:val="18"/>
                  <w:szCs w:val="18"/>
                </w:rPr>
                <w:t>1.321E+08</w:t>
              </w:r>
            </w:ins>
          </w:p>
        </w:tc>
      </w:tr>
      <w:tr>
        <w:trPr>
          <w:ins w:id="91711" w:author="Claude" w:date="2026-10-20T00:00:00Z"/>
        </w:trPr>
        <w:tc>
          <w:tcPr>
            <w:tcW w:w="1150" w:type="dxa"/>
          </w:tcPr>
          <w:p>
            <w:pPr>
              <w:rPr>
                <w:ins w:id="91712" w:author="Claude" w:date="2026-10-20T00:00:00Z"/>
              </w:rPr>
            </w:pPr>
            <w:ins w:id="91713" w:author="Claude" w:date="2026-10-20T00:00:00Z">
              <w:r>
                <w:rPr>
                  <w:sz w:val="18"/>
                  <w:szCs w:val="18"/>
                </w:rPr>
                <w:t>Pm-147</w:t>
              </w:r>
            </w:ins>
          </w:p>
        </w:tc>
        <w:tc>
          <w:tcPr>
            <w:tcW w:w="1210" w:type="dxa"/>
          </w:tcPr>
          <w:p>
            <w:pPr>
              <w:rPr>
                <w:ins w:id="91714" w:author="Claude" w:date="2026-10-20T00:00:00Z"/>
              </w:rPr>
            </w:pPr>
            <w:ins w:id="91715" w:author="Claude" w:date="2026-10-20T00:00:00Z">
              <w:r>
                <w:rPr>
                  <w:sz w:val="18"/>
                  <w:szCs w:val="18"/>
                </w:rPr>
                <w:t>2.967E+18</w:t>
              </w:r>
            </w:ins>
          </w:p>
        </w:tc>
        <w:tc>
          <w:tcPr>
            <w:tcW w:w="1210" w:type="dxa"/>
          </w:tcPr>
          <w:p>
            <w:pPr>
              <w:rPr>
                <w:ins w:id="91716" w:author="Claude" w:date="2026-10-20T00:00:00Z"/>
              </w:rPr>
            </w:pPr>
            <w:ins w:id="91717" w:author="Claude" w:date="2026-10-20T00:00:00Z">
              <w:r>
                <w:rPr>
                  <w:sz w:val="18"/>
                  <w:szCs w:val="18"/>
                </w:rPr>
                <w:t>2.967E+18</w:t>
              </w:r>
            </w:ins>
          </w:p>
        </w:tc>
        <w:tc>
          <w:tcPr>
            <w:tcW w:w="1210" w:type="dxa"/>
          </w:tcPr>
          <w:p>
            <w:pPr>
              <w:rPr>
                <w:ins w:id="91718" w:author="Claude" w:date="2026-10-20T00:00:00Z"/>
              </w:rPr>
            </w:pPr>
            <w:ins w:id="91719" w:author="Claude" w:date="2026-10-20T00:00:00Z">
              <w:r>
                <w:rPr>
                  <w:sz w:val="18"/>
                  <w:szCs w:val="18"/>
                </w:rPr>
                <w:t>5.934E+16</w:t>
              </w:r>
            </w:ins>
          </w:p>
        </w:tc>
        <w:tc>
          <w:tcPr>
            <w:tcW w:w="1210" w:type="dxa"/>
          </w:tcPr>
          <w:p>
            <w:pPr>
              <w:rPr>
                <w:ins w:id="91720" w:author="Claude" w:date="2026-10-20T00:00:00Z"/>
              </w:rPr>
            </w:pPr>
            <w:ins w:id="91721" w:author="Claude" w:date="2026-10-20T00:00:00Z">
              <w:r>
                <w:rPr>
                  <w:sz w:val="18"/>
                  <w:szCs w:val="18"/>
                </w:rPr>
                <w:t>2.967E+10</w:t>
              </w:r>
            </w:ins>
          </w:p>
        </w:tc>
        <w:tc>
          <w:tcPr>
            <w:tcW w:w="1210" w:type="dxa"/>
          </w:tcPr>
          <w:p>
            <w:pPr>
              <w:rPr>
                <w:ins w:id="91722" w:author="Claude" w:date="2026-10-20T00:00:00Z"/>
              </w:rPr>
            </w:pPr>
            <w:ins w:id="91723" w:author="Claude" w:date="2026-10-20T00:00:00Z">
              <w:r>
                <w:rPr>
                  <w:sz w:val="18"/>
                  <w:szCs w:val="18"/>
                </w:rPr>
                <w:t>9.890E+08</w:t>
              </w:r>
            </w:ins>
          </w:p>
        </w:tc>
        <w:tc>
          <w:tcPr>
            <w:tcW w:w="1210" w:type="dxa"/>
          </w:tcPr>
          <w:p>
            <w:pPr>
              <w:rPr>
                <w:ins w:id="91724" w:author="Claude" w:date="2026-10-20T00:00:00Z"/>
              </w:rPr>
            </w:pPr>
            <w:ins w:id="91725" w:author="Claude" w:date="2026-10-20T00:00:00Z">
              <w:r>
                <w:rPr>
                  <w:sz w:val="18"/>
                  <w:szCs w:val="18"/>
                </w:rPr>
                <w:t>9.890E+06</w:t>
              </w:r>
            </w:ins>
          </w:p>
        </w:tc>
        <w:tc>
          <w:tcPr>
            <w:tcW w:w="1210" w:type="dxa"/>
          </w:tcPr>
          <w:p>
            <w:pPr>
              <w:rPr>
                <w:ins w:id="91726" w:author="Claude" w:date="2026-10-20T00:00:00Z"/>
              </w:rPr>
            </w:pPr>
            <w:ins w:id="91727" w:author="Claude" w:date="2026-10-20T00:00:00Z">
              <w:r>
                <w:rPr>
                  <w:sz w:val="18"/>
                  <w:szCs w:val="18"/>
                </w:rPr>
                <w:t>4.945E+06</w:t>
              </w:r>
            </w:ins>
          </w:p>
        </w:tc>
      </w:tr>
      <w:tr>
        <w:trPr>
          <w:ins w:id="91728" w:author="Claude" w:date="2026-10-20T00:00:00Z"/>
        </w:trPr>
        <w:tc>
          <w:tcPr>
            <w:tcW w:w="1150" w:type="dxa"/>
          </w:tcPr>
          <w:p>
            <w:pPr>
              <w:rPr>
                <w:ins w:id="91729" w:author="Claude" w:date="2026-10-20T00:00:00Z"/>
              </w:rPr>
            </w:pPr>
            <w:ins w:id="91730" w:author="Claude" w:date="2026-10-20T00:00:00Z">
              <w:r>
                <w:rPr>
                  <w:sz w:val="18"/>
                  <w:szCs w:val="18"/>
                </w:rPr>
                <w:t>Cs-134</w:t>
              </w:r>
            </w:ins>
          </w:p>
        </w:tc>
        <w:tc>
          <w:tcPr>
            <w:tcW w:w="1210" w:type="dxa"/>
          </w:tcPr>
          <w:p>
            <w:pPr>
              <w:rPr>
                <w:ins w:id="91731" w:author="Claude" w:date="2026-10-20T00:00:00Z"/>
              </w:rPr>
            </w:pPr>
            <w:ins w:id="91732" w:author="Claude" w:date="2026-10-20T00:00:00Z">
              <w:r>
                <w:rPr>
                  <w:sz w:val="18"/>
                  <w:szCs w:val="18"/>
                </w:rPr>
                <w:t>2.568E+18</w:t>
              </w:r>
            </w:ins>
          </w:p>
        </w:tc>
        <w:tc>
          <w:tcPr>
            <w:tcW w:w="1210" w:type="dxa"/>
          </w:tcPr>
          <w:p>
            <w:pPr>
              <w:rPr>
                <w:ins w:id="91733" w:author="Claude" w:date="2026-10-20T00:00:00Z"/>
              </w:rPr>
            </w:pPr>
            <w:ins w:id="91734" w:author="Claude" w:date="2026-10-20T00:00:00Z">
              <w:r>
                <w:rPr>
                  <w:sz w:val="18"/>
                  <w:szCs w:val="18"/>
                </w:rPr>
                <w:t>2.568E+18</w:t>
              </w:r>
            </w:ins>
          </w:p>
        </w:tc>
        <w:tc>
          <w:tcPr>
            <w:tcW w:w="1210" w:type="dxa"/>
          </w:tcPr>
          <w:p>
            <w:pPr>
              <w:rPr>
                <w:ins w:id="91735" w:author="Claude" w:date="2026-10-20T00:00:00Z"/>
              </w:rPr>
            </w:pPr>
            <w:ins w:id="91736" w:author="Claude" w:date="2026-10-20T00:00:00Z">
              <w:r>
                <w:rPr>
                  <w:sz w:val="18"/>
                  <w:szCs w:val="18"/>
                </w:rPr>
                <w:t>2.568E+18</w:t>
              </w:r>
            </w:ins>
          </w:p>
        </w:tc>
        <w:tc>
          <w:tcPr>
            <w:tcW w:w="1210" w:type="dxa"/>
          </w:tcPr>
          <w:p>
            <w:pPr>
              <w:rPr>
                <w:ins w:id="91737" w:author="Claude" w:date="2026-10-20T00:00:00Z"/>
              </w:rPr>
            </w:pPr>
            <w:ins w:id="91738" w:author="Claude" w:date="2026-10-20T00:00:00Z">
              <w:r>
                <w:rPr>
                  <w:sz w:val="18"/>
                  <w:szCs w:val="18"/>
                </w:rPr>
                <w:t>1.284E+12</w:t>
              </w:r>
            </w:ins>
          </w:p>
        </w:tc>
        <w:tc>
          <w:tcPr>
            <w:tcW w:w="1210" w:type="dxa"/>
          </w:tcPr>
          <w:p>
            <w:pPr>
              <w:rPr>
                <w:ins w:id="91739" w:author="Claude" w:date="2026-10-20T00:00:00Z"/>
              </w:rPr>
            </w:pPr>
            <w:ins w:id="91740" w:author="Claude" w:date="2026-10-20T00:00:00Z">
              <w:r>
                <w:rPr>
                  <w:sz w:val="18"/>
                  <w:szCs w:val="18"/>
                </w:rPr>
                <w:t>4.279E+11</w:t>
              </w:r>
            </w:ins>
          </w:p>
        </w:tc>
        <w:tc>
          <w:tcPr>
            <w:tcW w:w="1210" w:type="dxa"/>
          </w:tcPr>
          <w:p>
            <w:pPr>
              <w:rPr>
                <w:ins w:id="91741" w:author="Claude" w:date="2026-10-20T00:00:00Z"/>
              </w:rPr>
            </w:pPr>
            <w:ins w:id="91742" w:author="Claude" w:date="2026-10-20T00:00:00Z">
              <w:r>
                <w:rPr>
                  <w:sz w:val="18"/>
                  <w:szCs w:val="18"/>
                </w:rPr>
                <w:t>4.279E+09</w:t>
              </w:r>
            </w:ins>
          </w:p>
        </w:tc>
        <w:tc>
          <w:tcPr>
            <w:tcW w:w="1210" w:type="dxa"/>
          </w:tcPr>
          <w:p>
            <w:pPr>
              <w:rPr>
                <w:ins w:id="91743" w:author="Claude" w:date="2026-10-20T00:00:00Z"/>
              </w:rPr>
            </w:pPr>
            <w:ins w:id="91744" w:author="Claude" w:date="2026-10-20T00:00:00Z">
              <w:r>
                <w:rPr>
                  <w:sz w:val="18"/>
                  <w:szCs w:val="18"/>
                </w:rPr>
                <w:t>2.140E+09</w:t>
              </w:r>
            </w:ins>
          </w:p>
        </w:tc>
      </w:tr>
      <w:tr>
        <w:trPr>
          <w:ins w:id="91745" w:author="Claude" w:date="2026-10-20T00:00:00Z"/>
        </w:trPr>
        <w:tc>
          <w:tcPr>
            <w:tcW w:w="1150" w:type="dxa"/>
          </w:tcPr>
          <w:p>
            <w:pPr>
              <w:rPr>
                <w:ins w:id="91746" w:author="Claude" w:date="2026-10-20T00:00:00Z"/>
              </w:rPr>
            </w:pPr>
            <w:ins w:id="91747" w:author="Claude" w:date="2026-10-20T00:00:00Z">
              <w:r>
                <w:rPr>
                  <w:sz w:val="18"/>
                  <w:szCs w:val="18"/>
                </w:rPr>
                <w:t>Pu-241</w:t>
              </w:r>
            </w:ins>
          </w:p>
        </w:tc>
        <w:tc>
          <w:tcPr>
            <w:tcW w:w="1210" w:type="dxa"/>
          </w:tcPr>
          <w:p>
            <w:pPr>
              <w:rPr>
                <w:ins w:id="91748" w:author="Claude" w:date="2026-10-20T00:00:00Z"/>
              </w:rPr>
            </w:pPr>
            <w:ins w:id="91749" w:author="Claude" w:date="2026-10-20T00:00:00Z">
              <w:r>
                <w:rPr>
                  <w:sz w:val="18"/>
                  <w:szCs w:val="18"/>
                </w:rPr>
                <w:t>1.673E+18</w:t>
              </w:r>
            </w:ins>
          </w:p>
        </w:tc>
        <w:tc>
          <w:tcPr>
            <w:tcW w:w="1210" w:type="dxa"/>
          </w:tcPr>
          <w:p>
            <w:pPr>
              <w:rPr>
                <w:ins w:id="91750" w:author="Claude" w:date="2026-10-20T00:00:00Z"/>
              </w:rPr>
            </w:pPr>
            <w:ins w:id="91751" w:author="Claude" w:date="2026-10-20T00:00:00Z">
              <w:r>
                <w:rPr>
                  <w:sz w:val="18"/>
                  <w:szCs w:val="18"/>
                </w:rPr>
                <w:t>1.673E+18</w:t>
              </w:r>
            </w:ins>
          </w:p>
        </w:tc>
        <w:tc>
          <w:tcPr>
            <w:tcW w:w="1210" w:type="dxa"/>
          </w:tcPr>
          <w:p>
            <w:pPr>
              <w:rPr>
                <w:ins w:id="91752" w:author="Claude" w:date="2026-10-20T00:00:00Z"/>
              </w:rPr>
            </w:pPr>
            <w:ins w:id="91753" w:author="Claude" w:date="2026-10-20T00:00:00Z">
              <w:r>
                <w:rPr>
                  <w:sz w:val="18"/>
                  <w:szCs w:val="18"/>
                </w:rPr>
                <w:t>1.673E+16</w:t>
              </w:r>
            </w:ins>
          </w:p>
        </w:tc>
        <w:tc>
          <w:tcPr>
            <w:tcW w:w="1210" w:type="dxa"/>
          </w:tcPr>
          <w:p>
            <w:pPr>
              <w:rPr>
                <w:ins w:id="91754" w:author="Claude" w:date="2026-10-20T00:00:00Z"/>
              </w:rPr>
            </w:pPr>
            <w:ins w:id="91755" w:author="Claude" w:date="2026-10-20T00:00:00Z">
              <w:r>
                <w:rPr>
                  <w:sz w:val="18"/>
                  <w:szCs w:val="18"/>
                </w:rPr>
                <w:t>8.363E+09</w:t>
              </w:r>
            </w:ins>
          </w:p>
        </w:tc>
        <w:tc>
          <w:tcPr>
            <w:tcW w:w="1210" w:type="dxa"/>
          </w:tcPr>
          <w:p>
            <w:pPr>
              <w:rPr>
                <w:ins w:id="91756" w:author="Claude" w:date="2026-10-20T00:00:00Z"/>
              </w:rPr>
            </w:pPr>
            <w:ins w:id="91757" w:author="Claude" w:date="2026-10-20T00:00:00Z">
              <w:r>
                <w:rPr>
                  <w:sz w:val="18"/>
                  <w:szCs w:val="18"/>
                </w:rPr>
                <w:t>2.788E+08</w:t>
              </w:r>
            </w:ins>
          </w:p>
        </w:tc>
        <w:tc>
          <w:tcPr>
            <w:tcW w:w="1210" w:type="dxa"/>
          </w:tcPr>
          <w:p>
            <w:pPr>
              <w:rPr>
                <w:ins w:id="91758" w:author="Claude" w:date="2026-10-20T00:00:00Z"/>
              </w:rPr>
            </w:pPr>
            <w:ins w:id="91759" w:author="Claude" w:date="2026-10-20T00:00:00Z">
              <w:r>
                <w:rPr>
                  <w:sz w:val="18"/>
                  <w:szCs w:val="18"/>
                </w:rPr>
                <w:t>2.788E+06</w:t>
              </w:r>
            </w:ins>
          </w:p>
        </w:tc>
        <w:tc>
          <w:tcPr>
            <w:tcW w:w="1210" w:type="dxa"/>
          </w:tcPr>
          <w:p>
            <w:pPr>
              <w:rPr>
                <w:ins w:id="91760" w:author="Claude" w:date="2026-10-20T00:00:00Z"/>
              </w:rPr>
            </w:pPr>
            <w:ins w:id="91761" w:author="Claude" w:date="2026-10-20T00:00:00Z">
              <w:r>
                <w:rPr>
                  <w:sz w:val="18"/>
                  <w:szCs w:val="18"/>
                </w:rPr>
                <w:t>1.394E+06</w:t>
              </w:r>
            </w:ins>
          </w:p>
        </w:tc>
      </w:tr>
      <w:tr>
        <w:trPr>
          <w:ins w:id="91762" w:author="Claude" w:date="2026-10-20T00:00:00Z"/>
        </w:trPr>
        <w:tc>
          <w:tcPr>
            <w:tcW w:w="1150" w:type="dxa"/>
          </w:tcPr>
          <w:p>
            <w:pPr>
              <w:rPr>
                <w:ins w:id="91763" w:author="Claude" w:date="2026-10-20T00:00:00Z"/>
              </w:rPr>
            </w:pPr>
            <w:ins w:id="91764" w:author="Claude" w:date="2026-10-20T00:00:00Z">
              <w:r>
                <w:rPr>
                  <w:sz w:val="18"/>
                  <w:szCs w:val="18"/>
                </w:rPr>
                <w:t>Cs-137</w:t>
              </w:r>
            </w:ins>
          </w:p>
        </w:tc>
        <w:tc>
          <w:tcPr>
            <w:tcW w:w="1210" w:type="dxa"/>
          </w:tcPr>
          <w:p>
            <w:pPr>
              <w:rPr>
                <w:ins w:id="91765" w:author="Claude" w:date="2026-10-20T00:00:00Z"/>
              </w:rPr>
            </w:pPr>
            <w:ins w:id="91766" w:author="Claude" w:date="2026-10-20T00:00:00Z">
              <w:r>
                <w:rPr>
                  <w:sz w:val="18"/>
                  <w:szCs w:val="18"/>
                </w:rPr>
                <w:t>1.603E+18</w:t>
              </w:r>
            </w:ins>
          </w:p>
        </w:tc>
        <w:tc>
          <w:tcPr>
            <w:tcW w:w="1210" w:type="dxa"/>
          </w:tcPr>
          <w:p>
            <w:pPr>
              <w:rPr>
                <w:ins w:id="91767" w:author="Claude" w:date="2026-10-20T00:00:00Z"/>
              </w:rPr>
            </w:pPr>
            <w:ins w:id="91768" w:author="Claude" w:date="2026-10-20T00:00:00Z">
              <w:r>
                <w:rPr>
                  <w:sz w:val="18"/>
                  <w:szCs w:val="18"/>
                </w:rPr>
                <w:t>1.603E+18</w:t>
              </w:r>
            </w:ins>
          </w:p>
        </w:tc>
        <w:tc>
          <w:tcPr>
            <w:tcW w:w="1210" w:type="dxa"/>
          </w:tcPr>
          <w:p>
            <w:pPr>
              <w:rPr>
                <w:ins w:id="91769" w:author="Claude" w:date="2026-10-20T00:00:00Z"/>
              </w:rPr>
            </w:pPr>
            <w:ins w:id="91770" w:author="Claude" w:date="2026-10-20T00:00:00Z">
              <w:r>
                <w:rPr>
                  <w:sz w:val="18"/>
                  <w:szCs w:val="18"/>
                </w:rPr>
                <w:t>1.603E+18</w:t>
              </w:r>
            </w:ins>
          </w:p>
        </w:tc>
        <w:tc>
          <w:tcPr>
            <w:tcW w:w="1210" w:type="dxa"/>
          </w:tcPr>
          <w:p>
            <w:pPr>
              <w:rPr>
                <w:ins w:id="91771" w:author="Claude" w:date="2026-10-20T00:00:00Z"/>
              </w:rPr>
            </w:pPr>
            <w:ins w:id="91772" w:author="Claude" w:date="2026-10-20T00:00:00Z">
              <w:r>
                <w:rPr>
                  <w:sz w:val="18"/>
                  <w:szCs w:val="18"/>
                </w:rPr>
                <w:t>8.017E+11</w:t>
              </w:r>
            </w:ins>
          </w:p>
        </w:tc>
        <w:tc>
          <w:tcPr>
            <w:tcW w:w="1210" w:type="dxa"/>
          </w:tcPr>
          <w:p>
            <w:pPr>
              <w:rPr>
                <w:ins w:id="91773" w:author="Claude" w:date="2026-10-20T00:00:00Z"/>
              </w:rPr>
            </w:pPr>
            <w:ins w:id="91774" w:author="Claude" w:date="2026-10-20T00:00:00Z">
              <w:r>
                <w:rPr>
                  <w:sz w:val="18"/>
                  <w:szCs w:val="18"/>
                </w:rPr>
                <w:t>2.672E+11</w:t>
              </w:r>
            </w:ins>
          </w:p>
        </w:tc>
        <w:tc>
          <w:tcPr>
            <w:tcW w:w="1210" w:type="dxa"/>
          </w:tcPr>
          <w:p>
            <w:pPr>
              <w:rPr>
                <w:ins w:id="91775" w:author="Claude" w:date="2026-10-20T00:00:00Z"/>
              </w:rPr>
            </w:pPr>
            <w:ins w:id="91776" w:author="Claude" w:date="2026-10-20T00:00:00Z">
              <w:r>
                <w:rPr>
                  <w:sz w:val="18"/>
                  <w:szCs w:val="18"/>
                </w:rPr>
                <w:t>2.672E+09</w:t>
              </w:r>
            </w:ins>
          </w:p>
        </w:tc>
        <w:tc>
          <w:tcPr>
            <w:tcW w:w="1210" w:type="dxa"/>
          </w:tcPr>
          <w:p>
            <w:pPr>
              <w:rPr>
                <w:ins w:id="91777" w:author="Claude" w:date="2026-10-20T00:00:00Z"/>
              </w:rPr>
            </w:pPr>
            <w:ins w:id="91778" w:author="Claude" w:date="2026-10-20T00:00:00Z">
              <w:r>
                <w:rPr>
                  <w:sz w:val="18"/>
                  <w:szCs w:val="18"/>
                </w:rPr>
                <w:t>1.336E+09</w:t>
              </w:r>
            </w:ins>
          </w:p>
        </w:tc>
      </w:tr>
      <w:tr>
        <w:trPr>
          <w:ins w:id="91779" w:author="Claude" w:date="2026-10-20T00:00:00Z"/>
        </w:trPr>
        <w:tc>
          <w:tcPr>
            <w:tcW w:w="1150" w:type="dxa"/>
          </w:tcPr>
          <w:p>
            <w:pPr>
              <w:rPr>
                <w:ins w:id="91780" w:author="Claude" w:date="2026-10-20T00:00:00Z"/>
              </w:rPr>
            </w:pPr>
            <w:ins w:id="91781" w:author="Claude" w:date="2026-10-20T00:00:00Z">
              <w:r>
                <w:rPr>
                  <w:sz w:val="18"/>
                  <w:szCs w:val="18"/>
                </w:rPr>
                <w:t>Sr-90</w:t>
              </w:r>
            </w:ins>
          </w:p>
        </w:tc>
        <w:tc>
          <w:tcPr>
            <w:tcW w:w="1210" w:type="dxa"/>
          </w:tcPr>
          <w:p>
            <w:pPr>
              <w:rPr>
                <w:ins w:id="91782" w:author="Claude" w:date="2026-10-20T00:00:00Z"/>
              </w:rPr>
            </w:pPr>
            <w:ins w:id="91783" w:author="Claude" w:date="2026-10-20T00:00:00Z">
              <w:r>
                <w:rPr>
                  <w:sz w:val="18"/>
                  <w:szCs w:val="18"/>
                </w:rPr>
                <w:t>1.307E+18</w:t>
              </w:r>
            </w:ins>
          </w:p>
        </w:tc>
        <w:tc>
          <w:tcPr>
            <w:tcW w:w="1210" w:type="dxa"/>
          </w:tcPr>
          <w:p>
            <w:pPr>
              <w:rPr>
                <w:ins w:id="91784" w:author="Claude" w:date="2026-10-20T00:00:00Z"/>
              </w:rPr>
            </w:pPr>
            <w:ins w:id="91785" w:author="Claude" w:date="2026-10-20T00:00:00Z">
              <w:r>
                <w:rPr>
                  <w:sz w:val="18"/>
                  <w:szCs w:val="18"/>
                </w:rPr>
                <w:t>1.307E+18</w:t>
              </w:r>
            </w:ins>
          </w:p>
        </w:tc>
        <w:tc>
          <w:tcPr>
            <w:tcW w:w="1210" w:type="dxa"/>
          </w:tcPr>
          <w:p>
            <w:pPr>
              <w:rPr>
                <w:ins w:id="91786" w:author="Claude" w:date="2026-10-20T00:00:00Z"/>
              </w:rPr>
            </w:pPr>
            <w:ins w:id="91787" w:author="Claude" w:date="2026-10-20T00:00:00Z">
              <w:r>
                <w:rPr>
                  <w:sz w:val="18"/>
                  <w:szCs w:val="18"/>
                </w:rPr>
                <w:t>1.307E+18</w:t>
              </w:r>
            </w:ins>
          </w:p>
        </w:tc>
        <w:tc>
          <w:tcPr>
            <w:tcW w:w="1210" w:type="dxa"/>
          </w:tcPr>
          <w:p>
            <w:pPr>
              <w:rPr>
                <w:ins w:id="91788" w:author="Claude" w:date="2026-10-20T00:00:00Z"/>
              </w:rPr>
            </w:pPr>
            <w:ins w:id="91789" w:author="Claude" w:date="2026-10-20T00:00:00Z">
              <w:r>
                <w:rPr>
                  <w:sz w:val="18"/>
                  <w:szCs w:val="18"/>
                </w:rPr>
                <w:t>6.535E+12</w:t>
              </w:r>
            </w:ins>
          </w:p>
        </w:tc>
        <w:tc>
          <w:tcPr>
            <w:tcW w:w="1210" w:type="dxa"/>
          </w:tcPr>
          <w:p>
            <w:pPr>
              <w:rPr>
                <w:ins w:id="91790" w:author="Claude" w:date="2026-10-20T00:00:00Z"/>
              </w:rPr>
            </w:pPr>
            <w:ins w:id="91791" w:author="Claude" w:date="2026-10-20T00:00:00Z">
              <w:r>
                <w:rPr>
                  <w:sz w:val="18"/>
                  <w:szCs w:val="18"/>
                </w:rPr>
                <w:t>2.178E+11</w:t>
              </w:r>
            </w:ins>
          </w:p>
        </w:tc>
        <w:tc>
          <w:tcPr>
            <w:tcW w:w="1210" w:type="dxa"/>
          </w:tcPr>
          <w:p>
            <w:pPr>
              <w:rPr>
                <w:ins w:id="91792" w:author="Claude" w:date="2026-10-20T00:00:00Z"/>
              </w:rPr>
            </w:pPr>
            <w:ins w:id="91793" w:author="Claude" w:date="2026-10-20T00:00:00Z">
              <w:r>
                <w:rPr>
                  <w:sz w:val="18"/>
                  <w:szCs w:val="18"/>
                </w:rPr>
                <w:t>2.178E+09</w:t>
              </w:r>
            </w:ins>
          </w:p>
        </w:tc>
        <w:tc>
          <w:tcPr>
            <w:tcW w:w="1210" w:type="dxa"/>
          </w:tcPr>
          <w:p>
            <w:pPr>
              <w:rPr>
                <w:ins w:id="91794" w:author="Claude" w:date="2026-10-20T00:00:00Z"/>
              </w:rPr>
            </w:pPr>
            <w:ins w:id="91795" w:author="Claude" w:date="2026-10-20T00:00:00Z">
              <w:r>
                <w:rPr>
                  <w:sz w:val="18"/>
                  <w:szCs w:val="18"/>
                </w:rPr>
                <w:t>1.089E+09</w:t>
              </w:r>
            </w:ins>
          </w:p>
        </w:tc>
      </w:tr>
      <w:tr>
        <w:trPr>
          <w:ins w:id="91796" w:author="Claude" w:date="2026-10-20T00:00:00Z"/>
        </w:trPr>
        <w:tc>
          <w:tcPr>
            <w:tcW w:w="1150" w:type="dxa"/>
          </w:tcPr>
          <w:p>
            <w:pPr>
              <w:rPr>
                <w:ins w:id="91797" w:author="Claude" w:date="2026-10-20T00:00:00Z"/>
              </w:rPr>
            </w:pPr>
            <w:ins w:id="91798" w:author="Claude" w:date="2026-10-20T00:00:00Z">
              <w:r>
                <w:rPr>
                  <w:sz w:val="18"/>
                  <w:szCs w:val="18"/>
                </w:rPr>
                <w:t>Eu-154</w:t>
              </w:r>
            </w:ins>
          </w:p>
        </w:tc>
        <w:tc>
          <w:tcPr>
            <w:tcW w:w="1210" w:type="dxa"/>
          </w:tcPr>
          <w:p>
            <w:pPr>
              <w:rPr>
                <w:ins w:id="91799" w:author="Claude" w:date="2026-10-20T00:00:00Z"/>
              </w:rPr>
            </w:pPr>
            <w:ins w:id="91800" w:author="Claude" w:date="2026-10-20T00:00:00Z">
              <w:r>
                <w:rPr>
                  <w:sz w:val="18"/>
                  <w:szCs w:val="18"/>
                </w:rPr>
                <w:t>6.916E+16</w:t>
              </w:r>
            </w:ins>
          </w:p>
        </w:tc>
        <w:tc>
          <w:tcPr>
            <w:tcW w:w="1210" w:type="dxa"/>
          </w:tcPr>
          <w:p>
            <w:pPr>
              <w:rPr>
                <w:ins w:id="91801" w:author="Claude" w:date="2026-10-20T00:00:00Z"/>
              </w:rPr>
            </w:pPr>
            <w:ins w:id="91802" w:author="Claude" w:date="2026-10-20T00:00:00Z">
              <w:r>
                <w:rPr>
                  <w:sz w:val="18"/>
                  <w:szCs w:val="18"/>
                </w:rPr>
                <w:t>6.916E+16</w:t>
              </w:r>
            </w:ins>
          </w:p>
        </w:tc>
        <w:tc>
          <w:tcPr>
            <w:tcW w:w="1210" w:type="dxa"/>
          </w:tcPr>
          <w:p>
            <w:pPr>
              <w:rPr>
                <w:ins w:id="91803" w:author="Claude" w:date="2026-10-20T00:00:00Z"/>
              </w:rPr>
            </w:pPr>
            <w:ins w:id="91804" w:author="Claude" w:date="2026-10-20T00:00:00Z">
              <w:r>
                <w:rPr>
                  <w:sz w:val="18"/>
                  <w:szCs w:val="18"/>
                </w:rPr>
                <w:t>6.916E+16</w:t>
              </w:r>
            </w:ins>
          </w:p>
        </w:tc>
        <w:tc>
          <w:tcPr>
            <w:tcW w:w="1210" w:type="dxa"/>
          </w:tcPr>
          <w:p>
            <w:pPr>
              <w:rPr>
                <w:ins w:id="91805" w:author="Claude" w:date="2026-10-20T00:00:00Z"/>
              </w:rPr>
            </w:pPr>
            <w:ins w:id="91806" w:author="Claude" w:date="2026-10-20T00:00:00Z">
              <w:r>
                <w:rPr>
                  <w:sz w:val="18"/>
                  <w:szCs w:val="18"/>
                </w:rPr>
                <w:t>3.458E+11</w:t>
              </w:r>
            </w:ins>
          </w:p>
        </w:tc>
        <w:tc>
          <w:tcPr>
            <w:tcW w:w="1210" w:type="dxa"/>
          </w:tcPr>
          <w:p>
            <w:pPr>
              <w:rPr>
                <w:ins w:id="91807" w:author="Claude" w:date="2026-10-20T00:00:00Z"/>
              </w:rPr>
            </w:pPr>
            <w:ins w:id="91808" w:author="Claude" w:date="2026-10-20T00:00:00Z">
              <w:r>
                <w:rPr>
                  <w:sz w:val="18"/>
                  <w:szCs w:val="18"/>
                </w:rPr>
                <w:t>1.153E+10</w:t>
              </w:r>
            </w:ins>
          </w:p>
        </w:tc>
        <w:tc>
          <w:tcPr>
            <w:tcW w:w="1210" w:type="dxa"/>
          </w:tcPr>
          <w:p>
            <w:pPr>
              <w:rPr>
                <w:ins w:id="91809" w:author="Claude" w:date="2026-10-20T00:00:00Z"/>
              </w:rPr>
            </w:pPr>
            <w:ins w:id="91810" w:author="Claude" w:date="2026-10-20T00:00:00Z">
              <w:r>
                <w:rPr>
                  <w:sz w:val="18"/>
                  <w:szCs w:val="18"/>
                </w:rPr>
                <w:t>1.153E+08</w:t>
              </w:r>
            </w:ins>
          </w:p>
        </w:tc>
        <w:tc>
          <w:tcPr>
            <w:tcW w:w="1210" w:type="dxa"/>
          </w:tcPr>
          <w:p>
            <w:pPr>
              <w:rPr>
                <w:ins w:id="91811" w:author="Claude" w:date="2026-10-20T00:00:00Z"/>
              </w:rPr>
            </w:pPr>
            <w:ins w:id="91812" w:author="Claude" w:date="2026-10-20T00:00:00Z">
              <w:r>
                <w:rPr>
                  <w:sz w:val="18"/>
                  <w:szCs w:val="18"/>
                </w:rPr>
                <w:t>5.763E+07</w:t>
              </w:r>
            </w:ins>
          </w:p>
        </w:tc>
      </w:tr>
      <w:tr>
        <w:trPr>
          <w:ins w:id="91813" w:author="Claude" w:date="2026-10-20T00:00:00Z"/>
        </w:trPr>
        <w:tc>
          <w:tcPr>
            <w:tcW w:w="1150" w:type="dxa"/>
          </w:tcPr>
          <w:p>
            <w:pPr>
              <w:rPr>
                <w:ins w:id="91814" w:author="Claude" w:date="2026-10-20T00:00:00Z"/>
              </w:rPr>
            </w:pPr>
            <w:ins w:id="91815" w:author="Claude" w:date="2026-10-20T00:00:00Z">
              <w:r>
                <w:rPr>
                  <w:sz w:val="18"/>
                  <w:szCs w:val="18"/>
                </w:rPr>
                <w:t>Eu-155</w:t>
              </w:r>
            </w:ins>
          </w:p>
        </w:tc>
        <w:tc>
          <w:tcPr>
            <w:tcW w:w="1210" w:type="dxa"/>
          </w:tcPr>
          <w:p>
            <w:pPr>
              <w:rPr>
                <w:ins w:id="91816" w:author="Claude" w:date="2026-10-20T00:00:00Z"/>
              </w:rPr>
            </w:pPr>
            <w:ins w:id="91817" w:author="Claude" w:date="2026-10-20T00:00:00Z">
              <w:r>
                <w:rPr>
                  <w:sz w:val="18"/>
                  <w:szCs w:val="18"/>
                </w:rPr>
                <w:t>3.730E+16</w:t>
              </w:r>
            </w:ins>
          </w:p>
        </w:tc>
        <w:tc>
          <w:tcPr>
            <w:tcW w:w="1210" w:type="dxa"/>
          </w:tcPr>
          <w:p>
            <w:pPr>
              <w:rPr>
                <w:ins w:id="91818" w:author="Claude" w:date="2026-10-20T00:00:00Z"/>
              </w:rPr>
            </w:pPr>
            <w:ins w:id="91819" w:author="Claude" w:date="2026-10-20T00:00:00Z">
              <w:r>
                <w:rPr>
                  <w:sz w:val="18"/>
                  <w:szCs w:val="18"/>
                </w:rPr>
                <w:t>3.730E+16</w:t>
              </w:r>
            </w:ins>
          </w:p>
        </w:tc>
        <w:tc>
          <w:tcPr>
            <w:tcW w:w="1210" w:type="dxa"/>
          </w:tcPr>
          <w:p>
            <w:pPr>
              <w:rPr>
                <w:ins w:id="91820" w:author="Claude" w:date="2026-10-20T00:00:00Z"/>
              </w:rPr>
            </w:pPr>
            <w:ins w:id="91821" w:author="Claude" w:date="2026-10-20T00:00:00Z">
              <w:r>
                <w:rPr>
                  <w:sz w:val="18"/>
                  <w:szCs w:val="18"/>
                </w:rPr>
                <w:t>3.730E+16</w:t>
              </w:r>
            </w:ins>
          </w:p>
        </w:tc>
        <w:tc>
          <w:tcPr>
            <w:tcW w:w="1210" w:type="dxa"/>
          </w:tcPr>
          <w:p>
            <w:pPr>
              <w:rPr>
                <w:ins w:id="91822" w:author="Claude" w:date="2026-10-20T00:00:00Z"/>
              </w:rPr>
            </w:pPr>
            <w:ins w:id="91823" w:author="Claude" w:date="2026-10-20T00:00:00Z">
              <w:r>
                <w:rPr>
                  <w:sz w:val="18"/>
                  <w:szCs w:val="18"/>
                </w:rPr>
                <w:t>1.865E+11</w:t>
              </w:r>
            </w:ins>
          </w:p>
        </w:tc>
        <w:tc>
          <w:tcPr>
            <w:tcW w:w="1210" w:type="dxa"/>
          </w:tcPr>
          <w:p>
            <w:pPr>
              <w:rPr>
                <w:ins w:id="91824" w:author="Claude" w:date="2026-10-20T00:00:00Z"/>
              </w:rPr>
            </w:pPr>
            <w:ins w:id="91825" w:author="Claude" w:date="2026-10-20T00:00:00Z">
              <w:r>
                <w:rPr>
                  <w:sz w:val="18"/>
                  <w:szCs w:val="18"/>
                </w:rPr>
                <w:t>6.217E+09</w:t>
              </w:r>
            </w:ins>
          </w:p>
        </w:tc>
        <w:tc>
          <w:tcPr>
            <w:tcW w:w="1210" w:type="dxa"/>
          </w:tcPr>
          <w:p>
            <w:pPr>
              <w:rPr>
                <w:ins w:id="91826" w:author="Claude" w:date="2026-10-20T00:00:00Z"/>
              </w:rPr>
            </w:pPr>
            <w:ins w:id="91827" w:author="Claude" w:date="2026-10-20T00:00:00Z">
              <w:r>
                <w:rPr>
                  <w:sz w:val="18"/>
                  <w:szCs w:val="18"/>
                </w:rPr>
                <w:t>6.217E+07</w:t>
              </w:r>
            </w:ins>
          </w:p>
        </w:tc>
        <w:tc>
          <w:tcPr>
            <w:tcW w:w="1210" w:type="dxa"/>
          </w:tcPr>
          <w:p>
            <w:pPr>
              <w:rPr>
                <w:ins w:id="91828" w:author="Claude" w:date="2026-10-20T00:00:00Z"/>
              </w:rPr>
            </w:pPr>
            <w:ins w:id="91829" w:author="Claude" w:date="2026-10-20T00:00:00Z">
              <w:r>
                <w:rPr>
                  <w:sz w:val="18"/>
                  <w:szCs w:val="18"/>
                </w:rPr>
                <w:t>3.109E+07</w:t>
              </w:r>
            </w:ins>
          </w:p>
        </w:tc>
      </w:tr>
      <w:tr>
        <w:trPr>
          <w:ins w:id="91830" w:author="Claude" w:date="2026-10-20T00:00:00Z"/>
        </w:trPr>
        <w:tc>
          <w:tcPr>
            <w:tcW w:w="1150" w:type="dxa"/>
          </w:tcPr>
          <w:p>
            <w:pPr>
              <w:rPr>
                <w:ins w:id="91831" w:author="Claude" w:date="2026-10-20T00:00:00Z"/>
              </w:rPr>
            </w:pPr>
            <w:ins w:id="91832" w:author="Claude" w:date="2026-10-20T00:00:00Z">
              <w:r>
                <w:rPr>
                  <w:sz w:val="18"/>
                  <w:szCs w:val="18"/>
                </w:rPr>
                <w:t>Pu-238</w:t>
              </w:r>
            </w:ins>
          </w:p>
        </w:tc>
        <w:tc>
          <w:tcPr>
            <w:tcW w:w="1210" w:type="dxa"/>
          </w:tcPr>
          <w:p>
            <w:pPr>
              <w:rPr>
                <w:ins w:id="91833" w:author="Claude" w:date="2026-10-20T00:00:00Z"/>
              </w:rPr>
            </w:pPr>
            <w:ins w:id="91834" w:author="Claude" w:date="2026-10-20T00:00:00Z">
              <w:r>
                <w:rPr>
                  <w:sz w:val="18"/>
                  <w:szCs w:val="18"/>
                </w:rPr>
                <w:t>2.906E+16</w:t>
              </w:r>
            </w:ins>
          </w:p>
        </w:tc>
        <w:tc>
          <w:tcPr>
            <w:tcW w:w="1210" w:type="dxa"/>
          </w:tcPr>
          <w:p>
            <w:pPr>
              <w:rPr>
                <w:ins w:id="91835" w:author="Claude" w:date="2026-10-20T00:00:00Z"/>
              </w:rPr>
            </w:pPr>
            <w:ins w:id="91836" w:author="Claude" w:date="2026-10-20T00:00:00Z">
              <w:r>
                <w:rPr>
                  <w:sz w:val="18"/>
                  <w:szCs w:val="18"/>
                </w:rPr>
                <w:t>2.906E+16</w:t>
              </w:r>
            </w:ins>
          </w:p>
        </w:tc>
        <w:tc>
          <w:tcPr>
            <w:tcW w:w="1210" w:type="dxa"/>
          </w:tcPr>
          <w:p>
            <w:pPr>
              <w:rPr>
                <w:ins w:id="91837" w:author="Claude" w:date="2026-10-20T00:00:00Z"/>
              </w:rPr>
            </w:pPr>
            <w:ins w:id="91838" w:author="Claude" w:date="2026-10-20T00:00:00Z">
              <w:r>
                <w:rPr>
                  <w:sz w:val="18"/>
                  <w:szCs w:val="18"/>
                </w:rPr>
                <w:t>2.906E+14</w:t>
              </w:r>
            </w:ins>
          </w:p>
        </w:tc>
        <w:tc>
          <w:tcPr>
            <w:tcW w:w="1210" w:type="dxa"/>
          </w:tcPr>
          <w:p>
            <w:pPr>
              <w:rPr>
                <w:ins w:id="91839" w:author="Claude" w:date="2026-10-20T00:00:00Z"/>
              </w:rPr>
            </w:pPr>
            <w:ins w:id="91840" w:author="Claude" w:date="2026-10-20T00:00:00Z">
              <w:r>
                <w:rPr>
                  <w:sz w:val="18"/>
                  <w:szCs w:val="18"/>
                </w:rPr>
                <w:t>1.453E+08</w:t>
              </w:r>
            </w:ins>
          </w:p>
        </w:tc>
        <w:tc>
          <w:tcPr>
            <w:tcW w:w="1210" w:type="dxa"/>
          </w:tcPr>
          <w:p>
            <w:pPr>
              <w:rPr>
                <w:ins w:id="91841" w:author="Claude" w:date="2026-10-20T00:00:00Z"/>
              </w:rPr>
            </w:pPr>
            <w:ins w:id="91842" w:author="Claude" w:date="2026-10-20T00:00:00Z">
              <w:r>
                <w:rPr>
                  <w:sz w:val="18"/>
                  <w:szCs w:val="18"/>
                </w:rPr>
                <w:t>4.843E+06</w:t>
              </w:r>
            </w:ins>
          </w:p>
        </w:tc>
        <w:tc>
          <w:tcPr>
            <w:tcW w:w="1210" w:type="dxa"/>
          </w:tcPr>
          <w:p>
            <w:pPr>
              <w:rPr>
                <w:ins w:id="91843" w:author="Claude" w:date="2026-10-20T00:00:00Z"/>
              </w:rPr>
            </w:pPr>
            <w:ins w:id="91844" w:author="Claude" w:date="2026-10-20T00:00:00Z">
              <w:r>
                <w:rPr>
                  <w:sz w:val="18"/>
                  <w:szCs w:val="18"/>
                </w:rPr>
                <w:t>4.843E+04</w:t>
              </w:r>
            </w:ins>
          </w:p>
        </w:tc>
        <w:tc>
          <w:tcPr>
            <w:tcW w:w="1210" w:type="dxa"/>
          </w:tcPr>
          <w:p>
            <w:pPr>
              <w:rPr>
                <w:ins w:id="91845" w:author="Claude" w:date="2026-10-20T00:00:00Z"/>
              </w:rPr>
            </w:pPr>
            <w:ins w:id="91846" w:author="Claude" w:date="2026-10-20T00:00:00Z">
              <w:r>
                <w:rPr>
                  <w:sz w:val="18"/>
                  <w:szCs w:val="18"/>
                </w:rPr>
                <w:t>2.422E+04</w:t>
              </w:r>
            </w:ins>
          </w:p>
        </w:tc>
      </w:tr>
      <w:tr>
        <w:trPr>
          <w:ins w:id="91847" w:author="Claude" w:date="2026-10-20T00:00:00Z"/>
        </w:trPr>
        <w:tc>
          <w:tcPr>
            <w:tcW w:w="1150" w:type="dxa"/>
          </w:tcPr>
          <w:p>
            <w:pPr>
              <w:rPr>
                <w:ins w:id="91848" w:author="Claude" w:date="2026-10-20T00:00:00Z"/>
              </w:rPr>
            </w:pPr>
            <w:ins w:id="91849" w:author="Claude" w:date="2026-10-20T00:00:00Z">
              <w:r>
                <w:rPr>
                  <w:sz w:val="18"/>
                  <w:szCs w:val="18"/>
                </w:rPr>
                <w:t>Sm-151</w:t>
              </w:r>
            </w:ins>
          </w:p>
        </w:tc>
        <w:tc>
          <w:tcPr>
            <w:tcW w:w="1210" w:type="dxa"/>
          </w:tcPr>
          <w:p>
            <w:pPr>
              <w:rPr>
                <w:ins w:id="91850" w:author="Claude" w:date="2026-10-20T00:00:00Z"/>
              </w:rPr>
            </w:pPr>
            <w:ins w:id="91851" w:author="Claude" w:date="2026-10-20T00:00:00Z">
              <w:r>
                <w:rPr>
                  <w:sz w:val="18"/>
                  <w:szCs w:val="18"/>
                </w:rPr>
                <w:t>6.057E+15</w:t>
              </w:r>
            </w:ins>
          </w:p>
        </w:tc>
        <w:tc>
          <w:tcPr>
            <w:tcW w:w="1210" w:type="dxa"/>
          </w:tcPr>
          <w:p>
            <w:pPr>
              <w:rPr>
                <w:ins w:id="91852" w:author="Claude" w:date="2026-10-20T00:00:00Z"/>
              </w:rPr>
            </w:pPr>
            <w:ins w:id="91853" w:author="Claude" w:date="2026-10-20T00:00:00Z">
              <w:r>
                <w:rPr>
                  <w:sz w:val="18"/>
                  <w:szCs w:val="18"/>
                </w:rPr>
                <w:t>6.057E+15</w:t>
              </w:r>
            </w:ins>
          </w:p>
        </w:tc>
        <w:tc>
          <w:tcPr>
            <w:tcW w:w="1210" w:type="dxa"/>
          </w:tcPr>
          <w:p>
            <w:pPr>
              <w:rPr>
                <w:ins w:id="91854" w:author="Claude" w:date="2026-10-20T00:00:00Z"/>
              </w:rPr>
            </w:pPr>
            <w:ins w:id="91855" w:author="Claude" w:date="2026-10-20T00:00:00Z">
              <w:r>
                <w:rPr>
                  <w:sz w:val="18"/>
                  <w:szCs w:val="18"/>
                </w:rPr>
                <w:t>1.211E+14</w:t>
              </w:r>
            </w:ins>
          </w:p>
        </w:tc>
        <w:tc>
          <w:tcPr>
            <w:tcW w:w="1210" w:type="dxa"/>
          </w:tcPr>
          <w:p>
            <w:pPr>
              <w:rPr>
                <w:ins w:id="91856" w:author="Claude" w:date="2026-10-20T00:00:00Z"/>
              </w:rPr>
            </w:pPr>
            <w:ins w:id="91857" w:author="Claude" w:date="2026-10-20T00:00:00Z">
              <w:r>
                <w:rPr>
                  <w:sz w:val="18"/>
                  <w:szCs w:val="18"/>
                </w:rPr>
                <w:t>6.057E+07</w:t>
              </w:r>
            </w:ins>
          </w:p>
        </w:tc>
        <w:tc>
          <w:tcPr>
            <w:tcW w:w="1210" w:type="dxa"/>
          </w:tcPr>
          <w:p>
            <w:pPr>
              <w:rPr>
                <w:ins w:id="91858" w:author="Claude" w:date="2026-10-20T00:00:00Z"/>
              </w:rPr>
            </w:pPr>
            <w:ins w:id="91859" w:author="Claude" w:date="2026-10-20T00:00:00Z">
              <w:r>
                <w:rPr>
                  <w:sz w:val="18"/>
                  <w:szCs w:val="18"/>
                </w:rPr>
                <w:t>2.019E+06</w:t>
              </w:r>
            </w:ins>
          </w:p>
        </w:tc>
        <w:tc>
          <w:tcPr>
            <w:tcW w:w="1210" w:type="dxa"/>
          </w:tcPr>
          <w:p>
            <w:pPr>
              <w:rPr>
                <w:ins w:id="91860" w:author="Claude" w:date="2026-10-20T00:00:00Z"/>
              </w:rPr>
            </w:pPr>
            <w:ins w:id="91861" w:author="Claude" w:date="2026-10-20T00:00:00Z">
              <w:r>
                <w:rPr>
                  <w:sz w:val="18"/>
                  <w:szCs w:val="18"/>
                </w:rPr>
                <w:t>2.019E+04</w:t>
              </w:r>
            </w:ins>
          </w:p>
        </w:tc>
        <w:tc>
          <w:tcPr>
            <w:tcW w:w="1210" w:type="dxa"/>
          </w:tcPr>
          <w:p>
            <w:pPr>
              <w:rPr>
                <w:ins w:id="91862" w:author="Claude" w:date="2026-10-20T00:00:00Z"/>
              </w:rPr>
            </w:pPr>
            <w:ins w:id="91863" w:author="Claude" w:date="2026-10-20T00:00:00Z">
              <w:r>
                <w:rPr>
                  <w:sz w:val="18"/>
                  <w:szCs w:val="18"/>
                </w:rPr>
                <w:t>1.010E+04</w:t>
              </w:r>
            </w:ins>
          </w:p>
        </w:tc>
      </w:tr>
      <w:tr>
        <w:trPr>
          <w:ins w:id="91864" w:author="Claude" w:date="2026-10-20T00:00:00Z"/>
        </w:trPr>
        <w:tc>
          <w:tcPr>
            <w:tcW w:w="1150" w:type="dxa"/>
          </w:tcPr>
          <w:p>
            <w:pPr>
              <w:rPr>
                <w:ins w:id="91865" w:author="Claude" w:date="2026-10-20T00:00:00Z"/>
              </w:rPr>
            </w:pPr>
            <w:ins w:id="91866" w:author="Claude" w:date="2026-10-20T00:00:00Z">
              <w:r>
                <w:rPr>
                  <w:sz w:val="18"/>
                  <w:szCs w:val="18"/>
                </w:rPr>
                <w:t>Pu-240</w:t>
              </w:r>
            </w:ins>
          </w:p>
        </w:tc>
        <w:tc>
          <w:tcPr>
            <w:tcW w:w="1210" w:type="dxa"/>
          </w:tcPr>
          <w:p>
            <w:pPr>
              <w:rPr>
                <w:ins w:id="91867" w:author="Claude" w:date="2026-10-20T00:00:00Z"/>
              </w:rPr>
            </w:pPr>
            <w:ins w:id="91868" w:author="Claude" w:date="2026-10-20T00:00:00Z">
              <w:r>
                <w:rPr>
                  <w:sz w:val="18"/>
                  <w:szCs w:val="18"/>
                </w:rPr>
                <w:t>3.676E+15</w:t>
              </w:r>
            </w:ins>
          </w:p>
        </w:tc>
        <w:tc>
          <w:tcPr>
            <w:tcW w:w="1210" w:type="dxa"/>
          </w:tcPr>
          <w:p>
            <w:pPr>
              <w:rPr>
                <w:ins w:id="91869" w:author="Claude" w:date="2026-10-20T00:00:00Z"/>
              </w:rPr>
            </w:pPr>
            <w:ins w:id="91870" w:author="Claude" w:date="2026-10-20T00:00:00Z">
              <w:r>
                <w:rPr>
                  <w:sz w:val="18"/>
                  <w:szCs w:val="18"/>
                </w:rPr>
                <w:t>3.676E+15</w:t>
              </w:r>
            </w:ins>
          </w:p>
        </w:tc>
        <w:tc>
          <w:tcPr>
            <w:tcW w:w="1210" w:type="dxa"/>
          </w:tcPr>
          <w:p>
            <w:pPr>
              <w:rPr>
                <w:ins w:id="91871" w:author="Claude" w:date="2026-10-20T00:00:00Z"/>
              </w:rPr>
            </w:pPr>
            <w:ins w:id="91872" w:author="Claude" w:date="2026-10-20T00:00:00Z">
              <w:r>
                <w:rPr>
                  <w:sz w:val="18"/>
                  <w:szCs w:val="18"/>
                </w:rPr>
                <w:t>3.676E+13</w:t>
              </w:r>
            </w:ins>
          </w:p>
        </w:tc>
        <w:tc>
          <w:tcPr>
            <w:tcW w:w="1210" w:type="dxa"/>
          </w:tcPr>
          <w:p>
            <w:pPr>
              <w:rPr>
                <w:ins w:id="91873" w:author="Claude" w:date="2026-10-20T00:00:00Z"/>
              </w:rPr>
            </w:pPr>
            <w:ins w:id="91874" w:author="Claude" w:date="2026-10-20T00:00:00Z">
              <w:r>
                <w:rPr>
                  <w:sz w:val="18"/>
                  <w:szCs w:val="18"/>
                </w:rPr>
                <w:t>1.838E+07</w:t>
              </w:r>
            </w:ins>
          </w:p>
        </w:tc>
        <w:tc>
          <w:tcPr>
            <w:tcW w:w="1210" w:type="dxa"/>
          </w:tcPr>
          <w:p>
            <w:pPr>
              <w:rPr>
                <w:ins w:id="91875" w:author="Claude" w:date="2026-10-20T00:00:00Z"/>
              </w:rPr>
            </w:pPr>
            <w:ins w:id="91876" w:author="Claude" w:date="2026-10-20T00:00:00Z">
              <w:r>
                <w:rPr>
                  <w:sz w:val="18"/>
                  <w:szCs w:val="18"/>
                </w:rPr>
                <w:t>6.127E+05</w:t>
              </w:r>
            </w:ins>
          </w:p>
        </w:tc>
        <w:tc>
          <w:tcPr>
            <w:tcW w:w="1210" w:type="dxa"/>
          </w:tcPr>
          <w:p>
            <w:pPr>
              <w:rPr>
                <w:ins w:id="91877" w:author="Claude" w:date="2026-10-20T00:00:00Z"/>
              </w:rPr>
            </w:pPr>
            <w:ins w:id="91878" w:author="Claude" w:date="2026-10-20T00:00:00Z">
              <w:r>
                <w:rPr>
                  <w:sz w:val="18"/>
                  <w:szCs w:val="18"/>
                </w:rPr>
                <w:t>6.127E+03</w:t>
              </w:r>
            </w:ins>
          </w:p>
        </w:tc>
        <w:tc>
          <w:tcPr>
            <w:tcW w:w="1210" w:type="dxa"/>
          </w:tcPr>
          <w:p>
            <w:pPr>
              <w:rPr>
                <w:ins w:id="91879" w:author="Claude" w:date="2026-10-20T00:00:00Z"/>
              </w:rPr>
            </w:pPr>
            <w:ins w:id="91880" w:author="Claude" w:date="2026-10-20T00:00:00Z">
              <w:r>
                <w:rPr>
                  <w:sz w:val="18"/>
                  <w:szCs w:val="18"/>
                </w:rPr>
                <w:t>3.063E+03</w:t>
              </w:r>
            </w:ins>
          </w:p>
        </w:tc>
      </w:tr>
      <w:tr>
        <w:trPr>
          <w:ins w:id="91881" w:author="Claude" w:date="2026-10-20T00:00:00Z"/>
        </w:trPr>
        <w:tc>
          <w:tcPr>
            <w:tcW w:w="1150" w:type="dxa"/>
          </w:tcPr>
          <w:p>
            <w:pPr>
              <w:rPr>
                <w:ins w:id="91882" w:author="Claude" w:date="2026-10-20T00:00:00Z"/>
              </w:rPr>
            </w:pPr>
            <w:ins w:id="91883" w:author="Claude" w:date="2026-10-20T00:00:00Z">
              <w:r>
                <w:rPr>
                  <w:sz w:val="18"/>
                  <w:szCs w:val="18"/>
                </w:rPr>
                <w:t>Pu-239</w:t>
              </w:r>
            </w:ins>
          </w:p>
        </w:tc>
        <w:tc>
          <w:tcPr>
            <w:tcW w:w="1210" w:type="dxa"/>
          </w:tcPr>
          <w:p>
            <w:pPr>
              <w:rPr>
                <w:ins w:id="91884" w:author="Claude" w:date="2026-10-20T00:00:00Z"/>
              </w:rPr>
            </w:pPr>
            <w:ins w:id="91885" w:author="Claude" w:date="2026-10-20T00:00:00Z">
              <w:r>
                <w:rPr>
                  <w:sz w:val="18"/>
                  <w:szCs w:val="18"/>
                </w:rPr>
                <w:t>3.293E+15</w:t>
              </w:r>
            </w:ins>
          </w:p>
        </w:tc>
        <w:tc>
          <w:tcPr>
            <w:tcW w:w="1210" w:type="dxa"/>
          </w:tcPr>
          <w:p>
            <w:pPr>
              <w:rPr>
                <w:ins w:id="91886" w:author="Claude" w:date="2026-10-20T00:00:00Z"/>
              </w:rPr>
            </w:pPr>
            <w:ins w:id="91887" w:author="Claude" w:date="2026-10-20T00:00:00Z">
              <w:r>
                <w:rPr>
                  <w:sz w:val="18"/>
                  <w:szCs w:val="18"/>
                </w:rPr>
                <w:t>3.293E+15</w:t>
              </w:r>
            </w:ins>
          </w:p>
        </w:tc>
        <w:tc>
          <w:tcPr>
            <w:tcW w:w="1210" w:type="dxa"/>
          </w:tcPr>
          <w:p>
            <w:pPr>
              <w:rPr>
                <w:ins w:id="91888" w:author="Claude" w:date="2026-10-20T00:00:00Z"/>
              </w:rPr>
            </w:pPr>
            <w:ins w:id="91889" w:author="Claude" w:date="2026-10-20T00:00:00Z">
              <w:r>
                <w:rPr>
                  <w:sz w:val="18"/>
                  <w:szCs w:val="18"/>
                </w:rPr>
                <w:t>3.293E+13</w:t>
              </w:r>
            </w:ins>
          </w:p>
        </w:tc>
        <w:tc>
          <w:tcPr>
            <w:tcW w:w="1210" w:type="dxa"/>
          </w:tcPr>
          <w:p>
            <w:pPr>
              <w:rPr>
                <w:ins w:id="91890" w:author="Claude" w:date="2026-10-20T00:00:00Z"/>
              </w:rPr>
            </w:pPr>
            <w:ins w:id="91891" w:author="Claude" w:date="2026-10-20T00:00:00Z">
              <w:r>
                <w:rPr>
                  <w:sz w:val="18"/>
                  <w:szCs w:val="18"/>
                </w:rPr>
                <w:t>1.646E+07</w:t>
              </w:r>
            </w:ins>
          </w:p>
        </w:tc>
        <w:tc>
          <w:tcPr>
            <w:tcW w:w="1210" w:type="dxa"/>
          </w:tcPr>
          <w:p>
            <w:pPr>
              <w:rPr>
                <w:ins w:id="91892" w:author="Claude" w:date="2026-10-20T00:00:00Z"/>
              </w:rPr>
            </w:pPr>
            <w:ins w:id="91893" w:author="Claude" w:date="2026-10-20T00:00:00Z">
              <w:r>
                <w:rPr>
                  <w:sz w:val="18"/>
                  <w:szCs w:val="18"/>
                </w:rPr>
                <w:t>5.488E+05</w:t>
              </w:r>
            </w:ins>
          </w:p>
        </w:tc>
        <w:tc>
          <w:tcPr>
            <w:tcW w:w="1210" w:type="dxa"/>
          </w:tcPr>
          <w:p>
            <w:pPr>
              <w:rPr>
                <w:ins w:id="91894" w:author="Claude" w:date="2026-10-20T00:00:00Z"/>
              </w:rPr>
            </w:pPr>
            <w:ins w:id="91895" w:author="Claude" w:date="2026-10-20T00:00:00Z">
              <w:r>
                <w:rPr>
                  <w:sz w:val="18"/>
                  <w:szCs w:val="18"/>
                </w:rPr>
                <w:t>5.488E+03</w:t>
              </w:r>
            </w:ins>
          </w:p>
        </w:tc>
        <w:tc>
          <w:tcPr>
            <w:tcW w:w="1210" w:type="dxa"/>
          </w:tcPr>
          <w:p>
            <w:pPr>
              <w:rPr>
                <w:ins w:id="91896" w:author="Claude" w:date="2026-10-20T00:00:00Z"/>
              </w:rPr>
            </w:pPr>
            <w:ins w:id="91897" w:author="Claude" w:date="2026-10-20T00:00:00Z">
              <w:r>
                <w:rPr>
                  <w:sz w:val="18"/>
                  <w:szCs w:val="18"/>
                </w:rPr>
                <w:t>2.744E+03</w:t>
              </w:r>
            </w:ins>
          </w:p>
        </w:tc>
      </w:tr>
      <w:tr>
        <w:trPr>
          <w:ins w:id="91898" w:author="Claude" w:date="2026-10-20T00:00:00Z"/>
        </w:trPr>
        <w:tc>
          <w:tcPr>
            <w:tcW w:w="1150" w:type="dxa"/>
          </w:tcPr>
          <w:p>
            <w:pPr>
              <w:rPr>
                <w:ins w:id="91899" w:author="Claude" w:date="2026-10-20T00:00:00Z"/>
              </w:rPr>
            </w:pPr>
            <w:ins w:id="91900" w:author="Claude" w:date="2026-10-20T00:00:00Z">
              <w:r>
                <w:rPr>
                  <w:sz w:val="18"/>
                  <w:szCs w:val="18"/>
                </w:rPr>
                <w:t>Am-241</w:t>
              </w:r>
            </w:ins>
          </w:p>
        </w:tc>
        <w:tc>
          <w:tcPr>
            <w:tcW w:w="1210" w:type="dxa"/>
          </w:tcPr>
          <w:p>
            <w:pPr>
              <w:rPr>
                <w:ins w:id="91901" w:author="Claude" w:date="2026-10-20T00:00:00Z"/>
              </w:rPr>
            </w:pPr>
            <w:ins w:id="91902" w:author="Claude" w:date="2026-10-20T00:00:00Z">
              <w:r>
                <w:rPr>
                  <w:sz w:val="18"/>
                  <w:szCs w:val="18"/>
                </w:rPr>
                <w:t>4.953E+14</w:t>
              </w:r>
            </w:ins>
          </w:p>
        </w:tc>
        <w:tc>
          <w:tcPr>
            <w:tcW w:w="1210" w:type="dxa"/>
          </w:tcPr>
          <w:p>
            <w:pPr>
              <w:rPr>
                <w:ins w:id="91903" w:author="Claude" w:date="2026-10-20T00:00:00Z"/>
              </w:rPr>
            </w:pPr>
            <w:ins w:id="91904" w:author="Claude" w:date="2026-10-20T00:00:00Z">
              <w:r>
                <w:rPr>
                  <w:sz w:val="18"/>
                  <w:szCs w:val="18"/>
                </w:rPr>
                <w:t>4.953E+14</w:t>
              </w:r>
            </w:ins>
          </w:p>
        </w:tc>
        <w:tc>
          <w:tcPr>
            <w:tcW w:w="1210" w:type="dxa"/>
          </w:tcPr>
          <w:p>
            <w:pPr>
              <w:rPr>
                <w:ins w:id="91905" w:author="Claude" w:date="2026-10-20T00:00:00Z"/>
              </w:rPr>
            </w:pPr>
            <w:ins w:id="91906" w:author="Claude" w:date="2026-10-20T00:00:00Z">
              <w:r>
                <w:rPr>
                  <w:sz w:val="18"/>
                  <w:szCs w:val="18"/>
                </w:rPr>
                <w:t>4.953E+12</w:t>
              </w:r>
            </w:ins>
          </w:p>
        </w:tc>
        <w:tc>
          <w:tcPr>
            <w:tcW w:w="1210" w:type="dxa"/>
          </w:tcPr>
          <w:p>
            <w:pPr>
              <w:rPr>
                <w:ins w:id="91907" w:author="Claude" w:date="2026-10-20T00:00:00Z"/>
              </w:rPr>
            </w:pPr>
            <w:ins w:id="91908" w:author="Claude" w:date="2026-10-20T00:00:00Z">
              <w:r>
                <w:rPr>
                  <w:sz w:val="18"/>
                  <w:szCs w:val="18"/>
                </w:rPr>
                <w:t>2.476E+06</w:t>
              </w:r>
            </w:ins>
          </w:p>
        </w:tc>
        <w:tc>
          <w:tcPr>
            <w:tcW w:w="1210" w:type="dxa"/>
          </w:tcPr>
          <w:p>
            <w:pPr>
              <w:rPr>
                <w:ins w:id="91909" w:author="Claude" w:date="2026-10-20T00:00:00Z"/>
              </w:rPr>
            </w:pPr>
            <w:ins w:id="91910" w:author="Claude" w:date="2026-10-20T00:00:00Z">
              <w:r>
                <w:rPr>
                  <w:sz w:val="18"/>
                  <w:szCs w:val="18"/>
                </w:rPr>
                <w:t>8.254E+04</w:t>
              </w:r>
            </w:ins>
          </w:p>
        </w:tc>
        <w:tc>
          <w:tcPr>
            <w:tcW w:w="1210" w:type="dxa"/>
          </w:tcPr>
          <w:p>
            <w:pPr>
              <w:rPr>
                <w:ins w:id="91911" w:author="Claude" w:date="2026-10-20T00:00:00Z"/>
              </w:rPr>
            </w:pPr>
            <w:ins w:id="91912" w:author="Claude" w:date="2026-10-20T00:00:00Z">
              <w:r>
                <w:rPr>
                  <w:sz w:val="18"/>
                  <w:szCs w:val="18"/>
                </w:rPr>
                <w:t>8.254E+02</w:t>
              </w:r>
            </w:ins>
          </w:p>
        </w:tc>
        <w:tc>
          <w:tcPr>
            <w:tcW w:w="1210" w:type="dxa"/>
          </w:tcPr>
          <w:p>
            <w:pPr>
              <w:rPr>
                <w:ins w:id="91913" w:author="Claude" w:date="2026-10-20T00:00:00Z"/>
              </w:rPr>
            </w:pPr>
            <w:ins w:id="91914" w:author="Claude" w:date="2026-10-20T00:00:00Z">
              <w:r>
                <w:rPr>
                  <w:sz w:val="18"/>
                  <w:szCs w:val="18"/>
                </w:rPr>
                <w:t>4.127E+02</w:t>
              </w:r>
            </w:ins>
          </w:p>
        </w:tc>
      </w:tr>
      <w:tr>
        <w:trPr>
          <w:ins w:id="91915" w:author="Claude" w:date="2026-10-20T00:00:00Z"/>
        </w:trPr>
        <w:tc>
          <w:tcPr>
            <w:tcW w:w="1150" w:type="dxa"/>
          </w:tcPr>
          <w:p>
            <w:pPr>
              <w:rPr>
                <w:ins w:id="91916" w:author="Claude" w:date="2026-10-20T00:00:00Z"/>
              </w:rPr>
            </w:pPr>
            <w:ins w:id="91917" w:author="Claude" w:date="2026-10-20T00:00:00Z">
              <w:r>
                <w:rPr>
                  <w:sz w:val="18"/>
                  <w:szCs w:val="18"/>
                </w:rPr>
                <w:t>Am-243</w:t>
              </w:r>
            </w:ins>
          </w:p>
        </w:tc>
        <w:tc>
          <w:tcPr>
            <w:tcW w:w="1210" w:type="dxa"/>
          </w:tcPr>
          <w:p>
            <w:pPr>
              <w:rPr>
                <w:ins w:id="91918" w:author="Claude" w:date="2026-10-20T00:00:00Z"/>
              </w:rPr>
            </w:pPr>
            <w:ins w:id="91919" w:author="Claude" w:date="2026-10-20T00:00:00Z">
              <w:r>
                <w:rPr>
                  <w:sz w:val="18"/>
                  <w:szCs w:val="18"/>
                </w:rPr>
                <w:t>2.314E+14</w:t>
              </w:r>
            </w:ins>
          </w:p>
        </w:tc>
        <w:tc>
          <w:tcPr>
            <w:tcW w:w="1210" w:type="dxa"/>
          </w:tcPr>
          <w:p>
            <w:pPr>
              <w:rPr>
                <w:ins w:id="91920" w:author="Claude" w:date="2026-10-20T00:00:00Z"/>
              </w:rPr>
            </w:pPr>
            <w:ins w:id="91921" w:author="Claude" w:date="2026-10-20T00:00:00Z">
              <w:r>
                <w:rPr>
                  <w:sz w:val="18"/>
                  <w:szCs w:val="18"/>
                </w:rPr>
                <w:t>2.314E+14</w:t>
              </w:r>
            </w:ins>
          </w:p>
        </w:tc>
        <w:tc>
          <w:tcPr>
            <w:tcW w:w="1210" w:type="dxa"/>
          </w:tcPr>
          <w:p>
            <w:pPr>
              <w:rPr>
                <w:ins w:id="91922" w:author="Claude" w:date="2026-10-20T00:00:00Z"/>
              </w:rPr>
            </w:pPr>
            <w:ins w:id="91923" w:author="Claude" w:date="2026-10-20T00:00:00Z">
              <w:r>
                <w:rPr>
                  <w:sz w:val="18"/>
                  <w:szCs w:val="18"/>
                </w:rPr>
                <w:t>2.314E+12</w:t>
              </w:r>
            </w:ins>
          </w:p>
        </w:tc>
        <w:tc>
          <w:tcPr>
            <w:tcW w:w="1210" w:type="dxa"/>
          </w:tcPr>
          <w:p>
            <w:pPr>
              <w:rPr>
                <w:ins w:id="91924" w:author="Claude" w:date="2026-10-20T00:00:00Z"/>
              </w:rPr>
            </w:pPr>
            <w:ins w:id="91925" w:author="Claude" w:date="2026-10-20T00:00:00Z">
              <w:r>
                <w:rPr>
                  <w:sz w:val="18"/>
                  <w:szCs w:val="18"/>
                </w:rPr>
                <w:t>1.157E+06</w:t>
              </w:r>
            </w:ins>
          </w:p>
        </w:tc>
        <w:tc>
          <w:tcPr>
            <w:tcW w:w="1210" w:type="dxa"/>
          </w:tcPr>
          <w:p>
            <w:pPr>
              <w:rPr>
                <w:ins w:id="91926" w:author="Claude" w:date="2026-10-20T00:00:00Z"/>
              </w:rPr>
            </w:pPr>
            <w:ins w:id="91927" w:author="Claude" w:date="2026-10-20T00:00:00Z">
              <w:r>
                <w:rPr>
                  <w:sz w:val="18"/>
                  <w:szCs w:val="18"/>
                </w:rPr>
                <w:t>3.857E+04</w:t>
              </w:r>
            </w:ins>
          </w:p>
        </w:tc>
        <w:tc>
          <w:tcPr>
            <w:tcW w:w="1210" w:type="dxa"/>
          </w:tcPr>
          <w:p>
            <w:pPr>
              <w:rPr>
                <w:ins w:id="91928" w:author="Claude" w:date="2026-10-20T00:00:00Z"/>
              </w:rPr>
            </w:pPr>
            <w:ins w:id="91929" w:author="Claude" w:date="2026-10-20T00:00:00Z">
              <w:r>
                <w:rPr>
                  <w:sz w:val="18"/>
                  <w:szCs w:val="18"/>
                </w:rPr>
                <w:t>3.857E+02</w:t>
              </w:r>
            </w:ins>
          </w:p>
        </w:tc>
        <w:tc>
          <w:tcPr>
            <w:tcW w:w="1210" w:type="dxa"/>
          </w:tcPr>
          <w:p>
            <w:pPr>
              <w:rPr>
                <w:ins w:id="91930" w:author="Claude" w:date="2026-10-20T00:00:00Z"/>
              </w:rPr>
            </w:pPr>
            <w:ins w:id="91931" w:author="Claude" w:date="2026-10-20T00:00:00Z">
              <w:r>
                <w:rPr>
                  <w:sz w:val="18"/>
                  <w:szCs w:val="18"/>
                </w:rPr>
                <w:t>1.928E+02</w:t>
              </w:r>
            </w:ins>
          </w:p>
        </w:tc>
      </w:tr>
      <w:tr>
        <w:trPr>
          <w:ins w:id="91932" w:author="Claude" w:date="2026-10-20T00:00:00Z"/>
        </w:trPr>
        <w:tc>
          <w:tcPr>
            <w:tcW w:w="1150" w:type="dxa"/>
          </w:tcPr>
          <w:p>
            <w:pPr>
              <w:rPr>
                <w:ins w:id="91933" w:author="Claude" w:date="2026-10-20T00:00:00Z"/>
              </w:rPr>
            </w:pPr>
            <w:ins w:id="91934" w:author="Claude" w:date="2026-10-20T00:00:00Z">
              <w:r>
                <w:rPr>
                  <w:sz w:val="18"/>
                  <w:szCs w:val="18"/>
                </w:rPr>
                <w:t>Tc-99</w:t>
              </w:r>
            </w:ins>
          </w:p>
        </w:tc>
        <w:tc>
          <w:tcPr>
            <w:tcW w:w="1210" w:type="dxa"/>
          </w:tcPr>
          <w:p>
            <w:pPr>
              <w:rPr>
                <w:ins w:id="91935" w:author="Claude" w:date="2026-10-20T00:00:00Z"/>
              </w:rPr>
            </w:pPr>
            <w:ins w:id="91936" w:author="Claude" w:date="2026-10-20T00:00:00Z">
              <w:r>
                <w:rPr>
                  <w:sz w:val="18"/>
                  <w:szCs w:val="18"/>
                </w:rPr>
                <w:t>1.974E+14</w:t>
              </w:r>
            </w:ins>
          </w:p>
        </w:tc>
        <w:tc>
          <w:tcPr>
            <w:tcW w:w="1210" w:type="dxa"/>
          </w:tcPr>
          <w:p>
            <w:pPr>
              <w:rPr>
                <w:ins w:id="91937" w:author="Claude" w:date="2026-10-20T00:00:00Z"/>
              </w:rPr>
            </w:pPr>
            <w:ins w:id="91938" w:author="Claude" w:date="2026-10-20T00:00:00Z">
              <w:r>
                <w:rPr>
                  <w:sz w:val="18"/>
                  <w:szCs w:val="18"/>
                </w:rPr>
                <w:t>1.974E+14</w:t>
              </w:r>
            </w:ins>
          </w:p>
        </w:tc>
        <w:tc>
          <w:tcPr>
            <w:tcW w:w="1210" w:type="dxa"/>
          </w:tcPr>
          <w:p>
            <w:pPr>
              <w:rPr>
                <w:ins w:id="91939" w:author="Claude" w:date="2026-10-20T00:00:00Z"/>
              </w:rPr>
            </w:pPr>
            <w:ins w:id="91940" w:author="Claude" w:date="2026-10-20T00:00:00Z">
              <w:r>
                <w:rPr>
                  <w:sz w:val="18"/>
                  <w:szCs w:val="18"/>
                </w:rPr>
                <w:t>3.949E+12</w:t>
              </w:r>
            </w:ins>
          </w:p>
        </w:tc>
        <w:tc>
          <w:tcPr>
            <w:tcW w:w="1210" w:type="dxa"/>
          </w:tcPr>
          <w:p>
            <w:pPr>
              <w:rPr>
                <w:ins w:id="91941" w:author="Claude" w:date="2026-10-20T00:00:00Z"/>
              </w:rPr>
            </w:pPr>
            <w:ins w:id="91942" w:author="Claude" w:date="2026-10-20T00:00:00Z">
              <w:r>
                <w:rPr>
                  <w:sz w:val="18"/>
                  <w:szCs w:val="18"/>
                </w:rPr>
                <w:t>1.974E+06</w:t>
              </w:r>
            </w:ins>
          </w:p>
        </w:tc>
        <w:tc>
          <w:tcPr>
            <w:tcW w:w="1210" w:type="dxa"/>
          </w:tcPr>
          <w:p>
            <w:pPr>
              <w:rPr>
                <w:ins w:id="91943" w:author="Claude" w:date="2026-10-20T00:00:00Z"/>
              </w:rPr>
            </w:pPr>
            <w:ins w:id="91944" w:author="Claude" w:date="2026-10-20T00:00:00Z">
              <w:r>
                <w:rPr>
                  <w:sz w:val="18"/>
                  <w:szCs w:val="18"/>
                </w:rPr>
                <w:t>6.581E+05</w:t>
              </w:r>
            </w:ins>
          </w:p>
        </w:tc>
        <w:tc>
          <w:tcPr>
            <w:tcW w:w="1210" w:type="dxa"/>
          </w:tcPr>
          <w:p>
            <w:pPr>
              <w:rPr>
                <w:ins w:id="91945" w:author="Claude" w:date="2026-10-20T00:00:00Z"/>
              </w:rPr>
            </w:pPr>
            <w:ins w:id="91946" w:author="Claude" w:date="2026-10-20T00:00:00Z">
              <w:r>
                <w:rPr>
                  <w:sz w:val="18"/>
                  <w:szCs w:val="18"/>
                </w:rPr>
                <w:t>6.581E+03</w:t>
              </w:r>
            </w:ins>
          </w:p>
        </w:tc>
        <w:tc>
          <w:tcPr>
            <w:tcW w:w="1210" w:type="dxa"/>
          </w:tcPr>
          <w:p>
            <w:pPr>
              <w:rPr>
                <w:ins w:id="91947" w:author="Claude" w:date="2026-10-20T00:00:00Z"/>
              </w:rPr>
            </w:pPr>
            <w:ins w:id="91948" w:author="Claude" w:date="2026-10-20T00:00:00Z">
              <w:r>
                <w:rPr>
                  <w:sz w:val="18"/>
                  <w:szCs w:val="18"/>
                </w:rPr>
                <w:t>3.291E+03</w:t>
              </w:r>
            </w:ins>
          </w:p>
        </w:tc>
      </w:tr>
      <w:tr>
        <w:trPr>
          <w:ins w:id="91949" w:author="Claude" w:date="2026-10-20T00:00:00Z"/>
        </w:trPr>
        <w:tc>
          <w:tcPr>
            <w:tcW w:w="1150" w:type="dxa"/>
          </w:tcPr>
          <w:p>
            <w:pPr>
              <w:rPr>
                <w:ins w:id="91950" w:author="Claude" w:date="2026-10-20T00:00:00Z"/>
              </w:rPr>
            </w:pPr>
            <w:ins w:id="91951" w:author="Claude" w:date="2026-10-20T00:00:00Z">
              <w:r>
                <w:rPr>
                  <w:sz w:val="18"/>
                  <w:szCs w:val="18"/>
                </w:rPr>
                <w:t>Zr-93</w:t>
              </w:r>
            </w:ins>
          </w:p>
        </w:tc>
        <w:tc>
          <w:tcPr>
            <w:tcW w:w="1210" w:type="dxa"/>
          </w:tcPr>
          <w:p>
            <w:pPr>
              <w:rPr>
                <w:ins w:id="91952" w:author="Claude" w:date="2026-10-20T00:00:00Z"/>
              </w:rPr>
            </w:pPr>
            <w:ins w:id="91953" w:author="Claude" w:date="2026-10-20T00:00:00Z">
              <w:r>
                <w:rPr>
                  <w:sz w:val="18"/>
                  <w:szCs w:val="18"/>
                </w:rPr>
                <w:t>2.737E+13</w:t>
              </w:r>
            </w:ins>
          </w:p>
        </w:tc>
        <w:tc>
          <w:tcPr>
            <w:tcW w:w="1210" w:type="dxa"/>
          </w:tcPr>
          <w:p>
            <w:pPr>
              <w:rPr>
                <w:ins w:id="91954" w:author="Claude" w:date="2026-10-20T00:00:00Z"/>
              </w:rPr>
            </w:pPr>
            <w:ins w:id="91955" w:author="Claude" w:date="2026-10-20T00:00:00Z">
              <w:r>
                <w:rPr>
                  <w:sz w:val="18"/>
                  <w:szCs w:val="18"/>
                </w:rPr>
                <w:t>2.737E+13</w:t>
              </w:r>
            </w:ins>
          </w:p>
        </w:tc>
        <w:tc>
          <w:tcPr>
            <w:tcW w:w="1210" w:type="dxa"/>
          </w:tcPr>
          <w:p>
            <w:pPr>
              <w:rPr>
                <w:ins w:id="91956" w:author="Claude" w:date="2026-10-20T00:00:00Z"/>
              </w:rPr>
            </w:pPr>
            <w:ins w:id="91957" w:author="Claude" w:date="2026-10-20T00:00:00Z">
              <w:r>
                <w:rPr>
                  <w:sz w:val="18"/>
                  <w:szCs w:val="18"/>
                </w:rPr>
                <w:t>5.474E+11</w:t>
              </w:r>
            </w:ins>
          </w:p>
        </w:tc>
        <w:tc>
          <w:tcPr>
            <w:tcW w:w="1210" w:type="dxa"/>
          </w:tcPr>
          <w:p>
            <w:pPr>
              <w:rPr>
                <w:ins w:id="91958" w:author="Claude" w:date="2026-10-20T00:00:00Z"/>
              </w:rPr>
            </w:pPr>
            <w:ins w:id="91959" w:author="Claude" w:date="2026-10-20T00:00:00Z">
              <w:r>
                <w:rPr>
                  <w:sz w:val="18"/>
                  <w:szCs w:val="18"/>
                </w:rPr>
                <w:t>2.737E+05</w:t>
              </w:r>
            </w:ins>
          </w:p>
        </w:tc>
        <w:tc>
          <w:tcPr>
            <w:tcW w:w="1210" w:type="dxa"/>
          </w:tcPr>
          <w:p>
            <w:pPr>
              <w:rPr>
                <w:ins w:id="91960" w:author="Claude" w:date="2026-10-20T00:00:00Z"/>
              </w:rPr>
            </w:pPr>
            <w:ins w:id="91961" w:author="Claude" w:date="2026-10-20T00:00:00Z">
              <w:r>
                <w:rPr>
                  <w:sz w:val="18"/>
                  <w:szCs w:val="18"/>
                </w:rPr>
                <w:t>9.124E+04</w:t>
              </w:r>
            </w:ins>
          </w:p>
        </w:tc>
        <w:tc>
          <w:tcPr>
            <w:tcW w:w="1210" w:type="dxa"/>
          </w:tcPr>
          <w:p>
            <w:pPr>
              <w:rPr>
                <w:ins w:id="91962" w:author="Claude" w:date="2026-10-20T00:00:00Z"/>
              </w:rPr>
            </w:pPr>
            <w:ins w:id="91963" w:author="Claude" w:date="2026-10-20T00:00:00Z">
              <w:r>
                <w:rPr>
                  <w:sz w:val="18"/>
                  <w:szCs w:val="18"/>
                </w:rPr>
                <w:t>9.124E+02</w:t>
              </w:r>
            </w:ins>
          </w:p>
        </w:tc>
        <w:tc>
          <w:tcPr>
            <w:tcW w:w="1210" w:type="dxa"/>
          </w:tcPr>
          <w:p>
            <w:pPr>
              <w:rPr>
                <w:ins w:id="91964" w:author="Claude" w:date="2026-10-20T00:00:00Z"/>
              </w:rPr>
            </w:pPr>
            <w:ins w:id="91965" w:author="Claude" w:date="2026-10-20T00:00:00Z">
              <w:r>
                <w:rPr>
                  <w:sz w:val="18"/>
                  <w:szCs w:val="18"/>
                </w:rPr>
                <w:t>4.562E+02</w:t>
              </w:r>
            </w:ins>
          </w:p>
        </w:tc>
      </w:tr>
      <w:tr>
        <w:trPr>
          <w:ins w:id="91966" w:author="Claude" w:date="2026-10-20T00:00:00Z"/>
        </w:trPr>
        <w:tc>
          <w:tcPr>
            <w:tcW w:w="1150" w:type="dxa"/>
          </w:tcPr>
          <w:p>
            <w:pPr>
              <w:rPr>
                <w:ins w:id="91967" w:author="Claude" w:date="2026-10-20T00:00:00Z"/>
              </w:rPr>
            </w:pPr>
            <w:ins w:id="91968" w:author="Claude" w:date="2026-10-20T00:00:00Z">
              <w:r>
                <w:rPr>
                  <w:sz w:val="18"/>
                  <w:szCs w:val="18"/>
                </w:rPr>
                <w:t>Pu-242</w:t>
              </w:r>
            </w:ins>
          </w:p>
        </w:tc>
        <w:tc>
          <w:tcPr>
            <w:tcW w:w="1210" w:type="dxa"/>
          </w:tcPr>
          <w:p>
            <w:pPr>
              <w:rPr>
                <w:ins w:id="91969" w:author="Claude" w:date="2026-10-20T00:00:00Z"/>
              </w:rPr>
            </w:pPr>
            <w:ins w:id="91970" w:author="Claude" w:date="2026-10-20T00:00:00Z">
              <w:r>
                <w:rPr>
                  <w:sz w:val="18"/>
                  <w:szCs w:val="18"/>
                </w:rPr>
                <w:t>2.343E+13</w:t>
              </w:r>
            </w:ins>
          </w:p>
        </w:tc>
        <w:tc>
          <w:tcPr>
            <w:tcW w:w="1210" w:type="dxa"/>
          </w:tcPr>
          <w:p>
            <w:pPr>
              <w:rPr>
                <w:ins w:id="91971" w:author="Claude" w:date="2026-10-20T00:00:00Z"/>
              </w:rPr>
            </w:pPr>
            <w:ins w:id="91972" w:author="Claude" w:date="2026-10-20T00:00:00Z">
              <w:r>
                <w:rPr>
                  <w:sz w:val="18"/>
                  <w:szCs w:val="18"/>
                </w:rPr>
                <w:t>2.343E+13</w:t>
              </w:r>
            </w:ins>
          </w:p>
        </w:tc>
        <w:tc>
          <w:tcPr>
            <w:tcW w:w="1210" w:type="dxa"/>
          </w:tcPr>
          <w:p>
            <w:pPr>
              <w:rPr>
                <w:ins w:id="91973" w:author="Claude" w:date="2026-10-20T00:00:00Z"/>
              </w:rPr>
            </w:pPr>
            <w:ins w:id="91974" w:author="Claude" w:date="2026-10-20T00:00:00Z">
              <w:r>
                <w:rPr>
                  <w:sz w:val="18"/>
                  <w:szCs w:val="18"/>
                </w:rPr>
                <w:t>2.343E+11</w:t>
              </w:r>
            </w:ins>
          </w:p>
        </w:tc>
        <w:tc>
          <w:tcPr>
            <w:tcW w:w="1210" w:type="dxa"/>
          </w:tcPr>
          <w:p>
            <w:pPr>
              <w:rPr>
                <w:ins w:id="91975" w:author="Claude" w:date="2026-10-20T00:00:00Z"/>
              </w:rPr>
            </w:pPr>
            <w:ins w:id="91976" w:author="Claude" w:date="2026-10-20T00:00:00Z">
              <w:r>
                <w:rPr>
                  <w:sz w:val="18"/>
                  <w:szCs w:val="18"/>
                </w:rPr>
                <w:t>1.172E+05</w:t>
              </w:r>
            </w:ins>
          </w:p>
        </w:tc>
        <w:tc>
          <w:tcPr>
            <w:tcW w:w="1210" w:type="dxa"/>
          </w:tcPr>
          <w:p>
            <w:pPr>
              <w:rPr>
                <w:ins w:id="91977" w:author="Claude" w:date="2026-10-20T00:00:00Z"/>
              </w:rPr>
            </w:pPr>
            <w:ins w:id="91978" w:author="Claude" w:date="2026-10-20T00:00:00Z">
              <w:r>
                <w:rPr>
                  <w:sz w:val="18"/>
                  <w:szCs w:val="18"/>
                </w:rPr>
                <w:t>3.906E+03</w:t>
              </w:r>
            </w:ins>
          </w:p>
        </w:tc>
        <w:tc>
          <w:tcPr>
            <w:tcW w:w="1210" w:type="dxa"/>
          </w:tcPr>
          <w:p>
            <w:pPr>
              <w:rPr>
                <w:ins w:id="91979" w:author="Claude" w:date="2026-10-20T00:00:00Z"/>
              </w:rPr>
            </w:pPr>
            <w:ins w:id="91980" w:author="Claude" w:date="2026-10-20T00:00:00Z">
              <w:r>
                <w:rPr>
                  <w:sz w:val="18"/>
                  <w:szCs w:val="18"/>
                </w:rPr>
                <w:t>3.906E+01</w:t>
              </w:r>
            </w:ins>
          </w:p>
        </w:tc>
        <w:tc>
          <w:tcPr>
            <w:tcW w:w="1210" w:type="dxa"/>
          </w:tcPr>
          <w:p>
            <w:pPr>
              <w:rPr>
                <w:ins w:id="91981" w:author="Claude" w:date="2026-10-20T00:00:00Z"/>
              </w:rPr>
            </w:pPr>
            <w:ins w:id="91982" w:author="Claude" w:date="2026-10-20T00:00:00Z">
              <w:r>
                <w:rPr>
                  <w:sz w:val="18"/>
                  <w:szCs w:val="18"/>
                </w:rPr>
                <w:t>1.953E+01</w:t>
              </w:r>
            </w:ins>
          </w:p>
        </w:tc>
      </w:tr>
      <w:tr>
        <w:trPr>
          <w:ins w:id="91983" w:author="Claude" w:date="2026-10-20T00:00:00Z"/>
        </w:trPr>
        <w:tc>
          <w:tcPr>
            <w:tcW w:w="1150" w:type="dxa"/>
          </w:tcPr>
          <w:p>
            <w:pPr>
              <w:rPr>
                <w:ins w:id="91984" w:author="Claude" w:date="2026-10-20T00:00:00Z"/>
              </w:rPr>
            </w:pPr>
            <w:ins w:id="91985" w:author="Claude" w:date="2026-10-20T00:00:00Z">
              <w:r>
                <w:rPr>
                  <w:sz w:val="18"/>
                  <w:szCs w:val="18"/>
                </w:rPr>
                <w:t>Cs-135</w:t>
              </w:r>
            </w:ins>
          </w:p>
        </w:tc>
        <w:tc>
          <w:tcPr>
            <w:tcW w:w="1210" w:type="dxa"/>
          </w:tcPr>
          <w:p>
            <w:pPr>
              <w:rPr>
                <w:ins w:id="91986" w:author="Claude" w:date="2026-10-20T00:00:00Z"/>
              </w:rPr>
            </w:pPr>
            <w:ins w:id="91987" w:author="Claude" w:date="2026-10-20T00:00:00Z">
              <w:r>
                <w:rPr>
                  <w:sz w:val="18"/>
                  <w:szCs w:val="18"/>
                </w:rPr>
                <w:t>6.341E+12</w:t>
              </w:r>
            </w:ins>
          </w:p>
        </w:tc>
        <w:tc>
          <w:tcPr>
            <w:tcW w:w="1210" w:type="dxa"/>
          </w:tcPr>
          <w:p>
            <w:pPr>
              <w:rPr>
                <w:ins w:id="91988" w:author="Claude" w:date="2026-10-20T00:00:00Z"/>
              </w:rPr>
            </w:pPr>
            <w:ins w:id="91989" w:author="Claude" w:date="2026-10-20T00:00:00Z">
              <w:r>
                <w:rPr>
                  <w:sz w:val="18"/>
                  <w:szCs w:val="18"/>
                </w:rPr>
                <w:t>6.341E+12</w:t>
              </w:r>
            </w:ins>
          </w:p>
        </w:tc>
        <w:tc>
          <w:tcPr>
            <w:tcW w:w="1210" w:type="dxa"/>
          </w:tcPr>
          <w:p>
            <w:pPr>
              <w:rPr>
                <w:ins w:id="91990" w:author="Claude" w:date="2026-10-20T00:00:00Z"/>
              </w:rPr>
            </w:pPr>
            <w:ins w:id="91991" w:author="Claude" w:date="2026-10-20T00:00:00Z">
              <w:r>
                <w:rPr>
                  <w:sz w:val="18"/>
                  <w:szCs w:val="18"/>
                </w:rPr>
                <w:t>6.341E+12</w:t>
              </w:r>
            </w:ins>
          </w:p>
        </w:tc>
        <w:tc>
          <w:tcPr>
            <w:tcW w:w="1210" w:type="dxa"/>
          </w:tcPr>
          <w:p>
            <w:pPr>
              <w:rPr>
                <w:ins w:id="91992" w:author="Claude" w:date="2026-10-20T00:00:00Z"/>
              </w:rPr>
            </w:pPr>
            <w:ins w:id="91993" w:author="Claude" w:date="2026-10-20T00:00:00Z">
              <w:r>
                <w:rPr>
                  <w:sz w:val="18"/>
                  <w:szCs w:val="18"/>
                </w:rPr>
                <w:t>3.171E+06</w:t>
              </w:r>
            </w:ins>
          </w:p>
        </w:tc>
        <w:tc>
          <w:tcPr>
            <w:tcW w:w="1210" w:type="dxa"/>
          </w:tcPr>
          <w:p>
            <w:pPr>
              <w:rPr>
                <w:ins w:id="91994" w:author="Claude" w:date="2026-10-20T00:00:00Z"/>
              </w:rPr>
            </w:pPr>
            <w:ins w:id="91995" w:author="Claude" w:date="2026-10-20T00:00:00Z">
              <w:r>
                <w:rPr>
                  <w:sz w:val="18"/>
                  <w:szCs w:val="18"/>
                </w:rPr>
                <w:t>1.057E+06</w:t>
              </w:r>
            </w:ins>
          </w:p>
        </w:tc>
        <w:tc>
          <w:tcPr>
            <w:tcW w:w="1210" w:type="dxa"/>
          </w:tcPr>
          <w:p>
            <w:pPr>
              <w:rPr>
                <w:ins w:id="91996" w:author="Claude" w:date="2026-10-20T00:00:00Z"/>
              </w:rPr>
            </w:pPr>
            <w:ins w:id="91997" w:author="Claude" w:date="2026-10-20T00:00:00Z">
              <w:r>
                <w:rPr>
                  <w:sz w:val="18"/>
                  <w:szCs w:val="18"/>
                </w:rPr>
                <w:t>1.057E+04</w:t>
              </w:r>
            </w:ins>
          </w:p>
        </w:tc>
        <w:tc>
          <w:tcPr>
            <w:tcW w:w="1210" w:type="dxa"/>
          </w:tcPr>
          <w:p>
            <w:pPr>
              <w:rPr>
                <w:ins w:id="91998" w:author="Claude" w:date="2026-10-20T00:00:00Z"/>
              </w:rPr>
            </w:pPr>
            <w:ins w:id="91999" w:author="Claude" w:date="2026-10-20T00:00:00Z">
              <w:r>
                <w:rPr>
                  <w:sz w:val="18"/>
                  <w:szCs w:val="18"/>
                </w:rPr>
                <w:t>5.285E+03</w:t>
              </w:r>
            </w:ins>
          </w:p>
        </w:tc>
      </w:tr>
      <w:tr>
        <w:trPr>
          <w:ins w:id="92000" w:author="Claude" w:date="2026-10-20T00:00:00Z"/>
        </w:trPr>
        <w:tc>
          <w:tcPr>
            <w:tcW w:w="1150" w:type="dxa"/>
          </w:tcPr>
          <w:p>
            <w:pPr>
              <w:rPr>
                <w:ins w:id="92001" w:author="Claude" w:date="2026-10-20T00:00:00Z"/>
              </w:rPr>
            </w:pPr>
            <w:ins w:id="92002" w:author="Claude" w:date="2026-10-20T00:00:00Z">
              <w:r>
                <w:rPr>
                  <w:sz w:val="18"/>
                  <w:szCs w:val="18"/>
                </w:rPr>
                <w:t>U-236</w:t>
              </w:r>
            </w:ins>
          </w:p>
        </w:tc>
        <w:tc>
          <w:tcPr>
            <w:tcW w:w="1210" w:type="dxa"/>
          </w:tcPr>
          <w:p>
            <w:pPr>
              <w:rPr>
                <w:ins w:id="92003" w:author="Claude" w:date="2026-10-20T00:00:00Z"/>
              </w:rPr>
            </w:pPr>
            <w:ins w:id="92004" w:author="Claude" w:date="2026-10-20T00:00:00Z">
              <w:r>
                <w:rPr>
                  <w:sz w:val="18"/>
                  <w:szCs w:val="18"/>
                </w:rPr>
                <w:t>5.684E+12</w:t>
              </w:r>
            </w:ins>
          </w:p>
        </w:tc>
        <w:tc>
          <w:tcPr>
            <w:tcW w:w="1210" w:type="dxa"/>
          </w:tcPr>
          <w:p>
            <w:pPr>
              <w:rPr>
                <w:ins w:id="92005" w:author="Claude" w:date="2026-10-20T00:00:00Z"/>
              </w:rPr>
            </w:pPr>
            <w:ins w:id="92006" w:author="Claude" w:date="2026-10-20T00:00:00Z">
              <w:r>
                <w:rPr>
                  <w:sz w:val="18"/>
                  <w:szCs w:val="18"/>
                </w:rPr>
                <w:t>5.684E+12</w:t>
              </w:r>
            </w:ins>
          </w:p>
        </w:tc>
        <w:tc>
          <w:tcPr>
            <w:tcW w:w="1210" w:type="dxa"/>
          </w:tcPr>
          <w:p>
            <w:pPr>
              <w:rPr>
                <w:ins w:id="92007" w:author="Claude" w:date="2026-10-20T00:00:00Z"/>
              </w:rPr>
            </w:pPr>
            <w:ins w:id="92008" w:author="Claude" w:date="2026-10-20T00:00:00Z">
              <w:r>
                <w:rPr>
                  <w:sz w:val="18"/>
                  <w:szCs w:val="18"/>
                </w:rPr>
                <w:t>5.684E+10</w:t>
              </w:r>
            </w:ins>
          </w:p>
        </w:tc>
        <w:tc>
          <w:tcPr>
            <w:tcW w:w="1210" w:type="dxa"/>
          </w:tcPr>
          <w:p>
            <w:pPr>
              <w:rPr>
                <w:ins w:id="92009" w:author="Claude" w:date="2026-10-20T00:00:00Z"/>
              </w:rPr>
            </w:pPr>
            <w:ins w:id="92010" w:author="Claude" w:date="2026-10-20T00:00:00Z">
              <w:r>
                <w:rPr>
                  <w:sz w:val="18"/>
                  <w:szCs w:val="18"/>
                </w:rPr>
                <w:t>2.842E+04</w:t>
              </w:r>
            </w:ins>
          </w:p>
        </w:tc>
        <w:tc>
          <w:tcPr>
            <w:tcW w:w="1210" w:type="dxa"/>
          </w:tcPr>
          <w:p>
            <w:pPr>
              <w:rPr>
                <w:ins w:id="92011" w:author="Claude" w:date="2026-10-20T00:00:00Z"/>
              </w:rPr>
            </w:pPr>
            <w:ins w:id="92012" w:author="Claude" w:date="2026-10-20T00:00:00Z">
              <w:r>
                <w:rPr>
                  <w:sz w:val="18"/>
                  <w:szCs w:val="18"/>
                </w:rPr>
                <w:t>9.474E+02</w:t>
              </w:r>
            </w:ins>
          </w:p>
        </w:tc>
        <w:tc>
          <w:tcPr>
            <w:tcW w:w="1210" w:type="dxa"/>
          </w:tcPr>
          <w:p>
            <w:pPr>
              <w:rPr>
                <w:ins w:id="92013" w:author="Claude" w:date="2026-10-20T00:00:00Z"/>
              </w:rPr>
            </w:pPr>
            <w:ins w:id="92014" w:author="Claude" w:date="2026-10-20T00:00:00Z">
              <w:r>
                <w:rPr>
                  <w:sz w:val="18"/>
                  <w:szCs w:val="18"/>
                </w:rPr>
                <w:t>9.474E+00</w:t>
              </w:r>
            </w:ins>
          </w:p>
        </w:tc>
        <w:tc>
          <w:tcPr>
            <w:tcW w:w="1210" w:type="dxa"/>
          </w:tcPr>
          <w:p>
            <w:pPr>
              <w:rPr>
                <w:ins w:id="92015" w:author="Claude" w:date="2026-10-20T00:00:00Z"/>
              </w:rPr>
            </w:pPr>
            <w:ins w:id="92016" w:author="Claude" w:date="2026-10-20T00:00:00Z">
              <w:r>
                <w:rPr>
                  <w:sz w:val="18"/>
                  <w:szCs w:val="18"/>
                </w:rPr>
                <w:t>4.737E+00</w:t>
              </w:r>
            </w:ins>
          </w:p>
        </w:tc>
      </w:tr>
      <w:tr>
        <w:trPr>
          <w:ins w:id="92017" w:author="Claude" w:date="2026-10-20T00:00:00Z"/>
        </w:trPr>
        <w:tc>
          <w:tcPr>
            <w:tcW w:w="1150" w:type="dxa"/>
          </w:tcPr>
          <w:p>
            <w:pPr>
              <w:rPr>
                <w:ins w:id="92018" w:author="Claude" w:date="2026-10-20T00:00:00Z"/>
              </w:rPr>
            </w:pPr>
            <w:ins w:id="92019" w:author="Claude" w:date="2026-10-20T00:00:00Z">
              <w:r>
                <w:rPr>
                  <w:sz w:val="18"/>
                  <w:szCs w:val="18"/>
                </w:rPr>
                <w:t>Np-237</w:t>
              </w:r>
            </w:ins>
          </w:p>
        </w:tc>
        <w:tc>
          <w:tcPr>
            <w:tcW w:w="1210" w:type="dxa"/>
          </w:tcPr>
          <w:p>
            <w:pPr>
              <w:rPr>
                <w:ins w:id="92020" w:author="Claude" w:date="2026-10-20T00:00:00Z"/>
              </w:rPr>
            </w:pPr>
            <w:ins w:id="92021" w:author="Claude" w:date="2026-10-20T00:00:00Z">
              <w:r>
                <w:rPr>
                  <w:sz w:val="18"/>
                  <w:szCs w:val="18"/>
                </w:rPr>
                <w:t>4.410E+12</w:t>
              </w:r>
            </w:ins>
          </w:p>
        </w:tc>
        <w:tc>
          <w:tcPr>
            <w:tcW w:w="1210" w:type="dxa"/>
          </w:tcPr>
          <w:p>
            <w:pPr>
              <w:rPr>
                <w:ins w:id="92022" w:author="Claude" w:date="2026-10-20T00:00:00Z"/>
              </w:rPr>
            </w:pPr>
            <w:ins w:id="92023" w:author="Claude" w:date="2026-10-20T00:00:00Z">
              <w:r>
                <w:rPr>
                  <w:sz w:val="18"/>
                  <w:szCs w:val="18"/>
                </w:rPr>
                <w:t>4.410E+12</w:t>
              </w:r>
            </w:ins>
          </w:p>
        </w:tc>
        <w:tc>
          <w:tcPr>
            <w:tcW w:w="1210" w:type="dxa"/>
          </w:tcPr>
          <w:p>
            <w:pPr>
              <w:rPr>
                <w:ins w:id="92024" w:author="Claude" w:date="2026-10-20T00:00:00Z"/>
              </w:rPr>
            </w:pPr>
            <w:ins w:id="92025" w:author="Claude" w:date="2026-10-20T00:00:00Z">
              <w:r>
                <w:rPr>
                  <w:sz w:val="18"/>
                  <w:szCs w:val="18"/>
                </w:rPr>
                <w:t>4.410E+10</w:t>
              </w:r>
            </w:ins>
          </w:p>
        </w:tc>
        <w:tc>
          <w:tcPr>
            <w:tcW w:w="1210" w:type="dxa"/>
          </w:tcPr>
          <w:p>
            <w:pPr>
              <w:rPr>
                <w:ins w:id="92026" w:author="Claude" w:date="2026-10-20T00:00:00Z"/>
              </w:rPr>
            </w:pPr>
            <w:ins w:id="92027" w:author="Claude" w:date="2026-10-20T00:00:00Z">
              <w:r>
                <w:rPr>
                  <w:sz w:val="18"/>
                  <w:szCs w:val="18"/>
                </w:rPr>
                <w:t>2.205E+04</w:t>
              </w:r>
            </w:ins>
          </w:p>
        </w:tc>
        <w:tc>
          <w:tcPr>
            <w:tcW w:w="1210" w:type="dxa"/>
          </w:tcPr>
          <w:p>
            <w:pPr>
              <w:rPr>
                <w:ins w:id="92028" w:author="Claude" w:date="2026-10-20T00:00:00Z"/>
              </w:rPr>
            </w:pPr>
            <w:ins w:id="92029" w:author="Claude" w:date="2026-10-20T00:00:00Z">
              <w:r>
                <w:rPr>
                  <w:sz w:val="18"/>
                  <w:szCs w:val="18"/>
                </w:rPr>
                <w:t>7.350E+02</w:t>
              </w:r>
            </w:ins>
          </w:p>
        </w:tc>
        <w:tc>
          <w:tcPr>
            <w:tcW w:w="1210" w:type="dxa"/>
          </w:tcPr>
          <w:p>
            <w:pPr>
              <w:rPr>
                <w:ins w:id="92030" w:author="Claude" w:date="2026-10-20T00:00:00Z"/>
              </w:rPr>
            </w:pPr>
            <w:ins w:id="92031" w:author="Claude" w:date="2026-10-20T00:00:00Z">
              <w:r>
                <w:rPr>
                  <w:sz w:val="18"/>
                  <w:szCs w:val="18"/>
                </w:rPr>
                <w:t>7.350E+00</w:t>
              </w:r>
            </w:ins>
          </w:p>
        </w:tc>
        <w:tc>
          <w:tcPr>
            <w:tcW w:w="1210" w:type="dxa"/>
          </w:tcPr>
          <w:p>
            <w:pPr>
              <w:rPr>
                <w:ins w:id="92032" w:author="Claude" w:date="2026-10-20T00:00:00Z"/>
              </w:rPr>
            </w:pPr>
            <w:ins w:id="92033" w:author="Claude" w:date="2026-10-20T00:00:00Z">
              <w:r>
                <w:rPr>
                  <w:sz w:val="18"/>
                  <w:szCs w:val="18"/>
                </w:rPr>
                <w:t>3.675E+00</w:t>
              </w:r>
            </w:ins>
          </w:p>
        </w:tc>
      </w:tr>
      <w:tr>
        <w:trPr>
          <w:ins w:id="92034" w:author="Claude" w:date="2026-10-20T00:00:00Z"/>
        </w:trPr>
        <w:tc>
          <w:tcPr>
            <w:tcW w:w="1150" w:type="dxa"/>
          </w:tcPr>
          <w:p>
            <w:pPr>
              <w:rPr>
                <w:ins w:id="92035" w:author="Claude" w:date="2026-10-20T00:00:00Z"/>
              </w:rPr>
            </w:pPr>
            <w:ins w:id="92036" w:author="Claude" w:date="2026-10-20T00:00:00Z">
              <w:r>
                <w:rPr>
                  <w:sz w:val="18"/>
                  <w:szCs w:val="18"/>
                </w:rPr>
                <w:t>U-238</w:t>
              </w:r>
            </w:ins>
          </w:p>
        </w:tc>
        <w:tc>
          <w:tcPr>
            <w:tcW w:w="1210" w:type="dxa"/>
          </w:tcPr>
          <w:p>
            <w:pPr>
              <w:rPr>
                <w:ins w:id="92037" w:author="Claude" w:date="2026-10-20T00:00:00Z"/>
              </w:rPr>
            </w:pPr>
            <w:ins w:id="92038" w:author="Claude" w:date="2026-10-20T00:00:00Z">
              <w:r>
                <w:rPr>
                  <w:sz w:val="18"/>
                  <w:szCs w:val="18"/>
                </w:rPr>
                <w:t>1.234E+12</w:t>
              </w:r>
            </w:ins>
          </w:p>
        </w:tc>
        <w:tc>
          <w:tcPr>
            <w:tcW w:w="1210" w:type="dxa"/>
          </w:tcPr>
          <w:p>
            <w:pPr>
              <w:rPr>
                <w:ins w:id="92039" w:author="Claude" w:date="2026-10-20T00:00:00Z"/>
              </w:rPr>
            </w:pPr>
            <w:ins w:id="92040" w:author="Claude" w:date="2026-10-20T00:00:00Z">
              <w:r>
                <w:rPr>
                  <w:sz w:val="18"/>
                  <w:szCs w:val="18"/>
                </w:rPr>
                <w:t>1.234E+12</w:t>
              </w:r>
            </w:ins>
          </w:p>
        </w:tc>
        <w:tc>
          <w:tcPr>
            <w:tcW w:w="1210" w:type="dxa"/>
          </w:tcPr>
          <w:p>
            <w:pPr>
              <w:rPr>
                <w:ins w:id="92041" w:author="Claude" w:date="2026-10-20T00:00:00Z"/>
              </w:rPr>
            </w:pPr>
            <w:ins w:id="92042" w:author="Claude" w:date="2026-10-20T00:00:00Z">
              <w:r>
                <w:rPr>
                  <w:sz w:val="18"/>
                  <w:szCs w:val="18"/>
                </w:rPr>
                <w:t>1.234E+10</w:t>
              </w:r>
            </w:ins>
          </w:p>
        </w:tc>
        <w:tc>
          <w:tcPr>
            <w:tcW w:w="1210" w:type="dxa"/>
          </w:tcPr>
          <w:p>
            <w:pPr>
              <w:rPr>
                <w:ins w:id="92043" w:author="Claude" w:date="2026-10-20T00:00:00Z"/>
              </w:rPr>
            </w:pPr>
            <w:ins w:id="92044" w:author="Claude" w:date="2026-10-20T00:00:00Z">
              <w:r>
                <w:rPr>
                  <w:sz w:val="18"/>
                  <w:szCs w:val="18"/>
                </w:rPr>
                <w:t>6.170E+03</w:t>
              </w:r>
            </w:ins>
          </w:p>
        </w:tc>
        <w:tc>
          <w:tcPr>
            <w:tcW w:w="1210" w:type="dxa"/>
          </w:tcPr>
          <w:p>
            <w:pPr>
              <w:rPr>
                <w:ins w:id="92045" w:author="Claude" w:date="2026-10-20T00:00:00Z"/>
              </w:rPr>
            </w:pPr>
            <w:ins w:id="92046" w:author="Claude" w:date="2026-10-20T00:00:00Z">
              <w:r>
                <w:rPr>
                  <w:sz w:val="18"/>
                  <w:szCs w:val="18"/>
                </w:rPr>
                <w:t>2.057E+02</w:t>
              </w:r>
            </w:ins>
          </w:p>
        </w:tc>
        <w:tc>
          <w:tcPr>
            <w:tcW w:w="1210" w:type="dxa"/>
          </w:tcPr>
          <w:p>
            <w:pPr>
              <w:rPr>
                <w:ins w:id="92047" w:author="Claude" w:date="2026-10-20T00:00:00Z"/>
              </w:rPr>
            </w:pPr>
            <w:ins w:id="92048" w:author="Claude" w:date="2026-10-20T00:00:00Z">
              <w:r>
                <w:rPr>
                  <w:sz w:val="18"/>
                  <w:szCs w:val="18"/>
                </w:rPr>
                <w:t>2.057E+00</w:t>
              </w:r>
            </w:ins>
          </w:p>
        </w:tc>
        <w:tc>
          <w:tcPr>
            <w:tcW w:w="1210" w:type="dxa"/>
          </w:tcPr>
          <w:p>
            <w:pPr>
              <w:rPr>
                <w:ins w:id="92049" w:author="Claude" w:date="2026-10-20T00:00:00Z"/>
              </w:rPr>
            </w:pPr>
            <w:ins w:id="92050" w:author="Claude" w:date="2026-10-20T00:00:00Z">
              <w:r>
                <w:rPr>
                  <w:sz w:val="18"/>
                  <w:szCs w:val="18"/>
                </w:rPr>
                <w:t>1.028E+00</w:t>
              </w:r>
            </w:ins>
          </w:p>
        </w:tc>
      </w:tr>
      <w:tr>
        <w:trPr>
          <w:ins w:id="92051" w:author="Claude" w:date="2026-10-20T00:00:00Z"/>
        </w:trPr>
        <w:tc>
          <w:tcPr>
            <w:tcW w:w="1150" w:type="dxa"/>
          </w:tcPr>
          <w:p>
            <w:pPr>
              <w:rPr>
                <w:ins w:id="92052" w:author="Claude" w:date="2026-10-20T00:00:00Z"/>
              </w:rPr>
            </w:pPr>
            <w:ins w:id="92053" w:author="Claude" w:date="2026-10-20T00:00:00Z">
              <w:r>
                <w:rPr>
                  <w:sz w:val="18"/>
                  <w:szCs w:val="18"/>
                </w:rPr>
                <w:t>Pd-107</w:t>
              </w:r>
            </w:ins>
          </w:p>
        </w:tc>
        <w:tc>
          <w:tcPr>
            <w:tcW w:w="1210" w:type="dxa"/>
          </w:tcPr>
          <w:p>
            <w:pPr>
              <w:rPr>
                <w:ins w:id="92054" w:author="Claude" w:date="2026-10-20T00:00:00Z"/>
              </w:rPr>
            </w:pPr>
            <w:ins w:id="92055" w:author="Claude" w:date="2026-10-20T00:00:00Z">
              <w:r>
                <w:rPr>
                  <w:sz w:val="18"/>
                  <w:szCs w:val="18"/>
                </w:rPr>
                <w:t>1.058E+12</w:t>
              </w:r>
            </w:ins>
          </w:p>
        </w:tc>
        <w:tc>
          <w:tcPr>
            <w:tcW w:w="1210" w:type="dxa"/>
          </w:tcPr>
          <w:p>
            <w:pPr>
              <w:rPr>
                <w:ins w:id="92056" w:author="Claude" w:date="2026-10-20T00:00:00Z"/>
              </w:rPr>
            </w:pPr>
            <w:ins w:id="92057" w:author="Claude" w:date="2026-10-20T00:00:00Z">
              <w:r>
                <w:rPr>
                  <w:sz w:val="18"/>
                  <w:szCs w:val="18"/>
                </w:rPr>
                <w:t>1.058E+12</w:t>
              </w:r>
            </w:ins>
          </w:p>
        </w:tc>
        <w:tc>
          <w:tcPr>
            <w:tcW w:w="1210" w:type="dxa"/>
          </w:tcPr>
          <w:p>
            <w:pPr>
              <w:rPr>
                <w:ins w:id="92058" w:author="Claude" w:date="2026-10-20T00:00:00Z"/>
              </w:rPr>
            </w:pPr>
            <w:ins w:id="92059" w:author="Claude" w:date="2026-10-20T00:00:00Z">
              <w:r>
                <w:rPr>
                  <w:sz w:val="18"/>
                  <w:szCs w:val="18"/>
                </w:rPr>
                <w:t>1.058E+12</w:t>
              </w:r>
            </w:ins>
          </w:p>
        </w:tc>
        <w:tc>
          <w:tcPr>
            <w:tcW w:w="1210" w:type="dxa"/>
          </w:tcPr>
          <w:p>
            <w:pPr>
              <w:rPr>
                <w:ins w:id="92060" w:author="Claude" w:date="2026-10-20T00:00:00Z"/>
              </w:rPr>
            </w:pPr>
            <w:ins w:id="92061" w:author="Claude" w:date="2026-10-20T00:00:00Z">
              <w:r>
                <w:rPr>
                  <w:sz w:val="18"/>
                  <w:szCs w:val="18"/>
                </w:rPr>
                <w:t>1.058E+10</w:t>
              </w:r>
            </w:ins>
          </w:p>
        </w:tc>
        <w:tc>
          <w:tcPr>
            <w:tcW w:w="1210" w:type="dxa"/>
          </w:tcPr>
          <w:p>
            <w:pPr>
              <w:rPr>
                <w:ins w:id="92062" w:author="Claude" w:date="2026-10-20T00:00:00Z"/>
              </w:rPr>
            </w:pPr>
            <w:ins w:id="92063" w:author="Claude" w:date="2026-10-20T00:00:00Z">
              <w:r>
                <w:rPr>
                  <w:sz w:val="18"/>
                  <w:szCs w:val="18"/>
                </w:rPr>
                <w:t>1.058E+10</w:t>
              </w:r>
            </w:ins>
          </w:p>
        </w:tc>
        <w:tc>
          <w:tcPr>
            <w:tcW w:w="1210" w:type="dxa"/>
          </w:tcPr>
          <w:p>
            <w:pPr>
              <w:rPr>
                <w:ins w:id="92064" w:author="Claude" w:date="2026-10-20T00:00:00Z"/>
              </w:rPr>
            </w:pPr>
            <w:ins w:id="92065" w:author="Claude" w:date="2026-10-20T00:00:00Z">
              <w:r>
                <w:rPr>
                  <w:sz w:val="18"/>
                  <w:szCs w:val="18"/>
                </w:rPr>
                <w:t>1.058E+08</w:t>
              </w:r>
            </w:ins>
          </w:p>
        </w:tc>
        <w:tc>
          <w:tcPr>
            <w:tcW w:w="1210" w:type="dxa"/>
          </w:tcPr>
          <w:p>
            <w:pPr>
              <w:rPr>
                <w:ins w:id="92066" w:author="Claude" w:date="2026-10-20T00:00:00Z"/>
              </w:rPr>
            </w:pPr>
            <w:ins w:id="92067" w:author="Claude" w:date="2026-10-20T00:00:00Z">
              <w:r>
                <w:rPr>
                  <w:sz w:val="18"/>
                  <w:szCs w:val="18"/>
                </w:rPr>
                <w:t>5.289E+07</w:t>
              </w:r>
            </w:ins>
          </w:p>
        </w:tc>
      </w:tr>
      <w:tr>
        <w:trPr>
          <w:ins w:id="92068" w:author="Claude" w:date="2026-10-20T00:00:00Z"/>
        </w:trPr>
        <w:tc>
          <w:tcPr>
            <w:tcW w:w="1150" w:type="dxa"/>
          </w:tcPr>
          <w:p>
            <w:pPr>
              <w:rPr>
                <w:ins w:id="92069" w:author="Claude" w:date="2026-10-20T00:00:00Z"/>
              </w:rPr>
            </w:pPr>
            <w:ins w:id="92070" w:author="Claude" w:date="2026-10-20T00:00:00Z">
              <w:r>
                <w:rPr>
                  <w:sz w:val="18"/>
                  <w:szCs w:val="18"/>
                </w:rPr>
                <w:t>U-235</w:t>
              </w:r>
            </w:ins>
          </w:p>
        </w:tc>
        <w:tc>
          <w:tcPr>
            <w:tcW w:w="1210" w:type="dxa"/>
          </w:tcPr>
          <w:p>
            <w:pPr>
              <w:rPr>
                <w:ins w:id="92071" w:author="Claude" w:date="2026-10-20T00:00:00Z"/>
              </w:rPr>
            </w:pPr>
            <w:ins w:id="92072" w:author="Claude" w:date="2026-10-20T00:00:00Z">
              <w:r>
                <w:rPr>
                  <w:sz w:val="18"/>
                  <w:szCs w:val="18"/>
                </w:rPr>
                <w:t>9.750E+11</w:t>
              </w:r>
            </w:ins>
          </w:p>
        </w:tc>
        <w:tc>
          <w:tcPr>
            <w:tcW w:w="1210" w:type="dxa"/>
          </w:tcPr>
          <w:p>
            <w:pPr>
              <w:rPr>
                <w:ins w:id="92073" w:author="Claude" w:date="2026-10-20T00:00:00Z"/>
              </w:rPr>
            </w:pPr>
            <w:ins w:id="92074" w:author="Claude" w:date="2026-10-20T00:00:00Z">
              <w:r>
                <w:rPr>
                  <w:sz w:val="18"/>
                  <w:szCs w:val="18"/>
                </w:rPr>
                <w:t>9.750E+11</w:t>
              </w:r>
            </w:ins>
          </w:p>
        </w:tc>
        <w:tc>
          <w:tcPr>
            <w:tcW w:w="1210" w:type="dxa"/>
          </w:tcPr>
          <w:p>
            <w:pPr>
              <w:rPr>
                <w:ins w:id="92075" w:author="Claude" w:date="2026-10-20T00:00:00Z"/>
              </w:rPr>
            </w:pPr>
            <w:ins w:id="92076" w:author="Claude" w:date="2026-10-20T00:00:00Z">
              <w:r>
                <w:rPr>
                  <w:sz w:val="18"/>
                  <w:szCs w:val="18"/>
                </w:rPr>
                <w:t>9.750E+09</w:t>
              </w:r>
            </w:ins>
          </w:p>
        </w:tc>
        <w:tc>
          <w:tcPr>
            <w:tcW w:w="1210" w:type="dxa"/>
          </w:tcPr>
          <w:p>
            <w:pPr>
              <w:rPr>
                <w:ins w:id="92077" w:author="Claude" w:date="2026-10-20T00:00:00Z"/>
              </w:rPr>
            </w:pPr>
            <w:ins w:id="92078" w:author="Claude" w:date="2026-10-20T00:00:00Z">
              <w:r>
                <w:rPr>
                  <w:sz w:val="18"/>
                  <w:szCs w:val="18"/>
                </w:rPr>
                <w:t>4.875E+03</w:t>
              </w:r>
            </w:ins>
          </w:p>
        </w:tc>
        <w:tc>
          <w:tcPr>
            <w:tcW w:w="1210" w:type="dxa"/>
          </w:tcPr>
          <w:p>
            <w:pPr>
              <w:rPr>
                <w:ins w:id="92079" w:author="Claude" w:date="2026-10-20T00:00:00Z"/>
              </w:rPr>
            </w:pPr>
            <w:ins w:id="92080" w:author="Claude" w:date="2026-10-20T00:00:00Z">
              <w:r>
                <w:rPr>
                  <w:sz w:val="18"/>
                  <w:szCs w:val="18"/>
                </w:rPr>
                <w:t>1.625E+02</w:t>
              </w:r>
            </w:ins>
          </w:p>
        </w:tc>
        <w:tc>
          <w:tcPr>
            <w:tcW w:w="1210" w:type="dxa"/>
          </w:tcPr>
          <w:p>
            <w:pPr>
              <w:rPr>
                <w:ins w:id="92081" w:author="Claude" w:date="2026-10-20T00:00:00Z"/>
              </w:rPr>
            </w:pPr>
            <w:ins w:id="92082" w:author="Claude" w:date="2026-10-20T00:00:00Z">
              <w:r>
                <w:rPr>
                  <w:sz w:val="18"/>
                  <w:szCs w:val="18"/>
                </w:rPr>
                <w:t>1.625E+00</w:t>
              </w:r>
            </w:ins>
          </w:p>
        </w:tc>
        <w:tc>
          <w:tcPr>
            <w:tcW w:w="1210" w:type="dxa"/>
          </w:tcPr>
          <w:p>
            <w:pPr>
              <w:rPr>
                <w:ins w:id="92083" w:author="Claude" w:date="2026-10-20T00:00:00Z"/>
              </w:rPr>
            </w:pPr>
            <w:ins w:id="92084" w:author="Claude" w:date="2026-10-20T00:00:00Z">
              <w:r>
                <w:rPr>
                  <w:sz w:val="18"/>
                  <w:szCs w:val="18"/>
                </w:rPr>
                <w:t>8.125E-01</w:t>
              </w:r>
            </w:ins>
          </w:p>
        </w:tc>
      </w:tr>
      <w:tr>
        <w:trPr>
          <w:ins w:id="92085" w:author="Claude" w:date="2026-10-20T00:00:00Z"/>
        </w:trPr>
        <w:tc>
          <w:tcPr>
            <w:tcW w:w="1150" w:type="dxa"/>
          </w:tcPr>
          <w:p>
            <w:pPr>
              <w:rPr>
                <w:ins w:id="92086" w:author="Claude" w:date="2026-10-20T00:00:00Z"/>
              </w:rPr>
            </w:pPr>
            <w:ins w:id="92087" w:author="Claude" w:date="2026-10-20T00:00:00Z">
              <w:r>
                <w:rPr>
                  <w:sz w:val="18"/>
                  <w:szCs w:val="18"/>
                </w:rPr>
                <w:t>I-129</w:t>
              </w:r>
            </w:ins>
          </w:p>
        </w:tc>
        <w:tc>
          <w:tcPr>
            <w:tcW w:w="1210" w:type="dxa"/>
          </w:tcPr>
          <w:p>
            <w:pPr>
              <w:rPr>
                <w:ins w:id="92088" w:author="Claude" w:date="2026-10-20T00:00:00Z"/>
              </w:rPr>
            </w:pPr>
            <w:ins w:id="92089" w:author="Claude" w:date="2026-10-20T00:00:00Z">
              <w:r>
                <w:rPr>
                  <w:sz w:val="18"/>
                  <w:szCs w:val="18"/>
                </w:rPr>
                <w:t>3.314E+11</w:t>
              </w:r>
            </w:ins>
          </w:p>
        </w:tc>
        <w:tc>
          <w:tcPr>
            <w:tcW w:w="1210" w:type="dxa"/>
          </w:tcPr>
          <w:p>
            <w:pPr>
              <w:rPr>
                <w:ins w:id="92090" w:author="Claude" w:date="2026-10-20T00:00:00Z"/>
              </w:rPr>
            </w:pPr>
            <w:ins w:id="92091" w:author="Claude" w:date="2026-10-20T00:00:00Z">
              <w:r>
                <w:rPr>
                  <w:sz w:val="18"/>
                  <w:szCs w:val="18"/>
                </w:rPr>
                <w:t>3.314E+11</w:t>
              </w:r>
            </w:ins>
          </w:p>
        </w:tc>
        <w:tc>
          <w:tcPr>
            <w:tcW w:w="1210" w:type="dxa"/>
          </w:tcPr>
          <w:p>
            <w:pPr>
              <w:rPr>
                <w:ins w:id="92092" w:author="Claude" w:date="2026-10-20T00:00:00Z"/>
              </w:rPr>
            </w:pPr>
            <w:ins w:id="92093" w:author="Claude" w:date="2026-10-20T00:00:00Z">
              <w:r>
                <w:rPr>
                  <w:sz w:val="18"/>
                  <w:szCs w:val="18"/>
                </w:rPr>
                <w:t>6.628E+10</w:t>
              </w:r>
            </w:ins>
          </w:p>
        </w:tc>
        <w:tc>
          <w:tcPr>
            <w:tcW w:w="1210" w:type="dxa"/>
          </w:tcPr>
          <w:p>
            <w:pPr>
              <w:rPr>
                <w:ins w:id="92094" w:author="Claude" w:date="2026-10-20T00:00:00Z"/>
              </w:rPr>
            </w:pPr>
            <w:ins w:id="92095" w:author="Claude" w:date="2026-10-20T00:00:00Z">
              <w:r>
                <w:rPr>
                  <w:sz w:val="18"/>
                  <w:szCs w:val="18"/>
                </w:rPr>
                <w:t>3.314E+04</w:t>
              </w:r>
            </w:ins>
          </w:p>
        </w:tc>
        <w:tc>
          <w:tcPr>
            <w:tcW w:w="1210" w:type="dxa"/>
          </w:tcPr>
          <w:p>
            <w:pPr>
              <w:rPr>
                <w:ins w:id="92096" w:author="Claude" w:date="2026-10-20T00:00:00Z"/>
              </w:rPr>
            </w:pPr>
            <w:ins w:id="92097" w:author="Claude" w:date="2026-10-20T00:00:00Z">
              <w:r>
                <w:rPr>
                  <w:sz w:val="18"/>
                  <w:szCs w:val="18"/>
                </w:rPr>
                <w:t>3.314E+04</w:t>
              </w:r>
            </w:ins>
          </w:p>
        </w:tc>
        <w:tc>
          <w:tcPr>
            <w:tcW w:w="1210" w:type="dxa"/>
          </w:tcPr>
          <w:p>
            <w:pPr>
              <w:rPr>
                <w:ins w:id="92098" w:author="Claude" w:date="2026-10-20T00:00:00Z"/>
              </w:rPr>
            </w:pPr>
            <w:ins w:id="92099" w:author="Claude" w:date="2026-10-20T00:00:00Z">
              <w:r>
                <w:rPr>
                  <w:sz w:val="18"/>
                  <w:szCs w:val="18"/>
                </w:rPr>
                <w:t>3.314E+02</w:t>
              </w:r>
            </w:ins>
          </w:p>
        </w:tc>
        <w:tc>
          <w:tcPr>
            <w:tcW w:w="1210" w:type="dxa"/>
          </w:tcPr>
          <w:p>
            <w:pPr>
              <w:rPr>
                <w:ins w:id="92100" w:author="Claude" w:date="2026-10-20T00:00:00Z"/>
              </w:rPr>
            </w:pPr>
            <w:ins w:id="92101" w:author="Claude" w:date="2026-10-20T00:00:00Z">
              <w:r>
                <w:rPr>
                  <w:sz w:val="18"/>
                  <w:szCs w:val="18"/>
                </w:rPr>
                <w:t>1.657E+02</w:t>
              </w:r>
            </w:ins>
          </w:p>
        </w:tc>
      </w:tr>
      <w:tr>
        <w:trPr>
          <w:ins w:id="92102" w:author="Claude" w:date="2026-10-20T00:00:00Z"/>
        </w:trPr>
        <w:tc>
          <w:tcPr>
            <w:tcW w:w="1150" w:type="dxa"/>
          </w:tcPr>
          <w:p>
            <w:pPr>
              <w:rPr>
                <w:ins w:id="92103" w:author="Claude" w:date="2026-10-20T00:00:00Z"/>
              </w:rPr>
            </w:pPr>
            <w:ins w:id="92104" w:author="Claude" w:date="2026-10-20T00:00:00Z">
              <w:r>
                <w:rPr>
                  <w:sz w:val="18"/>
                  <w:szCs w:val="18"/>
                </w:rPr>
                <w:t>Rb-87</w:t>
              </w:r>
            </w:ins>
          </w:p>
        </w:tc>
        <w:tc>
          <w:tcPr>
            <w:tcW w:w="1210" w:type="dxa"/>
          </w:tcPr>
          <w:p>
            <w:pPr>
              <w:rPr>
                <w:ins w:id="92105" w:author="Claude" w:date="2026-10-20T00:00:00Z"/>
              </w:rPr>
            </w:pPr>
            <w:ins w:id="92106" w:author="Claude" w:date="2026-10-20T00:00:00Z">
              <w:r>
                <w:rPr>
                  <w:sz w:val="18"/>
                  <w:szCs w:val="18"/>
                </w:rPr>
                <w:t>3.478E+08</w:t>
              </w:r>
            </w:ins>
          </w:p>
        </w:tc>
        <w:tc>
          <w:tcPr>
            <w:tcW w:w="1210" w:type="dxa"/>
          </w:tcPr>
          <w:p>
            <w:pPr>
              <w:rPr>
                <w:ins w:id="92107" w:author="Claude" w:date="2026-10-20T00:00:00Z"/>
              </w:rPr>
            </w:pPr>
            <w:ins w:id="92108" w:author="Claude" w:date="2026-10-20T00:00:00Z">
              <w:r>
                <w:rPr>
                  <w:sz w:val="18"/>
                  <w:szCs w:val="18"/>
                </w:rPr>
                <w:t>3.478E+08</w:t>
              </w:r>
            </w:ins>
          </w:p>
        </w:tc>
        <w:tc>
          <w:tcPr>
            <w:tcW w:w="1210" w:type="dxa"/>
          </w:tcPr>
          <w:p>
            <w:pPr>
              <w:rPr>
                <w:ins w:id="92109" w:author="Claude" w:date="2026-10-20T00:00:00Z"/>
              </w:rPr>
            </w:pPr>
            <w:ins w:id="92110" w:author="Claude" w:date="2026-10-20T00:00:00Z">
              <w:r>
                <w:rPr>
                  <w:sz w:val="18"/>
                  <w:szCs w:val="18"/>
                </w:rPr>
                <w:t>3.478E+08</w:t>
              </w:r>
            </w:ins>
          </w:p>
        </w:tc>
        <w:tc>
          <w:tcPr>
            <w:tcW w:w="1210" w:type="dxa"/>
          </w:tcPr>
          <w:p>
            <w:pPr>
              <w:rPr>
                <w:ins w:id="92111" w:author="Claude" w:date="2026-10-20T00:00:00Z"/>
              </w:rPr>
            </w:pPr>
            <w:ins w:id="92112" w:author="Claude" w:date="2026-10-20T00:00:00Z">
              <w:r>
                <w:rPr>
                  <w:sz w:val="18"/>
                  <w:szCs w:val="18"/>
                </w:rPr>
                <w:t>1.739E+02</w:t>
              </w:r>
            </w:ins>
          </w:p>
        </w:tc>
        <w:tc>
          <w:tcPr>
            <w:tcW w:w="1210" w:type="dxa"/>
          </w:tcPr>
          <w:p>
            <w:pPr>
              <w:rPr>
                <w:ins w:id="92113" w:author="Claude" w:date="2026-10-20T00:00:00Z"/>
              </w:rPr>
            </w:pPr>
            <w:ins w:id="92114" w:author="Claude" w:date="2026-10-20T00:00:00Z">
              <w:r>
                <w:rPr>
                  <w:sz w:val="18"/>
                  <w:szCs w:val="18"/>
                </w:rPr>
                <w:t>5.797E+01</w:t>
              </w:r>
            </w:ins>
          </w:p>
        </w:tc>
        <w:tc>
          <w:tcPr>
            <w:tcW w:w="1210" w:type="dxa"/>
          </w:tcPr>
          <w:p>
            <w:pPr>
              <w:rPr>
                <w:ins w:id="92115" w:author="Claude" w:date="2026-10-20T00:00:00Z"/>
              </w:rPr>
            </w:pPr>
            <w:ins w:id="92116" w:author="Claude" w:date="2026-10-20T00:00:00Z">
              <w:r>
                <w:rPr>
                  <w:sz w:val="18"/>
                  <w:szCs w:val="18"/>
                </w:rPr>
                <w:t>5.797E-01</w:t>
              </w:r>
            </w:ins>
          </w:p>
        </w:tc>
        <w:tc>
          <w:tcPr>
            <w:tcW w:w="1210" w:type="dxa"/>
          </w:tcPr>
          <w:p>
            <w:pPr>
              <w:rPr>
                <w:ins w:id="92117" w:author="Claude" w:date="2026-10-20T00:00:00Z"/>
              </w:rPr>
            </w:pPr>
            <w:ins w:id="92118" w:author="Claude" w:date="2026-10-20T00:00:00Z">
              <w:r>
                <w:rPr>
                  <w:sz w:val="18"/>
                  <w:szCs w:val="18"/>
                </w:rPr>
                <w:t>2.898E-01</w:t>
              </w:r>
            </w:ins>
          </w:p>
        </w:tc>
      </w:tr>
      <w:tr>
        <w:trPr>
          <w:ins w:id="92119" w:author="Claude" w:date="2026-10-20T00:00:00Z"/>
        </w:trPr>
        <w:tc>
          <w:tcPr>
            <w:tcW w:w="1150" w:type="dxa"/>
          </w:tcPr>
          <w:p>
            <w:pPr>
              <w:rPr>
                <w:ins w:id="92120" w:author="Claude" w:date="2026-10-20T00:00:00Z"/>
              </w:rPr>
            </w:pPr>
            <w:ins w:id="92121" w:author="Claude" w:date="2026-10-20T00:00:00Z">
              <w:r>
                <w:rPr>
                  <w:sz w:val="18"/>
                  <w:szCs w:val="18"/>
                </w:rPr>
                <w:t>Sm-147</w:t>
              </w:r>
            </w:ins>
          </w:p>
        </w:tc>
        <w:tc>
          <w:tcPr>
            <w:tcW w:w="1210" w:type="dxa"/>
          </w:tcPr>
          <w:p>
            <w:pPr>
              <w:rPr>
                <w:ins w:id="92122" w:author="Claude" w:date="2026-10-20T00:00:00Z"/>
              </w:rPr>
            </w:pPr>
            <w:ins w:id="92123" w:author="Claude" w:date="2026-10-20T00:00:00Z">
              <w:r>
                <w:rPr>
                  <w:sz w:val="18"/>
                  <w:szCs w:val="18"/>
                </w:rPr>
                <w:t>9.045E+06</w:t>
              </w:r>
            </w:ins>
          </w:p>
        </w:tc>
        <w:tc>
          <w:tcPr>
            <w:tcW w:w="1210" w:type="dxa"/>
          </w:tcPr>
          <w:p>
            <w:pPr>
              <w:rPr>
                <w:ins w:id="92124" w:author="Claude" w:date="2026-10-20T00:00:00Z"/>
              </w:rPr>
            </w:pPr>
            <w:ins w:id="92125" w:author="Claude" w:date="2026-10-20T00:00:00Z">
              <w:r>
                <w:rPr>
                  <w:sz w:val="18"/>
                  <w:szCs w:val="18"/>
                </w:rPr>
                <w:t>9.045E+06</w:t>
              </w:r>
            </w:ins>
          </w:p>
        </w:tc>
        <w:tc>
          <w:tcPr>
            <w:tcW w:w="1210" w:type="dxa"/>
          </w:tcPr>
          <w:p>
            <w:pPr>
              <w:rPr>
                <w:ins w:id="92126" w:author="Claude" w:date="2026-10-20T00:00:00Z"/>
              </w:rPr>
            </w:pPr>
            <w:ins w:id="92127" w:author="Claude" w:date="2026-10-20T00:00:00Z">
              <w:r>
                <w:rPr>
                  <w:sz w:val="18"/>
                  <w:szCs w:val="18"/>
                </w:rPr>
                <w:t>1.809E+05</w:t>
              </w:r>
            </w:ins>
          </w:p>
        </w:tc>
        <w:tc>
          <w:tcPr>
            <w:tcW w:w="1210" w:type="dxa"/>
          </w:tcPr>
          <w:p>
            <w:pPr>
              <w:rPr>
                <w:ins w:id="92128" w:author="Claude" w:date="2026-10-20T00:00:00Z"/>
              </w:rPr>
            </w:pPr>
            <w:ins w:id="92129" w:author="Claude" w:date="2026-10-20T00:00:00Z">
              <w:r>
                <w:rPr>
                  <w:sz w:val="18"/>
                  <w:szCs w:val="18"/>
                </w:rPr>
                <w:t>9.045E-02</w:t>
              </w:r>
            </w:ins>
          </w:p>
        </w:tc>
        <w:tc>
          <w:tcPr>
            <w:tcW w:w="1210" w:type="dxa"/>
          </w:tcPr>
          <w:p>
            <w:pPr>
              <w:rPr>
                <w:ins w:id="92130" w:author="Claude" w:date="2026-10-20T00:00:00Z"/>
              </w:rPr>
            </w:pPr>
            <w:ins w:id="92131" w:author="Claude" w:date="2026-10-20T00:00:00Z">
              <w:r>
                <w:rPr>
                  <w:sz w:val="18"/>
                  <w:szCs w:val="18"/>
                </w:rPr>
                <w:t>3.015E-03</w:t>
              </w:r>
            </w:ins>
          </w:p>
        </w:tc>
        <w:tc>
          <w:tcPr>
            <w:tcW w:w="1210" w:type="dxa"/>
          </w:tcPr>
          <w:p>
            <w:pPr>
              <w:rPr>
                <w:ins w:id="92132" w:author="Claude" w:date="2026-10-20T00:00:00Z"/>
              </w:rPr>
            </w:pPr>
            <w:ins w:id="92133" w:author="Claude" w:date="2026-10-20T00:00:00Z">
              <w:r>
                <w:rPr>
                  <w:sz w:val="18"/>
                  <w:szCs w:val="18"/>
                </w:rPr>
                <w:t>3.015E-05</w:t>
              </w:r>
            </w:ins>
          </w:p>
        </w:tc>
        <w:tc>
          <w:tcPr>
            <w:tcW w:w="1210" w:type="dxa"/>
          </w:tcPr>
          <w:p>
            <w:pPr>
              <w:rPr>
                <w:ins w:id="92134" w:author="Claude" w:date="2026-10-20T00:00:00Z"/>
              </w:rPr>
            </w:pPr>
            <w:ins w:id="92135" w:author="Claude" w:date="2026-10-20T00:00:00Z">
              <w:r>
                <w:rPr>
                  <w:sz w:val="18"/>
                  <w:szCs w:val="18"/>
                </w:rPr>
                <w:t>1.508E-05</w:t>
              </w:r>
            </w:ins>
          </w:p>
        </w:tc>
      </w:tr>
    </w:tbl>
    <w:p w14:paraId="05A932A7" w14:textId="77777777" w:rsidR="00FB71BF" w:rsidRPr="00FB71BF" w:rsidRDefault="00FB71BF" w:rsidP="00FB71BF"/>
    <w:sectPr w:rsidR="00FB71BF" w:rsidRPr="00FB71BF" w:rsidSect="00227C0C">
      <w:pgSz w:w="11906" w:h="16838"/>
      <w:pgMar w:top="1418" w:right="1134" w:bottom="1418" w:left="113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1" w:author="Jon Ander Goiti Larrinaga" w:date="2025-05-29T12:07:00Z" w:initials="JG">
    <w:p w14:paraId="3F04D026" w14:textId="77777777" w:rsidR="00413B39" w:rsidRDefault="00413B39">
      <w:pPr>
        <w:pStyle w:val="Textocomentario"/>
        <w:numPr>
          <w:ilvl w:val="0"/>
          <w:numId w:val="2"/>
        </w:numPr>
      </w:pPr>
      <w:r>
        <w:rPr>
          <w:rStyle w:val="Refdecomentario"/>
        </w:rPr>
        <w:annotationRef/>
      </w:r>
      <w:r>
        <w:rPr>
          <w:color w:val="424242"/>
          <w:highlight w:val="white"/>
        </w:rPr>
        <w:t>U.S. Nuclear Regulatory Commission. (2003). </w:t>
      </w:r>
      <w:r>
        <w:rPr>
          <w:i/>
          <w:iCs/>
          <w:color w:val="424242"/>
          <w:highlight w:val="white"/>
        </w:rPr>
        <w:t>Regulatory Guide 1.194: Atmospheric Relative Concentrations for Control Room Radiological Habitability Assessments at Nuclear Power Plants</w:t>
      </w:r>
      <w:r>
        <w:rPr>
          <w:color w:val="424242"/>
          <w:highlight w:val="white"/>
        </w:rPr>
        <w:t>. Washington, DC: Office of Nuclear Regulatory Research. Recuperado de https://www.nrc.gov/docs/ML0315/ML031530505.pdf </w:t>
      </w:r>
    </w:p>
    <w:p w14:paraId="36B21E58" w14:textId="77777777" w:rsidR="00413B39" w:rsidRDefault="00413B39" w:rsidP="00413B39">
      <w:pPr>
        <w:pStyle w:val="Textocomentario"/>
      </w:pPr>
    </w:p>
    <w:p w14:paraId="6A42D5F5" w14:textId="77777777" w:rsidR="00413B39" w:rsidRDefault="00413B39">
      <w:pPr>
        <w:pStyle w:val="Textocomentario"/>
        <w:numPr>
          <w:ilvl w:val="0"/>
          <w:numId w:val="3"/>
        </w:numPr>
      </w:pPr>
      <w:r>
        <w:rPr>
          <w:color w:val="424242"/>
          <w:highlight w:val="white"/>
        </w:rPr>
        <w:t>Ramsdell, J. V., &amp; Simonen, C. A. (1997). </w:t>
      </w:r>
      <w:r>
        <w:rPr>
          <w:i/>
          <w:iCs/>
          <w:color w:val="424242"/>
          <w:highlight w:val="white"/>
        </w:rPr>
        <w:t>Atmospheric Relative Concentrations in Building Wakes (NUREG/CR-6331, Revision 1)</w:t>
      </w:r>
      <w:r>
        <w:rPr>
          <w:color w:val="424242"/>
          <w:highlight w:val="white"/>
        </w:rPr>
        <w:t>. Richland, WA: Pacific Northwest National Laboratory. Recuperado de https://www.nrc.gov/reading-rm/doc-collections/nuregs/contract/cr6331/index.html </w:t>
      </w:r>
    </w:p>
  </w:comment>
  <w:comment w:id="58" w:author="Jon Ander Goiti Larrinaga" w:date="2025-05-30T14:53:00Z" w:initials="JG">
    <w:p w14:paraId="2116F67E" w14:textId="77777777" w:rsidR="00413B39" w:rsidRDefault="00413B39" w:rsidP="00413B39">
      <w:pPr>
        <w:pStyle w:val="Textocomentario"/>
      </w:pPr>
      <w:r>
        <w:rPr>
          <w:rStyle w:val="Refdecomentario"/>
        </w:rPr>
        <w:annotationRef/>
      </w:r>
      <w:r>
        <w:t>1.23</w:t>
      </w:r>
    </w:p>
  </w:comment>
  <w:comment w:id="59" w:author="Jon Ander Goiti Larrinaga" w:date="2025-05-30T14:55:00Z" w:initials="JG">
    <w:p w14:paraId="08FAF520" w14:textId="77777777" w:rsidR="00413B39" w:rsidRDefault="00413B39" w:rsidP="00413B39">
      <w:pPr>
        <w:pStyle w:val="Textocomentario"/>
      </w:pPr>
      <w:r>
        <w:rPr>
          <w:rStyle w:val="Refdecomentario"/>
        </w:rPr>
        <w:annotationRef/>
      </w:r>
      <w:r>
        <w:t>Nureg 08</w:t>
      </w:r>
    </w:p>
  </w:comment>
  <w:comment w:id="70" w:author="Jon Ander Goiti Larrinaga" w:date="2025-06-04T12:35:00Z" w:initials="JG">
    <w:p w14:paraId="1E9A8CB1" w14:textId="77777777" w:rsidR="00413B39" w:rsidRDefault="00413B39" w:rsidP="00413B39">
      <w:pPr>
        <w:pStyle w:val="Textocomentario"/>
      </w:pPr>
      <w:r>
        <w:rPr>
          <w:rStyle w:val="Refdecomentario"/>
        </w:rPr>
        <w:annotationRef/>
      </w:r>
      <w:r>
        <w:t>TENGO QUE REFENCIAR LO DE ANAV</w:t>
      </w:r>
    </w:p>
  </w:comment>
  <w:comment w:id="71" w:author="Claude" w:date="2026-10-22T09:34:37Z" w:initials="C">
    <w:p w14:paraId="51AF3FA0" w14:textId="77777777">
      <w:r>
        <w:rPr>
          <w:rStyle w:val="CommentReference"/>
        </w:rPr>
        <w:annotationRef/>
      </w:r>
      <w:r>
        <w:rPr>
          <w:color w:val="000000"/>
          <w:sz w:val="20"/>
          <w:szCs w:val="20"/>
        </w:rPr>
        <w:t xml:space="preserve">Portada: la fecha (28 de enero de 2025) y el curso deben actualizarse a la convocatoria real de defensa.</w:t>
      </w:r>
    </w:p>
  </w:comment>
  <w:comment w:id="72" w:author="Claude" w:date="2026-10-22T09:34:37Z" w:initials="C">
    <w:p w14:paraId="7E5F7F61" w14:textId="77777777">
      <w:r>
        <w:rPr>
          <w:rStyle w:val="CommentReference"/>
        </w:rPr>
        <w:annotationRef/>
      </w:r>
      <w:r>
        <w:rPr>
          <w:color w:val="000000"/>
          <w:sz w:val="20"/>
          <w:szCs w:val="20"/>
        </w:rPr>
        <w:t xml:space="preserve">Lista generada a partir de SIGLAS.xlsx (corregido «Statito BlackOut» → Station Blackout y el desarrollo de KP-FHR) y ampliada con las siglas que aparecen en el texto. Revisar y completar.</w:t>
      </w:r>
    </w:p>
  </w:comment>
  <w:comment w:id="73" w:author="Claude" w:date="2026-10-22T09:34:37Z" w:initials="C">
    <w:p w14:paraId="04FD8890" w14:textId="77777777">
      <w:r>
        <w:rPr>
          <w:rStyle w:val="CommentReference"/>
        </w:rPr>
        <w:annotationRef/>
      </w:r>
      <w:r>
        <w:rPr>
          <w:color w:val="000000"/>
          <w:sz w:val="20"/>
          <w:szCs w:val="20"/>
        </w:rPr>
        <w:t xml:space="preserve">Apartado nuevo propuesto por Claude para explicar el hilo del documento. Las referencias a capítulos son campos y se actualizan solos.</w:t>
      </w:r>
    </w:p>
  </w:comment>
  <w:comment w:id="74" w:author="Claude" w:date="2026-10-22T09:34:37Z" w:initials="C">
    <w:p w14:paraId="0738D462" w14:textId="77777777">
      <w:r>
        <w:rPr>
          <w:rStyle w:val="CommentReference"/>
        </w:rPr>
        <w:annotationRef/>
      </w:r>
      <w:r>
        <w:rPr>
          <w:color w:val="000000"/>
          <w:sz w:val="20"/>
          <w:szCs w:val="20"/>
        </w:rPr>
        <w:t xml:space="preserve">Revisar: si el RD 524/2023 deroga la Directriz, conviene citar la disposición transitoria que mantiene su vigencia, en lugar de una nota pendiente de verificar.</w:t>
      </w:r>
    </w:p>
  </w:comment>
  <w:comment w:id="75" w:author="Claude" w:date="2026-10-22T09:34:37Z" w:initials="C">
    <w:p w14:paraId="10D91A74" w14:textId="77777777">
      <w:r>
        <w:rPr>
          <w:rStyle w:val="CommentReference"/>
        </w:rPr>
        <w:annotationRef/>
      </w:r>
      <w:r>
        <w:rPr>
          <w:color w:val="000000"/>
          <w:sz w:val="20"/>
          <w:szCs w:val="20"/>
        </w:rPr>
        <w:t xml:space="preserve">Se ha eliminado la nota interna «Verificar en EPR-NPP PPA 2013, Tabla 3…». Comprobar en la tabla del documento del OIEA las distancias para 100–1000 MWth antes de mantener esta frase.</w:t>
      </w:r>
    </w:p>
  </w:comment>
  <w:comment w:id="76" w:author="Claude" w:date="2026-10-22T09:34:37Z" w:initials="C">
    <w:p w14:paraId="053A2A0A" w14:textId="77777777">
      <w:r>
        <w:rPr>
          <w:rStyle w:val="CommentReference"/>
        </w:rPr>
        <w:annotationRef/>
      </w:r>
      <w:r>
        <w:rPr>
          <w:color w:val="000000"/>
          <w:sz w:val="20"/>
          <w:szCs w:val="20"/>
        </w:rPr>
        <w:t xml:space="preserve">Los escenarios E1 y E2 ya se definen en el capítulo de accidente postulado (apartado «Escenarios analizados»). La definición de E2 (pérdida de la retención del recinto por una colisión en maniobra) es una propuesta de Claude coherente con este capítulo: confírmala.</w:t>
      </w:r>
    </w:p>
  </w:comment>
  <w:comment w:id="77" w:author="Claude" w:date="2026-10-22T09:34:37Z" w:initials="C">
    <w:p w14:paraId="23BDC941" w14:textId="77777777">
      <w:r>
        <w:rPr>
          <w:rStyle w:val="CommentReference"/>
        </w:rPr>
        <w:annotationRef/>
      </w:r>
      <w:r>
        <w:rPr>
          <w:color w:val="000000"/>
          <w:sz w:val="20"/>
          <w:szCs w:val="20"/>
        </w:rPr>
        <w:t xml:space="preserve">Nota interna («como ocurría con el inventario inicial»): reescribir en tono de memoria o mover a la discusión de resultados.</w:t>
      </w:r>
    </w:p>
  </w:comment>
  <w:comment w:id="78" w:author="Claude" w:date="2026-10-22T09:34:37Z" w:initials="C">
    <w:p w14:paraId="46D0B411" w14:textId="77777777">
      <w:r>
        <w:rPr>
          <w:rStyle w:val="CommentReference"/>
        </w:rPr>
        <w:annotationRef/>
      </w:r>
      <w:r>
        <w:rPr>
          <w:color w:val="000000"/>
          <w:sz w:val="20"/>
          <w:szCs w:val="20"/>
        </w:rPr>
        <w:t xml:space="preserve">Este bloque es una propuesta de conclusiones; cuando estén los resultados, conviene trasladarlo al capítulo de conclusiones.</w:t>
      </w:r>
    </w:p>
  </w:comment>
  <w:comment w:id="79" w:author="Claude" w:date="2026-10-22T09:34:37Z" w:initials="C">
    <w:p w14:paraId="4AEAF411" w14:textId="77777777">
      <w:r>
        <w:rPr>
          <w:rStyle w:val="CommentReference"/>
        </w:rPr>
        <w:annotationRef/>
      </w:r>
      <w:r>
        <w:rPr>
          <w:color w:val="000000"/>
          <w:sz w:val="20"/>
          <w:szCs w:val="20"/>
        </w:rPr>
        <w:t xml:space="preserve">El apartado «Límites de dosis de la NRC en el EAB y la LPZ» (antes 9.1 dentro de Cálculo de dosis) se ha movido aquí, justo debajo, para reunir todos los criterios regulatorios en un solo capítulo.</w:t>
      </w:r>
    </w:p>
  </w:comment>
  <w:comment w:id="80" w:author="Claude" w:date="2026-10-22T09:34:37Z" w:initials="C">
    <w:p w14:paraId="2BFDC5C0" w14:textId="77777777">
      <w:r>
        <w:rPr>
          <w:rStyle w:val="CommentReference"/>
        </w:rPr>
        <w:annotationRef/>
      </w:r>
      <w:r>
        <w:rPr>
          <w:color w:val="000000"/>
          <w:sz w:val="20"/>
          <w:szCs w:val="20"/>
        </w:rPr>
        <w:t xml:space="preserve">Coherencia de potencia: el texto usa 320 MWth y 140 MWe en todo el documento. La ficha técnica original indicaba 150 MWe (2 × 75 MWe), el apartado de compatibilidad de potencia decía 140–150 MWth / 75 MWe, y el NIF de RADTRAD está normalizado a 530,4 MWth («i_SMR»). Confirmar el valor con la fuente de Kairos y alinear también el fichero .nif.</w:t>
      </w:r>
    </w:p>
  </w:comment>
  <w:comment w:id="81" w:author="Claude" w:date="2026-10-22T09:34:37Z" w:initials="C">
    <w:p w14:paraId="1A076566" w14:textId="77777777">
      <w:r>
        <w:rPr>
          <w:rStyle w:val="CommentReference"/>
        </w:rPr>
        <w:annotationRef/>
      </w:r>
      <w:r>
        <w:rPr>
          <w:color w:val="000000"/>
          <w:sz w:val="20"/>
          <w:szCs w:val="20"/>
        </w:rPr>
        <w:t xml:space="preserve">Añadida, tras la descripción del criterio C3, una justificación de por qué el KP-FHR no se excluye pese a usar esferas (flotan en el FLiBe; KP-TR-012). Revisar.</w:t>
      </w:r>
    </w:p>
  </w:comment>
  <w:comment w:id="82" w:author="Claude" w:date="2026-10-22T09:34:37Z" w:initials="C">
    <w:p w14:paraId="3C6A35A0" w14:textId="77777777">
      <w:r>
        <w:rPr>
          <w:rStyle w:val="CommentReference"/>
        </w:rPr>
        <w:annotationRef/>
      </w:r>
      <w:r>
        <w:rPr>
          <w:color w:val="000000"/>
          <w:sz w:val="20"/>
          <w:szCs w:val="20"/>
        </w:rPr>
        <w:t xml:space="preserve">¿Qué «documento de referencia»? Citar el documento concreto (¿la herramienta SMART [n] o el TFM de I. Aldekoa?).</w:t>
      </w:r>
    </w:p>
  </w:comment>
  <w:comment w:id="83" w:author="Claude" w:date="2026-10-22T09:34:37Z" w:initials="C">
    <w:p w14:paraId="2D7825C2" w14:textId="77777777">
      <w:r>
        <w:rPr>
          <w:rStyle w:val="CommentReference"/>
        </w:rPr>
        <w:annotationRef/>
      </w:r>
      <w:r>
        <w:rPr>
          <w:color w:val="000000"/>
          <w:sz w:val="20"/>
          <w:szCs w:val="20"/>
        </w:rPr>
        <w:t xml:space="preserve">Tabla movida al Anexo A para no cortar el capítulo de selección con varias páginas apaisadas. Revisar además el bloque de microrreactores (Aurora, ELENA, Energy Well, Pylon D1, SHELF…): varias filas parecen desplazadas una columna respecto al catálogo del OIEA. La fila del IMSR (FLiBe/TRISO) tampoco corresponde a un reactor de sal combustible.</w:t>
      </w:r>
    </w:p>
  </w:comment>
  <w:comment w:id="84" w:author="Claude" w:date="2026-10-22T09:34:37Z" w:initials="C">
    <w:p w14:paraId="2B086CCB" w14:textId="77777777">
      <w:r>
        <w:rPr>
          <w:rStyle w:val="CommentReference"/>
        </w:rPr>
        <w:annotationRef/>
      </w:r>
      <w:r>
        <w:rPr>
          <w:color w:val="000000"/>
          <w:sz w:val="20"/>
          <w:szCs w:val="20"/>
        </w:rPr>
        <w:t xml:space="preserve">Alineado con 320 MWth / 140 MWe que se usa en el resto del documento; confirmar con la fuente de Kairos Power.</w:t>
      </w:r>
    </w:p>
  </w:comment>
  <w:comment w:id="85" w:author="Claude" w:date="2026-10-22T09:34:37Z" w:initials="C">
    <w:p w14:paraId="71D69DFF" w14:textId="77777777">
      <w:r>
        <w:rPr>
          <w:rStyle w:val="CommentReference"/>
        </w:rPr>
        <w:annotationRef/>
      </w:r>
      <w:r>
        <w:rPr>
          <w:color w:val="000000"/>
          <w:sz w:val="20"/>
          <w:szCs w:val="20"/>
        </w:rPr>
        <w:t xml:space="preserve">Si la potencia es por unidad, revisar si «doble unidad» aplica al buque (un único reactor) o solo a la planta terrestre de referencia.</w:t>
      </w:r>
    </w:p>
  </w:comment>
  <w:comment w:id="86" w:author="Claude" w:date="2026-10-22T09:34:37Z" w:initials="C">
    <w:p w14:paraId="2292F5AD" w14:textId="77777777">
      <w:r>
        <w:rPr>
          <w:rStyle w:val="CommentReference"/>
        </w:rPr>
        <w:annotationRef/>
      </w:r>
      <w:r>
        <w:rPr>
          <w:color w:val="000000"/>
          <w:sz w:val="20"/>
          <w:szCs w:val="20"/>
        </w:rPr>
        <w:t xml:space="preserve">Corregido para coincidir con la tabla de balance (37,45 MWe / 0,28 ≈ 134 MWth). El texto anterior daba 110–125 MWth y el párrafo previo 97–116 MWth para el ciclo Rankine; conviene explicar la diferencia (consumos auxiliares y rendimiento global).</w:t>
      </w:r>
    </w:p>
  </w:comment>
  <w:comment w:id="87" w:author="Claude" w:date="2026-10-22T09:34:37Z" w:initials="C">
    <w:p w14:paraId="6997DCCF" w14:textId="77777777">
      <w:r>
        <w:rPr>
          <w:rStyle w:val="CommentReference"/>
        </w:rPr>
        <w:annotationRef/>
      </w:r>
      <w:r>
        <w:rPr>
          <w:color w:val="000000"/>
          <w:sz w:val="20"/>
          <w:szCs w:val="20"/>
        </w:rPr>
        <w:t xml:space="preserve">Verificar: el módulo NuScale original (US600) es de 160 MWth y el US460 de 250 MWth. Indicar qué versión y qué dimensiones del CNV se usan.</w:t>
      </w:r>
    </w:p>
  </w:comment>
  <w:comment w:id="88" w:author="Claude" w:date="2026-10-22T09:34:38Z" w:initials="C">
    <w:p w14:paraId="5748F457" w14:textId="77777777">
      <w:r>
        <w:rPr>
          <w:rStyle w:val="CommentReference"/>
        </w:rPr>
        <w:annotationRef/>
      </w:r>
      <w:r>
        <w:rPr>
          <w:color w:val="000000"/>
          <w:sz w:val="20"/>
          <w:szCs w:val="20"/>
        </w:rPr>
        <w:t xml:space="preserve">Recalculado con los propios rangos de la tabla: 9.700–15.400 m³ disponibles frente a 3.100–4.600 m³ requeridos, lo que da un factor de 2,1 a 5,0 (el texto decía 2,5–3).</w:t>
      </w:r>
    </w:p>
  </w:comment>
  <w:comment w:id="89" w:author="Claude" w:date="2026-10-22T09:34:38Z" w:initials="C">
    <w:p w14:paraId="01CFB71F" w14:textId="77777777">
      <w:r>
        <w:rPr>
          <w:rStyle w:val="CommentReference"/>
        </w:rPr>
        <w:annotationRef/>
      </w:r>
      <w:r>
        <w:rPr>
          <w:color w:val="000000"/>
          <w:sz w:val="20"/>
          <w:szCs w:val="20"/>
        </w:rPr>
        <w:t xml:space="preserve">Todo este capítulo sigue el ejemplo de cálculo (SBO con RVACS) del Apéndice B del informe tópico KP-TR-012 de Kairos. Se ha añadido la cita. Las frases sobre resultados («las dosis se mantienen ampliamente por debajo…», «la contribución dominante corresponde al tritio») son resultados de Kairos, no de este trabajo; reformularlas o contrastarlas con los resultados propios del capítulo de resultados.</w:t>
      </w:r>
    </w:p>
  </w:comment>
  <w:comment w:id="90" w:author="Claude" w:date="2026-10-22T09:34:38Z" w:initials="C">
    <w:p w14:paraId="5EDEB6BB" w14:textId="77777777">
      <w:r>
        <w:rPr>
          <w:rStyle w:val="CommentReference"/>
        </w:rPr>
        <w:annotationRef/>
      </w:r>
      <w:r>
        <w:rPr>
          <w:color w:val="000000"/>
          <w:sz w:val="20"/>
          <w:szCs w:val="20"/>
        </w:rPr>
        <w:t xml:space="preserve">Nombres corregidos según su código ZZAAA (16 lantánidos estaban mal). La tabla incluye también nucleidos estables (p. ej., Ba-138, Nd-143, Nd-145): conviene ajustar el texto que habla de «isótopos radiactivos relevantes» o retirarlos de la tabla.</w:t>
      </w:r>
    </w:p>
  </w:comment>
  <w:comment w:id="91" w:author="Claude" w:date="2026-10-22T09:34:38Z" w:initials="C">
    <w:p w14:paraId="600017F6" w14:textId="77777777">
      <w:r>
        <w:rPr>
          <w:rStyle w:val="CommentReference"/>
        </w:rPr>
        <w:annotationRef/>
      </w:r>
      <w:r>
        <w:rPr>
          <w:color w:val="000000"/>
          <w:sz w:val="20"/>
          <w:szCs w:val="20"/>
        </w:rPr>
        <w:t xml:space="preserve">El tritio procede de la sal y del grafito, no del combustible, por eso no está en el inventario del ECC. En el capítulo de término fuente se ha añadido el apartado «Tritio y alcance del inventario», con el inventario de Kairos (≈ 6.400 Ci). Falta incorporarlo al cálculo.</w:t>
      </w:r>
    </w:p>
  </w:comment>
  <w:comment w:id="92" w:author="Claude" w:date="2026-10-22T09:34:38Z" w:initials="C">
    <w:p w14:paraId="1216D16A" w14:textId="77777777">
      <w:r>
        <w:rPr>
          <w:rStyle w:val="CommentReference"/>
        </w:rPr>
        <w:annotationRef/>
      </w:r>
      <w:r>
        <w:rPr>
          <w:color w:val="000000"/>
          <w:sz w:val="20"/>
          <w:szCs w:val="20"/>
        </w:rPr>
        <w:t xml:space="preserve">Corregido: las semividas proceden ahora de NUBASE2020 (Kondev et al., 2021), con el script datos/nubase2020/actualizar_semividas.py. Antes se usaba la columna «chatGPT» del Excel, con errores de varios órdenes de magnitud (U-237: 98 min en vez de 6,75 d; Am-243: 5 h en vez de 7.350 años). Además, 16 lantánidos tenían mal el nombre del elemento respecto a su código ZZAAA (p. ej., Ce-144 figuraba como «Sm-144»), y por eso se les asignaba la semivida de otro nucleido. La actividad total del núcleo pasa de 6,5·10²⁵ Bq a 1,7·10²¹ Bq. El cambio completo, nucleido a nucleido, está en datos/nubase2020/cambios_semividas.csv.</w:t>
      </w:r>
    </w:p>
  </w:comment>
  <w:comment w:id="93" w:author="Claude" w:date="2026-10-22T09:34:38Z" w:initials="C">
    <w:p w14:paraId="25A98EB3" w14:textId="77777777">
      <w:r>
        <w:rPr>
          <w:rStyle w:val="CommentReference"/>
        </w:rPr>
        <w:annotationRef/>
      </w:r>
      <w:r>
        <w:rPr>
          <w:color w:val="000000"/>
          <w:sz w:val="20"/>
          <w:szCs w:val="20"/>
        </w:rPr>
        <w:t xml:space="preserve">Anexo recalculado con NUBASE2020 a partir de Calculosfueradelacontencion_NUBASE2020.xlsx (hoja Hoja1). Quedan fuera los nucleidos estables, que antes figuraban con actividades enormes. Ojo: el inventario público de Kairos (89 nucleidos de la zona AZ6-RZ1) no incluye yodos radiológicos (I-131, I-133, I-135) ni varios gases nobles de vida corta, que suelen dominar la dosis en un accidente. Para el cálculo final convendría completar el inventario, por ejemplo con ORIGEN, o justificar la omisión.</w:t>
      </w:r>
    </w:p>
  </w:comment>
  <w:comment w:id="94" w:author="Claude" w:date="2026-10-22T09:34:38Z" w:initials="C">
    <w:p w14:paraId="7A859099" w14:textId="77777777">
      <w:r>
        <w:rPr>
          <w:rStyle w:val="CommentReference"/>
        </w:rPr>
        <w:annotationRef/>
      </w:r>
      <w:r>
        <w:rPr>
          <w:color w:val="000000"/>
          <w:sz w:val="20"/>
          <w:szCs w:val="20"/>
        </w:rPr>
        <w:t xml:space="preserve">Corregido: la hoja de cálculo atenuaba los gases nobles un factor 100 en el FLiBe, mientras que KP-TR-012 (Tabla B-4) no les atribuye retención. Ahora se usa AF_FLiBe = 1 para los gases nobles (Xe-133 y Xe-135 en este inventario) y se mantiene 100 para el resto, que es conservador. Su actividad en el exterior del edificio se multiplica por 100 y los gases nobles pasan a ser ~99 % de la actividad liberada. El cambio está en datos/nubase2020/actualizar_semividas.py (fix_noble_gases).</w:t>
      </w:r>
    </w:p>
  </w:comment>
  <w:comment w:id="95" w:author="Claude" w:date="2026-10-22T09:34:38Z" w:initials="C">
    <w:p w14:paraId="3E07772C" w14:textId="77777777">
      <w:r>
        <w:rPr>
          <w:rStyle w:val="CommentReference"/>
        </w:rPr>
        <w:annotationRef/>
      </w:r>
      <w:r>
        <w:rPr>
          <w:color w:val="000000"/>
          <w:sz w:val="20"/>
          <w:szCs w:val="20"/>
        </w:rPr>
        <w:t xml:space="preserve">Indicar el volumen adoptado y su origen. En Equilibrium_Core_Concentrations_Calculations.xlsx aparece 13.978.830 «cm2» (son cm³, ≈ 14 m³).</w:t>
      </w:r>
    </w:p>
  </w:comment>
  <w:comment w:id="96" w:author="Claude" w:date="2026-10-22T09:34:38Z" w:initials="C">
    <w:p w14:paraId="3EB0BFC0" w14:textId="77777777">
      <w:r>
        <w:rPr>
          <w:rStyle w:val="CommentReference"/>
        </w:rPr>
        <w:annotationRef/>
      </w:r>
      <w:r>
        <w:rPr>
          <w:color w:val="000000"/>
          <w:sz w:val="20"/>
          <w:szCs w:val="20"/>
        </w:rPr>
        <w:t xml:space="preserve">Incoherencia con la tabla de ajustes: aquí se habla de invertir el sentido angular y rotar 90°, y en la tabla solo de rotar 90°. Aclarar también si el factor 1,79 de velocidad se aplica a ambas alturas.</w:t>
      </w:r>
    </w:p>
  </w:comment>
  <w:comment w:id="97" w:author="Claude" w:date="2026-10-22T09:34:38Z" w:initials="C">
    <w:p w14:paraId="29BD8E47" w14:textId="77777777">
      <w:r>
        <w:rPr>
          <w:rStyle w:val="CommentReference"/>
        </w:rPr>
        <w:annotationRef/>
      </w:r>
      <w:r>
        <w:rPr>
          <w:color w:val="000000"/>
          <w:sz w:val="20"/>
          <w:szCs w:val="20"/>
        </w:rPr>
        <w:t xml:space="preserve">Añadido a continuación un párrafo que presenta esta construcción como limitación. Revisar el tono.</w:t>
      </w:r>
    </w:p>
  </w:comment>
  <w:comment w:id="98" w:author="Claude" w:date="2026-10-22T09:34:38Z" w:initials="C">
    <w:p w14:paraId="23B5C9C7" w14:textId="77777777">
      <w:r>
        <w:rPr>
          <w:rStyle w:val="CommentReference"/>
        </w:rPr>
        <w:annotationRef/>
      </w:r>
      <w:r>
        <w:rPr>
          <w:color w:val="000000"/>
          <w:sz w:val="20"/>
          <w:szCs w:val="20"/>
        </w:rPr>
        <w:t xml:space="preserve">Hay cinco imágenes (rosas de los vientos y una captura de tabla) y solo algunas tienen pie de figura. Añadir pie a cada una e indicar qué rosa corresponde a cada altura y localización.</w:t>
      </w:r>
    </w:p>
  </w:comment>
  <w:comment w:id="99" w:author="Claude" w:date="2026-10-22T09:34:38Z" w:initials="C">
    <w:p w14:paraId="6F07EB88" w14:textId="77777777">
      <w:r>
        <w:rPr>
          <w:rStyle w:val="CommentReference"/>
        </w:rPr>
        <w:annotationRef/>
      </w:r>
      <w:r>
        <w:rPr>
          <w:color w:val="000000"/>
          <w:sz w:val="20"/>
          <w:szCs w:val="20"/>
        </w:rPr>
        <w:t xml:space="preserve">La referencia «Tabla 1» apuntaba a una tabla inexistente; se ha enlazado a la tabla de datos meteorológicos transformados. Comprobar que es la que se quería citar.</w:t>
      </w:r>
    </w:p>
  </w:comment>
  <w:comment w:id="100" w:author="Claude" w:date="2026-10-22T09:34:38Z" w:initials="C">
    <w:p w14:paraId="695EBEE9" w14:textId="77777777">
      <w:r>
        <w:rPr>
          <w:rStyle w:val="CommentReference"/>
        </w:rPr>
        <w:annotationRef/>
      </w:r>
      <w:r>
        <w:rPr>
          <w:color w:val="000000"/>
          <w:sz w:val="20"/>
          <w:szCs w:val="20"/>
        </w:rPr>
        <w:t xml:space="preserve">Corregido: ARCON96 sí es un modelo gaussiano (modificado). Además, PIPELINE.py no usa solo el percentil 95: toma el máximo entre el 99,5 % sectorial y el 95 % global, como en la RG 1.145; el texto debe describir lo que realmente se calcula.</w:t>
      </w:r>
    </w:p>
  </w:comment>
  <w:comment w:id="101" w:author="Claude" w:date="2026-10-22T09:34:38Z" w:initials="C">
    <w:p w14:paraId="13BCBA89" w14:textId="77777777">
      <w:r>
        <w:rPr>
          <w:rStyle w:val="CommentReference"/>
        </w:rPr>
        <w:annotationRef/>
      </w:r>
      <w:r>
        <w:rPr>
          <w:color w:val="000000"/>
          <w:sz w:val="20"/>
          <w:szCs w:val="20"/>
        </w:rPr>
        <w:t xml:space="preserve">10 CFR 100.11 expresa los límites en dosis a cuerpo entero y tiroides, no en TEDE; la formulación en TEDE procede de 10 CFR 50.34 / RG 1.183. Corregido aquí; además, el bloque se ha unificado con el capítulo de marco regulatorio.</w:t>
      </w:r>
    </w:p>
  </w:comment>
  <w:comment w:id="102" w:author="Claude" w:date="2026-10-22T09:34:38Z" w:initials="C">
    <w:p w14:paraId="63D471BC" w14:textId="77777777">
      <w:r>
        <w:rPr>
          <w:rStyle w:val="CommentReference"/>
        </w:rPr>
        <w:annotationRef/>
      </w:r>
      <w:r>
        <w:rPr>
          <w:color w:val="000000"/>
          <w:sz w:val="20"/>
          <w:szCs w:val="20"/>
        </w:rPr>
        <w:t xml:space="preserve">Capítulo nuevo, redactado por Claude a partir de PIPELINE.py y zonas_emergencia.py, para presentar la herramienta como aportación del trabajo. Revisar el tono y añadir la figura del mapa con los resultados definitivos.</w:t>
      </w:r>
    </w:p>
  </w:comment>
  <w:comment w:id="103" w:author="Claude" w:date="2026-10-22T09:34:38Z" w:initials="C">
    <w:p w14:paraId="1137F01A" w14:textId="77777777">
      <w:r>
        <w:rPr>
          <w:rStyle w:val="CommentReference"/>
        </w:rPr>
        <w:annotationRef/>
      </w:r>
      <w:r>
        <w:rPr>
          <w:color w:val="000000"/>
          <w:sz w:val="20"/>
          <w:szCs w:val="20"/>
        </w:rPr>
        <w:t xml:space="preserve">Capítulo nuevo que une todas las etapas. La tabla de cadena de cálculo es la matriz de trazabilidad: cada etapa con su herramienta, sus entradas y salidas y el documento que la respalda.</w:t>
      </w:r>
    </w:p>
  </w:comment>
  <w:comment w:id="104" w:author="Claude" w:date="2026-10-22T09:34:38Z" w:initials="C">
    <w:p w14:paraId="1AE6D5FC" w14:textId="77777777">
      <w:r>
        <w:rPr>
          <w:rStyle w:val="CommentReference"/>
        </w:rPr>
        <w:annotationRef/>
      </w:r>
      <w:r>
        <w:rPr>
          <w:color w:val="000000"/>
          <w:sz w:val="20"/>
          <w:szCs w:val="20"/>
        </w:rPr>
        <w:t xml:space="preserve">Corregido en PIPELINE.py: antes la tabla de χ/Q usaba directamente las medias de 0 a t y empezaba en t = 1 h. Ahora empieza en t = 0 y usa valores por intervalo (Ec. 105 de KP-TR-012). Si algún intervalo sale negativo, porque los percentiles de las medias no son aditivos, se usa la media de 0 a t₂, que es conservadora, y queda registrado en el log.</w:t>
      </w:r>
    </w:p>
  </w:comment>
  <w:comment w:id="105" w:author="Claude" w:date="2026-10-22T09:34:38Z" w:initials="C">
    <w:p w14:paraId="067453D0" w14:textId="77777777">
      <w:r>
        <w:rPr>
          <w:rStyle w:val="CommentReference"/>
        </w:rPr>
        <w:annotationRef/>
      </w:r>
      <w:r>
        <w:rPr>
          <w:color w:val="000000"/>
          <w:sz w:val="20"/>
          <w:szCs w:val="20"/>
        </w:rPr>
        <w:t xml:space="preserve">Corregido en PIPELINE.py: el .cfd tiene once periodos (incluido 48 h, según KP-TR-012 §7.9.2) y el mapeo fijo anterior leía la columna de 24 h como 12 h y la de 48 h como 24 h. Ahora la columna se toma de la cabecera del fichero o, sin cabecera, del número de columnas. Conviene confirmarlo con un ISMR.cfd real: el log indica qué disposición se ha usado.</w:t>
      </w:r>
    </w:p>
  </w:comment>
  <w:comment w:id="106" w:author="Claude" w:date="2026-10-22T09:34:38Z" w:initials="C">
    <w:p w14:paraId="35DAFD28" w14:textId="77777777">
      <w:r>
        <w:rPr>
          <w:rStyle w:val="CommentReference"/>
        </w:rPr>
        <w:annotationRef/>
      </w:r>
      <w:r>
        <w:rPr>
          <w:color w:val="000000"/>
          <w:sz w:val="20"/>
          <w:szCs w:val="20"/>
        </w:rPr>
        <w:t xml:space="preserve">Coherencia de los ficheros de soporte: el .rft por defecto del pipeline es tid_dba.rft, que corresponde a fracciones de liberación de un reactor de agua ligera (TID-14844), y el .nif generado se titula «Normalized i_SMR 530.4 MWth Core Inventory». Ambos deberían corresponder al término fuente mecanicista del KP-FHR (capítulo de término fuente) y a 320 MWth.</w:t>
      </w:r>
    </w:p>
  </w:comment>
  <w:comment w:id="107" w:author="Claude" w:date="2026-10-22T09:34:38Z" w:initials="C">
    <w:p w14:paraId="05BE5882" w14:textId="77777777">
      <w:r>
        <w:rPr>
          <w:rStyle w:val="CommentReference"/>
        </w:rPr>
        <w:annotationRef/>
      </w:r>
      <w:r>
        <w:rPr>
          <w:color w:val="000000"/>
          <w:sz w:val="20"/>
          <w:szCs w:val="20"/>
        </w:rPr>
        <w:t xml:space="preserve">Estructura propuesta por Claude con lo que debe contener cada apartado. Se completa con las salidas de la herramienta (χ/Q, Sets_Worst2h.xlsx, zonas_emergencia.json y mapa).</w:t>
      </w:r>
    </w:p>
  </w:comment>
  <w:comment w:id="108" w:author="Claude" w:date="2026-10-22T09:34:38Z" w:initials="C">
    <w:p w14:paraId="04556A9F" w14:textId="77777777">
      <w:r>
        <w:rPr>
          <w:rStyle w:val="CommentReference"/>
        </w:rPr>
        <w:annotationRef/>
      </w:r>
      <w:r>
        <w:rPr>
          <w:color w:val="000000"/>
          <w:sz w:val="20"/>
          <w:szCs w:val="20"/>
        </w:rPr>
        <w:t xml:space="preserve">Bibliografía nueva: la memoria tenía dos sistemas de citas ([1]–[12] y [R-1]–[R-21]) sin lista de referencias, y además [7] y [11] se usaban para fuentes distintas. Se han unificado y numerado por orden de aparición. Las entradas marcadas [Completar] o [Verificar] necesitan tus datos.</w:t>
      </w:r>
    </w:p>
  </w:comment>
  <w:comment w:id="109" w:author="Claude" w:date="2026-10-22T09:34:39Z" w:initials="C">
    <w:p w14:paraId="0435A5EA" w14:textId="77777777">
      <w:r>
        <w:rPr>
          <w:rStyle w:val="CommentReference"/>
        </w:rPr>
        <w:annotationRef/>
      </w:r>
      <w:r>
        <w:rPr>
          <w:color w:val="000000"/>
          <w:sz w:val="20"/>
          <w:szCs w:val="20"/>
        </w:rPr>
        <w:t xml:space="preserve">Borrador de Claude con las conclusiones que no dependen de los resultados, limitaciones y líneas futuras. Completar con los resultados numéricos.</w:t>
      </w:r>
    </w:p>
  </w:comment>
  <w:comment w:id="110" w:author="Claude" w:date="2026-10-22T09:34:39Z" w:initials="C">
    <w:p w14:paraId="3CCB5C98" w14:textId="77777777">
      <w:r>
        <w:rPr>
          <w:rStyle w:val="CommentReference"/>
        </w:rPr>
        <w:annotationRef/>
      </w:r>
      <w:r>
        <w:rPr>
          <w:color w:val="000000"/>
          <w:sz w:val="20"/>
          <w:szCs w:val="20"/>
        </w:rPr>
        <w:t xml:space="preserve">Apartado nuevo: objetivos específicos ligados a los capítulos. Revisar.</w:t>
      </w:r>
    </w:p>
  </w:comment>
  <w:comment w:id="111" w:author="Claude" w:date="2026-10-22T09:34:39Z" w:initials="C">
    <w:p w14:paraId="6223E569" w14:textId="77777777">
      <w:r>
        <w:rPr>
          <w:rStyle w:val="CommentReference"/>
        </w:rPr>
        <w:annotationRef/>
      </w:r>
      <w:r>
        <w:rPr>
          <w:color w:val="000000"/>
          <w:sz w:val="20"/>
          <w:szCs w:val="20"/>
        </w:rPr>
        <w:t xml:space="preserve">Párrafo nuevo de antecedentes. La fuente sobre los buques mercantes nucleares está pendiente de completar en la bibliografía.</w:t>
      </w:r>
    </w:p>
  </w:comment>
  <w:comment w:id="112" w:author="Claude" w:date="2026-10-22T09:34:39Z" w:initials="C">
    <w:p w14:paraId="40DCF660" w14:textId="77777777">
      <w:r>
        <w:rPr>
          <w:rStyle w:val="CommentReference"/>
        </w:rPr>
        <w:annotationRef/>
      </w:r>
      <w:r>
        <w:rPr>
          <w:color w:val="000000"/>
          <w:sz w:val="20"/>
          <w:szCs w:val="20"/>
        </w:rPr>
        <w:t xml:space="preserve">El texto remitía a un «Anexo X» inexistente con las ponderaciones del AHP; se ha creado este anexo como marcador.</w:t>
      </w:r>
    </w:p>
  </w:comment>
  <w:comment w:id="113" w:author="Claude" w:date="2026-10-22T09:34:39Z" w:initials="C">
    <w:p w14:paraId="751BE720" w14:textId="77777777">
      <w:r>
        <w:rPr>
          <w:rStyle w:val="CommentReference"/>
        </w:rPr>
        <w:annotationRef/>
      </w:r>
      <w:r>
        <w:rPr>
          <w:color w:val="000000"/>
          <w:sz w:val="20"/>
          <w:szCs w:val="20"/>
        </w:rPr>
        <w:t xml:space="preserve">Resumen y abstract redactados por Claude a partir del contenido actual; falta la frase con los resultados. El laburpena queda pendiente.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42D5F5" w15:done="0"/>
  <w15:commentEx w15:paraId="2116F67E" w15:done="0"/>
  <w15:commentEx w15:paraId="08FAF520" w15:done="0"/>
  <w15:commentEx w15:paraId="1E9A8CB1" w15:done="0"/>
  <w15:commentEx w15:paraId="51AF3FA0" w15:done="0"/>
  <w15:commentEx w15:paraId="7E5F7F61" w15:done="0"/>
  <w15:commentEx w15:paraId="04FD8890" w15:done="0"/>
  <w15:commentEx w15:paraId="0738D462" w15:done="0"/>
  <w15:commentEx w15:paraId="10D91A74" w15:done="0"/>
  <w15:commentEx w15:paraId="053A2A0A" w15:done="0"/>
  <w15:commentEx w15:paraId="23BDC941" w15:done="0"/>
  <w15:commentEx w15:paraId="46D0B411" w15:done="0"/>
  <w15:commentEx w15:paraId="4AEAF411" w15:done="0"/>
  <w15:commentEx w15:paraId="2BFDC5C0" w15:done="0"/>
  <w15:commentEx w15:paraId="1A076566" w15:done="0"/>
  <w15:commentEx w15:paraId="3C6A35A0" w15:done="0"/>
  <w15:commentEx w15:paraId="2D7825C2" w15:done="0"/>
  <w15:commentEx w15:paraId="2B086CCB" w15:done="0"/>
  <w15:commentEx w15:paraId="71D69DFF" w15:done="0"/>
  <w15:commentEx w15:paraId="2292F5AD" w15:done="0"/>
  <w15:commentEx w15:paraId="6997DCCF" w15:done="0"/>
  <w15:commentEx w15:paraId="5748F457" w15:done="0"/>
  <w15:commentEx w15:paraId="01CFB71F" w15:done="0"/>
  <w15:commentEx w15:paraId="5EDEB6BB" w15:done="0"/>
  <w15:commentEx w15:paraId="600017F6" w15:done="0"/>
  <w15:commentEx w15:paraId="1216D16A" w15:done="0"/>
  <w15:commentEx w15:paraId="25A98EB3" w15:done="0"/>
  <w15:commentEx w15:paraId="7A859099" w15:done="0"/>
  <w15:commentEx w15:paraId="3E07772C" w15:done="0"/>
  <w15:commentEx w15:paraId="3EB0BFC0" w15:done="0"/>
  <w15:commentEx w15:paraId="29BD8E47" w15:done="0"/>
  <w15:commentEx w15:paraId="23B5C9C7" w15:done="0"/>
  <w15:commentEx w15:paraId="6F07EB88" w15:done="0"/>
  <w15:commentEx w15:paraId="695EBEE9" w15:done="0"/>
  <w15:commentEx w15:paraId="13BCBA89" w15:done="0"/>
  <w15:commentEx w15:paraId="63D471BC" w15:done="0"/>
  <w15:commentEx w15:paraId="1137F01A" w15:done="0"/>
  <w15:commentEx w15:paraId="1AE6D5FC" w15:done="0"/>
  <w15:commentEx w15:paraId="067453D0" w15:done="0"/>
  <w15:commentEx w15:paraId="35DAFD28" w15:done="0"/>
  <w15:commentEx w15:paraId="05BE5882" w15:done="0"/>
  <w15:commentEx w15:paraId="04556A9F" w15:done="0"/>
  <w15:commentEx w15:paraId="0435A5EA" w15:done="0"/>
  <w15:commentEx w15:paraId="3CCB5C98" w15:done="0"/>
  <w15:commentEx w15:paraId="6223E569" w15:done="0"/>
  <w15:commentEx w15:paraId="40DCF660" w15:done="0"/>
  <w15:commentEx w15:paraId="751BE72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E93470C" w16cex:dateUtc="2025-05-29T10:07:00Z"/>
  <w16cex:commentExtensible w16cex:durableId="233B15A0" w16cex:dateUtc="2025-05-30T12:53:00Z"/>
  <w16cex:commentExtensible w16cex:durableId="55321B65" w16cex:dateUtc="2025-05-30T12:55:00Z"/>
  <w16cex:commentExtensible w16cex:durableId="58269B04" w16cex:dateUtc="2025-06-04T10:35:00Z"/>
  <w16cex:commentExtensible w16cex:durableId="0BE4F497" w16cex:dateUtc="2026-10-22T09:34:37Z"/>
  <w16cex:commentExtensible w16cex:durableId="16177E2B" w16cex:dateUtc="2026-10-22T09:34:37Z"/>
  <w16cex:commentExtensible w16cex:durableId="41FE9973" w16cex:dateUtc="2026-10-22T09:34:37Z"/>
  <w16cex:commentExtensible w16cex:durableId="7A6BC0F1" w16cex:dateUtc="2026-10-22T09:34:37Z"/>
  <w16cex:commentExtensible w16cex:durableId="76014DE7" w16cex:dateUtc="2026-10-22T09:34:37Z"/>
  <w16cex:commentExtensible w16cex:durableId="3942E940" w16cex:dateUtc="2026-10-22T09:34:37Z"/>
  <w16cex:commentExtensible w16cex:durableId="4B6DBE5B" w16cex:dateUtc="2026-10-22T09:34:37Z"/>
  <w16cex:commentExtensible w16cex:durableId="5AF17752" w16cex:dateUtc="2026-10-22T09:34:37Z"/>
  <w16cex:commentExtensible w16cex:durableId="5CB66E52" w16cex:dateUtc="2026-10-22T09:34:37Z"/>
  <w16cex:commentExtensible w16cex:durableId="54D597FA" w16cex:dateUtc="2026-10-22T09:34:37Z"/>
  <w16cex:commentExtensible w16cex:durableId="645B92D1" w16cex:dateUtc="2026-10-22T09:34:37Z"/>
  <w16cex:commentExtensible w16cex:durableId="5EEECDF7" w16cex:dateUtc="2026-10-22T09:34:37Z"/>
  <w16cex:commentExtensible w16cex:durableId="19734559" w16cex:dateUtc="2026-10-22T09:34:37Z"/>
  <w16cex:commentExtensible w16cex:durableId="1B3F7182" w16cex:dateUtc="2026-10-22T09:34:37Z"/>
  <w16cex:commentExtensible w16cex:durableId="4CFDB296" w16cex:dateUtc="2026-10-22T09:34:37Z"/>
  <w16cex:commentExtensible w16cex:durableId="5C5E5E71" w16cex:dateUtc="2026-10-22T09:34:37Z"/>
  <w16cex:commentExtensible w16cex:durableId="624F0D18" w16cex:dateUtc="2026-10-22T09:34:37Z"/>
  <w16cex:commentExtensible w16cex:durableId="4FA07528" w16cex:dateUtc="2026-10-22T09:34:38Z"/>
  <w16cex:commentExtensible w16cex:durableId="61A6A85A" w16cex:dateUtc="2026-10-22T09:34:38Z"/>
  <w16cex:commentExtensible w16cex:durableId="66B7278D" w16cex:dateUtc="2026-10-22T09:34:38Z"/>
  <w16cex:commentExtensible w16cex:durableId="334277CB" w16cex:dateUtc="2026-10-22T09:34:38Z"/>
  <w16cex:commentExtensible w16cex:durableId="4F5F3C4C" w16cex:dateUtc="2026-10-22T09:34:38Z"/>
  <w16cex:commentExtensible w16cex:durableId="77B317B5" w16cex:dateUtc="2026-10-22T09:34:38Z"/>
  <w16cex:commentExtensible w16cex:durableId="2C8E01DC" w16cex:dateUtc="2026-10-22T09:34:38Z"/>
  <w16cex:commentExtensible w16cex:durableId="70C26584" w16cex:dateUtc="2026-10-22T09:34:38Z"/>
  <w16cex:commentExtensible w16cex:durableId="699DBD9E" w16cex:dateUtc="2026-10-22T09:34:38Z"/>
  <w16cex:commentExtensible w16cex:durableId="70705321" w16cex:dateUtc="2026-10-22T09:34:38Z"/>
  <w16cex:commentExtensible w16cex:durableId="21654C65" w16cex:dateUtc="2026-10-22T09:34:38Z"/>
  <w16cex:commentExtensible w16cex:durableId="67C70E9C" w16cex:dateUtc="2026-10-22T09:34:38Z"/>
  <w16cex:commentExtensible w16cex:durableId="21E8EBF7" w16cex:dateUtc="2026-10-22T09:34:38Z"/>
  <w16cex:commentExtensible w16cex:durableId="0CDC686F" w16cex:dateUtc="2026-10-22T09:34:38Z"/>
  <w16cex:commentExtensible w16cex:durableId="2D4F5EC8" w16cex:dateUtc="2026-10-22T09:34:38Z"/>
  <w16cex:commentExtensible w16cex:durableId="6F1EC99F" w16cex:dateUtc="2026-10-22T09:34:38Z"/>
  <w16cex:commentExtensible w16cex:durableId="501DDA38" w16cex:dateUtc="2026-10-22T09:34:38Z"/>
  <w16cex:commentExtensible w16cex:durableId="4E3A6561" w16cex:dateUtc="2026-10-22T09:34:38Z"/>
  <w16cex:commentExtensible w16cex:durableId="60B26EA6" w16cex:dateUtc="2026-10-22T09:34:38Z"/>
  <w16cex:commentExtensible w16cex:durableId="57697812" w16cex:dateUtc="2026-10-22T09:34:38Z"/>
  <w16cex:commentExtensible w16cex:durableId="12387C68" w16cex:dateUtc="2026-10-22T09:34:38Z"/>
  <w16cex:commentExtensible w16cex:durableId="668B3816" w16cex:dateUtc="2026-10-22T09:34:39Z"/>
  <w16cex:commentExtensible w16cex:durableId="45BEA13B" w16cex:dateUtc="2026-10-22T09:34:39Z"/>
  <w16cex:commentExtensible w16cex:durableId="19CAB4CC" w16cex:dateUtc="2026-10-22T09:34:39Z"/>
  <w16cex:commentExtensible w16cex:durableId="5D93D81C" w16cex:dateUtc="2026-10-22T09:34:39Z"/>
  <w16cex:commentExtensible w16cex:durableId="213A36E1" w16cex:dateUtc="2026-10-22T09:34:3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42D5F5" w16cid:durableId="7E93470C"/>
  <w16cid:commentId w16cid:paraId="2116F67E" w16cid:durableId="233B15A0"/>
  <w16cid:commentId w16cid:paraId="08FAF520" w16cid:durableId="55321B65"/>
  <w16cid:commentId w16cid:paraId="1E9A8CB1" w16cid:durableId="58269B04"/>
  <w16cid:commentId w16cid:paraId="51AF3FA0" w16cid:durableId="0BE4F497"/>
  <w16cid:commentId w16cid:paraId="7E5F7F61" w16cid:durableId="16177E2B"/>
  <w16cid:commentId w16cid:paraId="04FD8890" w16cid:durableId="41FE9973"/>
  <w16cid:commentId w16cid:paraId="0738D462" w16cid:durableId="7A6BC0F1"/>
  <w16cid:commentId w16cid:paraId="10D91A74" w16cid:durableId="76014DE7"/>
  <w16cid:commentId w16cid:paraId="053A2A0A" w16cid:durableId="3942E940"/>
  <w16cid:commentId w16cid:paraId="23BDC941" w16cid:durableId="4B6DBE5B"/>
  <w16cid:commentId w16cid:paraId="46D0B411" w16cid:durableId="5AF17752"/>
  <w16cid:commentId w16cid:paraId="4AEAF411" w16cid:durableId="5CB66E52"/>
  <w16cid:commentId w16cid:paraId="2BFDC5C0" w16cid:durableId="54D597FA"/>
  <w16cid:commentId w16cid:paraId="1A076566" w16cid:durableId="645B92D1"/>
  <w16cid:commentId w16cid:paraId="3C6A35A0" w16cid:durableId="5EEECDF7"/>
  <w16cid:commentId w16cid:paraId="2D7825C2" w16cid:durableId="19734559"/>
  <w16cid:commentId w16cid:paraId="2B086CCB" w16cid:durableId="1B3F7182"/>
  <w16cid:commentId w16cid:paraId="71D69DFF" w16cid:durableId="4CFDB296"/>
  <w16cid:commentId w16cid:paraId="2292F5AD" w16cid:durableId="5C5E5E71"/>
  <w16cid:commentId w16cid:paraId="6997DCCF" w16cid:durableId="624F0D18"/>
  <w16cid:commentId w16cid:paraId="5748F457" w16cid:durableId="4FA07528"/>
  <w16cid:commentId w16cid:paraId="01CFB71F" w16cid:durableId="61A6A85A"/>
  <w16cid:commentId w16cid:paraId="5EDEB6BB" w16cid:durableId="66B7278D"/>
  <w16cid:commentId w16cid:paraId="600017F6" w16cid:durableId="334277CB"/>
  <w16cid:commentId w16cid:paraId="1216D16A" w16cid:durableId="4F5F3C4C"/>
  <w16cid:commentId w16cid:paraId="25A98EB3" w16cid:durableId="77B317B5"/>
  <w16cid:commentId w16cid:paraId="7A859099" w16cid:durableId="2C8E01DC"/>
  <w16cid:commentId w16cid:paraId="3E07772C" w16cid:durableId="70C26584"/>
  <w16cid:commentId w16cid:paraId="3EB0BFC0" w16cid:durableId="699DBD9E"/>
  <w16cid:commentId w16cid:paraId="29BD8E47" w16cid:durableId="70705321"/>
  <w16cid:commentId w16cid:paraId="23B5C9C7" w16cid:durableId="21654C65"/>
  <w16cid:commentId w16cid:paraId="6F07EB88" w16cid:durableId="67C70E9C"/>
  <w16cid:commentId w16cid:paraId="695EBEE9" w16cid:durableId="21E8EBF7"/>
  <w16cid:commentId w16cid:paraId="13BCBA89" w16cid:durableId="0CDC686F"/>
  <w16cid:commentId w16cid:paraId="63D471BC" w16cid:durableId="2D4F5EC8"/>
  <w16cid:commentId w16cid:paraId="1137F01A" w16cid:durableId="6F1EC99F"/>
  <w16cid:commentId w16cid:paraId="1AE6D5FC" w16cid:durableId="501DDA38"/>
  <w16cid:commentId w16cid:paraId="067453D0" w16cid:durableId="4E3A6561"/>
  <w16cid:commentId w16cid:paraId="35DAFD28" w16cid:durableId="60B26EA6"/>
  <w16cid:commentId w16cid:paraId="05BE5882" w16cid:durableId="57697812"/>
  <w16cid:commentId w16cid:paraId="04556A9F" w16cid:durableId="12387C68"/>
  <w16cid:commentId w16cid:paraId="0435A5EA" w16cid:durableId="668B3816"/>
  <w16cid:commentId w16cid:paraId="3CCB5C98" w16cid:durableId="45BEA13B"/>
  <w16cid:commentId w16cid:paraId="6223E569" w16cid:durableId="19CAB4CC"/>
  <w16cid:commentId w16cid:paraId="40DCF660" w16cid:durableId="5D93D81C"/>
  <w16cid:commentId w16cid:paraId="751BE720" w16cid:durableId="213A36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07292" w14:textId="77777777" w:rsidR="00AE654B" w:rsidRDefault="00AE654B" w:rsidP="00DF6CFD">
      <w:pPr>
        <w:spacing w:after="0" w:line="240" w:lineRule="auto"/>
      </w:pPr>
      <w:r>
        <w:separator/>
      </w:r>
    </w:p>
  </w:endnote>
  <w:endnote w:type="continuationSeparator" w:id="0">
    <w:p w14:paraId="0263ABD8" w14:textId="77777777" w:rsidR="00AE654B" w:rsidRDefault="00AE654B" w:rsidP="00DF6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EHUSans">
    <w:panose1 w:val="02000503060000020004"/>
    <w:charset w:val="FF"/>
    <w:family w:val="modern"/>
    <w:notTrueType/>
    <w:pitch w:val="variable"/>
    <w:sig w:usb0="80000027" w:usb1="4000004A"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yriad Pro">
    <w:altName w:val="Segoe UI"/>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D7BE8" w14:textId="7A9D7C3B" w:rsidR="00FE6074" w:rsidRDefault="00874529">
    <w:pPr>
      <w:pStyle w:val="Piedepgina"/>
      <w:jc w:val="right"/>
    </w:pP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F8D5B" w14:textId="77777777" w:rsidR="00413B39" w:rsidRDefault="00413B39">
    <w:pPr>
      <w:pStyle w:val="Piedepgina"/>
      <w:jc w:val="right"/>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14C17" w14:textId="77777777" w:rsidR="00AE654B" w:rsidRDefault="00AE654B" w:rsidP="00DF6CFD">
      <w:pPr>
        <w:spacing w:after="0" w:line="240" w:lineRule="auto"/>
      </w:pPr>
      <w:r>
        <w:separator/>
      </w:r>
    </w:p>
  </w:footnote>
  <w:footnote w:type="continuationSeparator" w:id="0">
    <w:p w14:paraId="36BEEEEA" w14:textId="77777777" w:rsidR="00AE654B" w:rsidRDefault="00AE654B" w:rsidP="00DF6CFD">
      <w:pPr>
        <w:spacing w:after="0" w:line="240" w:lineRule="auto"/>
      </w:pPr>
      <w:r>
        <w:continuationSeparator/>
      </w:r>
    </w:p>
  </w:footnote>
  <w:footnote w:id="1">
    <w:p w14:paraId="2732D428" w14:textId="3DF072A9" w:rsidR="00297282" w:rsidRDefault="00297282">
      <w:pPr>
        <w:pStyle w:val="Textonotapie"/>
      </w:pPr>
      <w:r>
        <w:rPr>
          <w:rStyle w:val="Refdenotaalpie"/>
        </w:rPr>
        <w:footnoteRef/>
      </w:r>
      <w:r>
        <w:t xml:space="preserve"> </w:t>
      </w:r>
      <w:r w:rsidRPr="00297282">
        <w:rPr>
          <w:sz w:val="18"/>
          <w:szCs w:val="18"/>
        </w:rPr>
        <w:t xml:space="preserve">El </w:t>
      </w:r>
      <w:r w:rsidRPr="00297282">
        <w:rPr>
          <w:b/>
          <w:bCs/>
          <w:sz w:val="18"/>
          <w:szCs w:val="18"/>
        </w:rPr>
        <w:t>casing</w:t>
      </w:r>
      <w:r w:rsidRPr="00297282">
        <w:rPr>
          <w:sz w:val="18"/>
          <w:szCs w:val="18"/>
        </w:rPr>
        <w:t xml:space="preserve"> es la </w:t>
      </w:r>
      <w:r w:rsidRPr="00297282">
        <w:rPr>
          <w:b/>
          <w:bCs/>
          <w:sz w:val="18"/>
          <w:szCs w:val="18"/>
        </w:rPr>
        <w:t>estructura vertical</w:t>
      </w:r>
      <w:r w:rsidRPr="00297282">
        <w:rPr>
          <w:sz w:val="18"/>
          <w:szCs w:val="18"/>
        </w:rPr>
        <w:t xml:space="preserve"> que conecta la sala de máquinas con las cubiertas superiores del buque, proporcionando el espacio necesario para </w:t>
      </w:r>
      <w:r w:rsidRPr="00297282">
        <w:rPr>
          <w:b/>
          <w:bCs/>
          <w:sz w:val="18"/>
          <w:szCs w:val="18"/>
        </w:rPr>
        <w:t>ventilación, evacuación de gases, tuberías y accesos</w:t>
      </w:r>
      <w:r w:rsidRPr="00297282">
        <w:rPr>
          <w:sz w:val="18"/>
          <w:szCs w:val="18"/>
        </w:rPr>
        <w:t xml:space="preserve">, y permitiendo la instalación de </w:t>
      </w:r>
      <w:r w:rsidRPr="00297282">
        <w:rPr>
          <w:b/>
          <w:bCs/>
          <w:sz w:val="18"/>
          <w:szCs w:val="18"/>
        </w:rPr>
        <w:t>equipos de gran altura</w:t>
      </w:r>
      <w:r w:rsidRPr="00297282">
        <w:rPr>
          <w:sz w:val="18"/>
          <w:szCs w:val="18"/>
        </w:rPr>
        <w:t>. Su presencia es clave para la correcta operación y seguridad de la planta propulsiva y resulta especialmente relevante para la integración de sistemas energéticos de alta potencia a bordo.</w:t>
      </w:r>
    </w:p>
  </w:footnote>
  <w:footnote w:id="2">
    <w:p w14:paraId="205437E3" w14:textId="3B5AC904" w:rsidR="00D82BF7" w:rsidRPr="00D82BF7" w:rsidRDefault="00D82BF7">
      <w:pPr>
        <w:pStyle w:val="Textonotapie"/>
        <w:rPr>
          <w:sz w:val="18"/>
          <w:szCs w:val="18"/>
        </w:rPr>
      </w:pPr>
      <w:r>
        <w:rPr>
          <w:rStyle w:val="Refdenotaalpie"/>
        </w:rPr>
        <w:footnoteRef/>
      </w:r>
      <w:r>
        <w:t xml:space="preserve"> </w:t>
      </w:r>
      <w:r w:rsidRPr="00D82BF7">
        <w:rPr>
          <w:sz w:val="18"/>
          <w:szCs w:val="18"/>
        </w:rPr>
        <w:t>Carrier: buque diseñado específicamente para el transporte marítimo de una carga determinada; en el caso de un LNG carrier, se trata de una embarcación destinada al transporte de gas natural licuado en tanques criogénicos, concebida para operación continua y rutas oceánicas de larga distancia.</w:t>
      </w:r>
    </w:p>
  </w:footnote>
  <w:footnote w:id="3">
    <w:p w14:paraId="6844F969" w14:textId="77777777" w:rsidR="00413B39" w:rsidRPr="00D73D44" w:rsidRDefault="00413B39">
      <w:pPr>
        <w:numPr>
          <w:ilvl w:val="0"/>
          <w:numId w:val="24"/>
        </w:numPr>
        <w:spacing w:after="160" w:line="360" w:lineRule="auto"/>
      </w:pPr>
      <w:r>
        <w:rPr>
          <w:rStyle w:val="Refdenotaalpie"/>
        </w:rPr>
        <w:footnoteRef/>
      </w:r>
      <w:r>
        <w:t xml:space="preserve"> </w:t>
      </w:r>
      <w:r w:rsidRPr="00D73D44">
        <w:t>TEDE significa “Total Effective Dose Equivalent” (Dosis Efectiva Total Equivalente), e incluye tanto la dosis externa como la interna por inhalación o ingestión.</w:t>
      </w:r>
    </w:p>
    <w:p w14:paraId="3921115A" w14:textId="77777777" w:rsidR="00413B39" w:rsidRDefault="00413B39" w:rsidP="00413B39">
      <w:pPr>
        <w:pStyle w:val="Textonotapi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A1E8" w14:textId="2F2BE673" w:rsidR="00FE6074" w:rsidRPr="00572512" w:rsidRDefault="001E5545" w:rsidP="00CF4FCF">
    <w:pPr>
      <w:pStyle w:val="Encabezado"/>
      <w:tabs>
        <w:tab w:val="clear" w:pos="4252"/>
        <w:tab w:val="clear" w:pos="8504"/>
        <w:tab w:val="right" w:pos="9072"/>
      </w:tabs>
    </w:pPr>
    <w:r>
      <w:rPr>
        <w:noProof/>
        <w:lang w:val="es-ES_tradnl" w:eastAsia="es-ES_tradnl"/>
      </w:rPr>
      <w:drawing>
        <wp:anchor distT="0" distB="0" distL="114300" distR="114300" simplePos="0" relativeHeight="251658240" behindDoc="1" locked="0" layoutInCell="1" allowOverlap="1" wp14:anchorId="28CF528A" wp14:editId="02E6959D">
          <wp:simplePos x="0" y="0"/>
          <wp:positionH relativeFrom="margin">
            <wp:align>right</wp:align>
          </wp:positionH>
          <wp:positionV relativeFrom="paragraph">
            <wp:posOffset>-450215</wp:posOffset>
          </wp:positionV>
          <wp:extent cx="1995173" cy="812800"/>
          <wp:effectExtent l="0" t="0" r="0" b="0"/>
          <wp:wrapNone/>
          <wp:docPr id="6234394" name="Imagen 6234394" descr="../Logoak/Ingeniaritza/ETSI%20-%20Escuela%20Ingenieria%20color%20sin%20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ak/Ingeniaritza/ETSI%20-%20Escuela%20Ingenieria%20color%20sin%20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3" cy="81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3437A6">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6FC5" w14:textId="11259D75" w:rsidR="00CF4FCF" w:rsidRDefault="00CF4FCF">
    <w:pPr>
      <w:pStyle w:val="Encabezado"/>
    </w:pPr>
    <w:r>
      <w:rPr>
        <w:noProof/>
        <w:lang w:val="es-ES_tradnl" w:eastAsia="es-ES_tradnl"/>
      </w:rPr>
      <w:drawing>
        <wp:anchor distT="0" distB="0" distL="114300" distR="114300" simplePos="0" relativeHeight="251660288" behindDoc="1" locked="0" layoutInCell="1" allowOverlap="1" wp14:anchorId="6B163D1C" wp14:editId="029D4DAF">
          <wp:simplePos x="0" y="0"/>
          <wp:positionH relativeFrom="margin">
            <wp:align>right</wp:align>
          </wp:positionH>
          <wp:positionV relativeFrom="paragraph">
            <wp:posOffset>-398780</wp:posOffset>
          </wp:positionV>
          <wp:extent cx="1943545" cy="791768"/>
          <wp:effectExtent l="0" t="0" r="0" b="0"/>
          <wp:wrapNone/>
          <wp:docPr id="931689353" name="Imagen 931689353" descr="../Logoak/Ingeniaritza/ETSI%20-%20Escuela%20Ingenieria%20color%20sin%20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ak/Ingeniaritza/ETSI%20-%20Escuela%20Ingenieria%20color%20sin%20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43545" cy="791768"/>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C26B" w14:textId="2E502B2B" w:rsidR="00CF4FCF" w:rsidRDefault="00B07314">
    <w:pPr>
      <w:pStyle w:val="Encabezado"/>
    </w:pPr>
    <w:r>
      <w:rPr>
        <w:noProof/>
        <w:lang w:val="es-ES_tradnl" w:eastAsia="es-ES_tradnl"/>
      </w:rPr>
      <w:drawing>
        <wp:anchor distT="0" distB="0" distL="114300" distR="114300" simplePos="0" relativeHeight="251664384" behindDoc="1" locked="0" layoutInCell="1" allowOverlap="1" wp14:anchorId="4FC6A9AF" wp14:editId="3B854630">
          <wp:simplePos x="0" y="0"/>
          <wp:positionH relativeFrom="margin">
            <wp:align>right</wp:align>
          </wp:positionH>
          <wp:positionV relativeFrom="paragraph">
            <wp:posOffset>-450215</wp:posOffset>
          </wp:positionV>
          <wp:extent cx="1995173" cy="812800"/>
          <wp:effectExtent l="0" t="0" r="0" b="0"/>
          <wp:wrapNone/>
          <wp:docPr id="101263909" name="Imagen 101263909" descr="../Logoak/Ingeniaritza/ETSI%20-%20Escuela%20Ingenieria%20color%20sin%20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ak/Ingeniaritza/ETSI%20-%20Escuela%20Ingenieria%20color%20sin%20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95173" cy="812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2164" w14:textId="77777777" w:rsidR="00413B39" w:rsidRPr="00572512" w:rsidRDefault="00413B39" w:rsidP="005D4061">
    <w:pPr>
      <w:pStyle w:val="Encabezado"/>
      <w:tabs>
        <w:tab w:val="clear" w:pos="4252"/>
        <w:tab w:val="clear" w:pos="8504"/>
        <w:tab w:val="right" w:pos="9072"/>
      </w:tabs>
      <w:ind w:left="284"/>
    </w:pPr>
    <w:r>
      <w:rPr>
        <w:noProof/>
        <w:lang w:val="es-ES_tradnl" w:eastAsia="es-ES_tradnl"/>
      </w:rPr>
      <w:drawing>
        <wp:anchor distT="0" distB="0" distL="114300" distR="114300" simplePos="0" relativeHeight="251666432" behindDoc="1" locked="0" layoutInCell="1" allowOverlap="1" wp14:anchorId="1AC8AE2D" wp14:editId="1FCEAFEB">
          <wp:simplePos x="0" y="0"/>
          <wp:positionH relativeFrom="column">
            <wp:posOffset>3542665</wp:posOffset>
          </wp:positionH>
          <wp:positionV relativeFrom="paragraph">
            <wp:posOffset>-437515</wp:posOffset>
          </wp:positionV>
          <wp:extent cx="2642870" cy="1076661"/>
          <wp:effectExtent l="0" t="0" r="0" b="0"/>
          <wp:wrapNone/>
          <wp:docPr id="175926788" name="Imagen 175926788" descr="../Logoak/Ingeniaritza/ETSI%20-%20Escuela%20Ingenieria%20color%20sin%20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ak/Ingeniaritza/ETSI%20-%20Escuela%20Ingenieria%20color%20sin%20fond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2870" cy="1076661"/>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2783F"/>
    <w:multiLevelType w:val="multilevel"/>
    <w:tmpl w:val="D458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21FBB"/>
    <w:multiLevelType w:val="multilevel"/>
    <w:tmpl w:val="E83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C14514"/>
    <w:multiLevelType w:val="hybridMultilevel"/>
    <w:tmpl w:val="A11671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6E32C2C"/>
    <w:multiLevelType w:val="multilevel"/>
    <w:tmpl w:val="7A0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977A8D"/>
    <w:multiLevelType w:val="hybridMultilevel"/>
    <w:tmpl w:val="9A1496D2"/>
    <w:lvl w:ilvl="0" w:tplc="74625222">
      <w:start w:val="1"/>
      <w:numFmt w:val="bullet"/>
      <w:lvlText w:val=""/>
      <w:lvlJc w:val="left"/>
      <w:pPr>
        <w:ind w:left="720" w:hanging="360"/>
      </w:pPr>
      <w:rPr>
        <w:rFonts w:ascii="Symbol" w:hAnsi="Symbol"/>
      </w:rPr>
    </w:lvl>
    <w:lvl w:ilvl="1" w:tplc="438A703E">
      <w:start w:val="1"/>
      <w:numFmt w:val="bullet"/>
      <w:lvlText w:val=""/>
      <w:lvlJc w:val="left"/>
      <w:pPr>
        <w:ind w:left="720" w:hanging="360"/>
      </w:pPr>
      <w:rPr>
        <w:rFonts w:ascii="Symbol" w:hAnsi="Symbol"/>
      </w:rPr>
    </w:lvl>
    <w:lvl w:ilvl="2" w:tplc="7810640E">
      <w:start w:val="1"/>
      <w:numFmt w:val="bullet"/>
      <w:lvlText w:val=""/>
      <w:lvlJc w:val="left"/>
      <w:pPr>
        <w:ind w:left="720" w:hanging="360"/>
      </w:pPr>
      <w:rPr>
        <w:rFonts w:ascii="Symbol" w:hAnsi="Symbol"/>
      </w:rPr>
    </w:lvl>
    <w:lvl w:ilvl="3" w:tplc="FBB027EA">
      <w:start w:val="1"/>
      <w:numFmt w:val="bullet"/>
      <w:lvlText w:val=""/>
      <w:lvlJc w:val="left"/>
      <w:pPr>
        <w:ind w:left="720" w:hanging="360"/>
      </w:pPr>
      <w:rPr>
        <w:rFonts w:ascii="Symbol" w:hAnsi="Symbol"/>
      </w:rPr>
    </w:lvl>
    <w:lvl w:ilvl="4" w:tplc="8094378E">
      <w:start w:val="1"/>
      <w:numFmt w:val="bullet"/>
      <w:lvlText w:val=""/>
      <w:lvlJc w:val="left"/>
      <w:pPr>
        <w:ind w:left="720" w:hanging="360"/>
      </w:pPr>
      <w:rPr>
        <w:rFonts w:ascii="Symbol" w:hAnsi="Symbol"/>
      </w:rPr>
    </w:lvl>
    <w:lvl w:ilvl="5" w:tplc="AD62F3AC">
      <w:start w:val="1"/>
      <w:numFmt w:val="bullet"/>
      <w:lvlText w:val=""/>
      <w:lvlJc w:val="left"/>
      <w:pPr>
        <w:ind w:left="720" w:hanging="360"/>
      </w:pPr>
      <w:rPr>
        <w:rFonts w:ascii="Symbol" w:hAnsi="Symbol"/>
      </w:rPr>
    </w:lvl>
    <w:lvl w:ilvl="6" w:tplc="D0304A22">
      <w:start w:val="1"/>
      <w:numFmt w:val="bullet"/>
      <w:lvlText w:val=""/>
      <w:lvlJc w:val="left"/>
      <w:pPr>
        <w:ind w:left="720" w:hanging="360"/>
      </w:pPr>
      <w:rPr>
        <w:rFonts w:ascii="Symbol" w:hAnsi="Symbol"/>
      </w:rPr>
    </w:lvl>
    <w:lvl w:ilvl="7" w:tplc="7E8081A4">
      <w:start w:val="1"/>
      <w:numFmt w:val="bullet"/>
      <w:lvlText w:val=""/>
      <w:lvlJc w:val="left"/>
      <w:pPr>
        <w:ind w:left="720" w:hanging="360"/>
      </w:pPr>
      <w:rPr>
        <w:rFonts w:ascii="Symbol" w:hAnsi="Symbol"/>
      </w:rPr>
    </w:lvl>
    <w:lvl w:ilvl="8" w:tplc="FA08BB6C">
      <w:start w:val="1"/>
      <w:numFmt w:val="bullet"/>
      <w:lvlText w:val=""/>
      <w:lvlJc w:val="left"/>
      <w:pPr>
        <w:ind w:left="720" w:hanging="360"/>
      </w:pPr>
      <w:rPr>
        <w:rFonts w:ascii="Symbol" w:hAnsi="Symbol"/>
      </w:rPr>
    </w:lvl>
  </w:abstractNum>
  <w:abstractNum w:abstractNumId="5" w15:restartNumberingAfterBreak="0">
    <w:nsid w:val="1ADB0AEA"/>
    <w:multiLevelType w:val="hybridMultilevel"/>
    <w:tmpl w:val="B38A65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F3C0807"/>
    <w:multiLevelType w:val="hybridMultilevel"/>
    <w:tmpl w:val="25382F8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03F5348"/>
    <w:multiLevelType w:val="multilevel"/>
    <w:tmpl w:val="5652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554F5"/>
    <w:multiLevelType w:val="hybridMultilevel"/>
    <w:tmpl w:val="F01616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9814C1"/>
    <w:multiLevelType w:val="multilevel"/>
    <w:tmpl w:val="E53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5717B"/>
    <w:multiLevelType w:val="multilevel"/>
    <w:tmpl w:val="8958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034BA3"/>
    <w:multiLevelType w:val="multilevel"/>
    <w:tmpl w:val="F42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A06AD4"/>
    <w:multiLevelType w:val="hybridMultilevel"/>
    <w:tmpl w:val="FBA8DE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7E7515B"/>
    <w:multiLevelType w:val="multilevel"/>
    <w:tmpl w:val="AE6265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4461BA"/>
    <w:multiLevelType w:val="multilevel"/>
    <w:tmpl w:val="B2FA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35E0D"/>
    <w:multiLevelType w:val="multilevel"/>
    <w:tmpl w:val="B22E3B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04604E"/>
    <w:multiLevelType w:val="multilevel"/>
    <w:tmpl w:val="CF8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5341560"/>
    <w:multiLevelType w:val="multilevel"/>
    <w:tmpl w:val="56C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5D1E3C"/>
    <w:multiLevelType w:val="hybridMultilevel"/>
    <w:tmpl w:val="E6FA9912"/>
    <w:lvl w:ilvl="0" w:tplc="EA40482E">
      <w:start w:val="1"/>
      <w:numFmt w:val="bullet"/>
      <w:lvlText w:val="●"/>
      <w:lvlJc w:val="left"/>
      <w:pPr>
        <w:ind w:left="720" w:hanging="360"/>
      </w:pPr>
    </w:lvl>
    <w:lvl w:ilvl="1" w:tplc="71727AB6">
      <w:start w:val="1"/>
      <w:numFmt w:val="bullet"/>
      <w:lvlText w:val="○"/>
      <w:lvlJc w:val="left"/>
      <w:pPr>
        <w:ind w:left="1440" w:hanging="360"/>
      </w:pPr>
    </w:lvl>
    <w:lvl w:ilvl="2" w:tplc="37E4B662">
      <w:start w:val="1"/>
      <w:numFmt w:val="bullet"/>
      <w:lvlText w:val="■"/>
      <w:lvlJc w:val="left"/>
      <w:pPr>
        <w:ind w:left="2160" w:hanging="360"/>
      </w:pPr>
    </w:lvl>
    <w:lvl w:ilvl="3" w:tplc="77F43F08">
      <w:start w:val="1"/>
      <w:numFmt w:val="bullet"/>
      <w:lvlText w:val="●"/>
      <w:lvlJc w:val="left"/>
      <w:pPr>
        <w:ind w:left="2880" w:hanging="360"/>
      </w:pPr>
    </w:lvl>
    <w:lvl w:ilvl="4" w:tplc="92E007FA">
      <w:start w:val="1"/>
      <w:numFmt w:val="bullet"/>
      <w:lvlText w:val="○"/>
      <w:lvlJc w:val="left"/>
      <w:pPr>
        <w:ind w:left="3600" w:hanging="360"/>
      </w:pPr>
    </w:lvl>
    <w:lvl w:ilvl="5" w:tplc="422618B6">
      <w:start w:val="1"/>
      <w:numFmt w:val="bullet"/>
      <w:lvlText w:val="■"/>
      <w:lvlJc w:val="left"/>
      <w:pPr>
        <w:ind w:left="4320" w:hanging="360"/>
      </w:pPr>
    </w:lvl>
    <w:lvl w:ilvl="6" w:tplc="84EEFFE8">
      <w:start w:val="1"/>
      <w:numFmt w:val="bullet"/>
      <w:lvlText w:val="●"/>
      <w:lvlJc w:val="left"/>
      <w:pPr>
        <w:ind w:left="5040" w:hanging="360"/>
      </w:pPr>
    </w:lvl>
    <w:lvl w:ilvl="7" w:tplc="F414369E">
      <w:start w:val="1"/>
      <w:numFmt w:val="bullet"/>
      <w:lvlText w:val="●"/>
      <w:lvlJc w:val="left"/>
      <w:pPr>
        <w:ind w:left="5760" w:hanging="360"/>
      </w:pPr>
    </w:lvl>
    <w:lvl w:ilvl="8" w:tplc="B302D804">
      <w:start w:val="1"/>
      <w:numFmt w:val="bullet"/>
      <w:lvlText w:val="●"/>
      <w:lvlJc w:val="left"/>
      <w:pPr>
        <w:ind w:left="6480" w:hanging="360"/>
      </w:pPr>
    </w:lvl>
  </w:abstractNum>
  <w:abstractNum w:abstractNumId="19" w15:restartNumberingAfterBreak="0">
    <w:nsid w:val="4861671E"/>
    <w:multiLevelType w:val="hybridMultilevel"/>
    <w:tmpl w:val="71AC74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584DB9"/>
    <w:multiLevelType w:val="multilevel"/>
    <w:tmpl w:val="FB70B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4A6216"/>
    <w:multiLevelType w:val="multilevel"/>
    <w:tmpl w:val="67A2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990E77"/>
    <w:multiLevelType w:val="multilevel"/>
    <w:tmpl w:val="2C56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1F0175"/>
    <w:multiLevelType w:val="multilevel"/>
    <w:tmpl w:val="3A22A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360A26"/>
    <w:multiLevelType w:val="multilevel"/>
    <w:tmpl w:val="323EF9D8"/>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1050"/>
        </w:tabs>
        <w:ind w:left="1050" w:hanging="720"/>
      </w:pPr>
      <w:rPr>
        <w:rFonts w:hint="default"/>
      </w:rPr>
    </w:lvl>
    <w:lvl w:ilvl="3">
      <w:start w:val="1"/>
      <w:numFmt w:val="decimal"/>
      <w:pStyle w:val="Ttulo4"/>
      <w:lvlText w:val="%1.%2.%3.%4"/>
      <w:lvlJc w:val="left"/>
      <w:pPr>
        <w:tabs>
          <w:tab w:val="num" w:pos="1194"/>
        </w:tabs>
        <w:ind w:left="119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5" w15:restartNumberingAfterBreak="0">
    <w:nsid w:val="5B175BD3"/>
    <w:multiLevelType w:val="multilevel"/>
    <w:tmpl w:val="0120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BC603EE"/>
    <w:multiLevelType w:val="multilevel"/>
    <w:tmpl w:val="E0B0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117F0D"/>
    <w:multiLevelType w:val="hybridMultilevel"/>
    <w:tmpl w:val="CDC4502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FA04374"/>
    <w:multiLevelType w:val="hybridMultilevel"/>
    <w:tmpl w:val="01BE498A"/>
    <w:lvl w:ilvl="0" w:tplc="8998159C">
      <w:start w:val="1"/>
      <w:numFmt w:val="bullet"/>
      <w:lvlText w:val="•"/>
      <w:lvlJc w:val="left"/>
      <w:pPr>
        <w:ind w:left="540" w:hanging="270"/>
      </w:pPr>
    </w:lvl>
    <w:lvl w:ilvl="1" w:tplc="64C43BF2">
      <w:numFmt w:val="decimal"/>
      <w:lvlText w:val=""/>
      <w:lvlJc w:val="left"/>
    </w:lvl>
    <w:lvl w:ilvl="2" w:tplc="2BE43BC4">
      <w:numFmt w:val="decimal"/>
      <w:lvlText w:val=""/>
      <w:lvlJc w:val="left"/>
    </w:lvl>
    <w:lvl w:ilvl="3" w:tplc="3402BE66">
      <w:numFmt w:val="decimal"/>
      <w:lvlText w:val=""/>
      <w:lvlJc w:val="left"/>
    </w:lvl>
    <w:lvl w:ilvl="4" w:tplc="EBFCC19A">
      <w:numFmt w:val="decimal"/>
      <w:lvlText w:val=""/>
      <w:lvlJc w:val="left"/>
    </w:lvl>
    <w:lvl w:ilvl="5" w:tplc="B9A0C3EA">
      <w:numFmt w:val="decimal"/>
      <w:lvlText w:val=""/>
      <w:lvlJc w:val="left"/>
    </w:lvl>
    <w:lvl w:ilvl="6" w:tplc="A176BF8A">
      <w:numFmt w:val="decimal"/>
      <w:lvlText w:val=""/>
      <w:lvlJc w:val="left"/>
    </w:lvl>
    <w:lvl w:ilvl="7" w:tplc="9B848DF4">
      <w:numFmt w:val="decimal"/>
      <w:lvlText w:val=""/>
      <w:lvlJc w:val="left"/>
    </w:lvl>
    <w:lvl w:ilvl="8" w:tplc="2EF4BC9E">
      <w:numFmt w:val="decimal"/>
      <w:lvlText w:val=""/>
      <w:lvlJc w:val="left"/>
    </w:lvl>
  </w:abstractNum>
  <w:abstractNum w:abstractNumId="29" w15:restartNumberingAfterBreak="0">
    <w:nsid w:val="60CD5182"/>
    <w:multiLevelType w:val="hybridMultilevel"/>
    <w:tmpl w:val="954C05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1375649"/>
    <w:multiLevelType w:val="multilevel"/>
    <w:tmpl w:val="C71630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DB2863"/>
    <w:multiLevelType w:val="multilevel"/>
    <w:tmpl w:val="2B8C1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503D64"/>
    <w:multiLevelType w:val="multilevel"/>
    <w:tmpl w:val="BFD4BC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A7567F7"/>
    <w:multiLevelType w:val="multilevel"/>
    <w:tmpl w:val="747C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B019B7"/>
    <w:multiLevelType w:val="hybridMultilevel"/>
    <w:tmpl w:val="8D42AF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C5C5A7B"/>
    <w:multiLevelType w:val="hybridMultilevel"/>
    <w:tmpl w:val="DCB49C60"/>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6" w15:restartNumberingAfterBreak="0">
    <w:nsid w:val="6F432ECF"/>
    <w:multiLevelType w:val="hybridMultilevel"/>
    <w:tmpl w:val="A2725C5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1BE4FDE"/>
    <w:multiLevelType w:val="hybridMultilevel"/>
    <w:tmpl w:val="5C02404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8" w15:restartNumberingAfterBreak="0">
    <w:nsid w:val="7A347EF7"/>
    <w:multiLevelType w:val="hybridMultilevel"/>
    <w:tmpl w:val="2820D1C2"/>
    <w:lvl w:ilvl="0" w:tplc="AC220574">
      <w:start w:val="1"/>
      <w:numFmt w:val="bullet"/>
      <w:lvlText w:val=""/>
      <w:lvlJc w:val="left"/>
      <w:pPr>
        <w:ind w:left="720" w:hanging="360"/>
      </w:pPr>
      <w:rPr>
        <w:rFonts w:ascii="Symbol" w:hAnsi="Symbol"/>
      </w:rPr>
    </w:lvl>
    <w:lvl w:ilvl="1" w:tplc="8A5A404E">
      <w:start w:val="1"/>
      <w:numFmt w:val="bullet"/>
      <w:lvlText w:val=""/>
      <w:lvlJc w:val="left"/>
      <w:pPr>
        <w:ind w:left="720" w:hanging="360"/>
      </w:pPr>
      <w:rPr>
        <w:rFonts w:ascii="Symbol" w:hAnsi="Symbol"/>
      </w:rPr>
    </w:lvl>
    <w:lvl w:ilvl="2" w:tplc="3D8C945C">
      <w:start w:val="1"/>
      <w:numFmt w:val="bullet"/>
      <w:lvlText w:val=""/>
      <w:lvlJc w:val="left"/>
      <w:pPr>
        <w:ind w:left="720" w:hanging="360"/>
      </w:pPr>
      <w:rPr>
        <w:rFonts w:ascii="Symbol" w:hAnsi="Symbol"/>
      </w:rPr>
    </w:lvl>
    <w:lvl w:ilvl="3" w:tplc="14741DA0">
      <w:start w:val="1"/>
      <w:numFmt w:val="bullet"/>
      <w:lvlText w:val=""/>
      <w:lvlJc w:val="left"/>
      <w:pPr>
        <w:ind w:left="720" w:hanging="360"/>
      </w:pPr>
      <w:rPr>
        <w:rFonts w:ascii="Symbol" w:hAnsi="Symbol"/>
      </w:rPr>
    </w:lvl>
    <w:lvl w:ilvl="4" w:tplc="E3EA2B40">
      <w:start w:val="1"/>
      <w:numFmt w:val="bullet"/>
      <w:lvlText w:val=""/>
      <w:lvlJc w:val="left"/>
      <w:pPr>
        <w:ind w:left="720" w:hanging="360"/>
      </w:pPr>
      <w:rPr>
        <w:rFonts w:ascii="Symbol" w:hAnsi="Symbol"/>
      </w:rPr>
    </w:lvl>
    <w:lvl w:ilvl="5" w:tplc="BE60EAC6">
      <w:start w:val="1"/>
      <w:numFmt w:val="bullet"/>
      <w:lvlText w:val=""/>
      <w:lvlJc w:val="left"/>
      <w:pPr>
        <w:ind w:left="720" w:hanging="360"/>
      </w:pPr>
      <w:rPr>
        <w:rFonts w:ascii="Symbol" w:hAnsi="Symbol"/>
      </w:rPr>
    </w:lvl>
    <w:lvl w:ilvl="6" w:tplc="3EC6BBA4">
      <w:start w:val="1"/>
      <w:numFmt w:val="bullet"/>
      <w:lvlText w:val=""/>
      <w:lvlJc w:val="left"/>
      <w:pPr>
        <w:ind w:left="720" w:hanging="360"/>
      </w:pPr>
      <w:rPr>
        <w:rFonts w:ascii="Symbol" w:hAnsi="Symbol"/>
      </w:rPr>
    </w:lvl>
    <w:lvl w:ilvl="7" w:tplc="2F543362">
      <w:start w:val="1"/>
      <w:numFmt w:val="bullet"/>
      <w:lvlText w:val=""/>
      <w:lvlJc w:val="left"/>
      <w:pPr>
        <w:ind w:left="720" w:hanging="360"/>
      </w:pPr>
      <w:rPr>
        <w:rFonts w:ascii="Symbol" w:hAnsi="Symbol"/>
      </w:rPr>
    </w:lvl>
    <w:lvl w:ilvl="8" w:tplc="8C5AF0EA">
      <w:start w:val="1"/>
      <w:numFmt w:val="bullet"/>
      <w:lvlText w:val=""/>
      <w:lvlJc w:val="left"/>
      <w:pPr>
        <w:ind w:left="720" w:hanging="360"/>
      </w:pPr>
      <w:rPr>
        <w:rFonts w:ascii="Symbol" w:hAnsi="Symbol"/>
      </w:rPr>
    </w:lvl>
  </w:abstractNum>
  <w:num w:numId="1" w16cid:durableId="38088742">
    <w:abstractNumId w:val="24"/>
  </w:num>
  <w:num w:numId="2" w16cid:durableId="1979606084">
    <w:abstractNumId w:val="38"/>
  </w:num>
  <w:num w:numId="3" w16cid:durableId="1322076016">
    <w:abstractNumId w:val="4"/>
  </w:num>
  <w:num w:numId="4" w16cid:durableId="1242637536">
    <w:abstractNumId w:val="34"/>
  </w:num>
  <w:num w:numId="5" w16cid:durableId="1651717213">
    <w:abstractNumId w:val="2"/>
  </w:num>
  <w:num w:numId="6" w16cid:durableId="40784946">
    <w:abstractNumId w:val="19"/>
  </w:num>
  <w:num w:numId="7" w16cid:durableId="1656494328">
    <w:abstractNumId w:val="8"/>
  </w:num>
  <w:num w:numId="8" w16cid:durableId="1727872237">
    <w:abstractNumId w:val="6"/>
  </w:num>
  <w:num w:numId="9" w16cid:durableId="428742352">
    <w:abstractNumId w:val="27"/>
  </w:num>
  <w:num w:numId="10" w16cid:durableId="1086803943">
    <w:abstractNumId w:val="17"/>
  </w:num>
  <w:num w:numId="11" w16cid:durableId="1732926168">
    <w:abstractNumId w:val="0"/>
  </w:num>
  <w:num w:numId="12" w16cid:durableId="1224876303">
    <w:abstractNumId w:val="33"/>
  </w:num>
  <w:num w:numId="13" w16cid:durableId="706032341">
    <w:abstractNumId w:val="31"/>
  </w:num>
  <w:num w:numId="14" w16cid:durableId="1947812971">
    <w:abstractNumId w:val="20"/>
  </w:num>
  <w:num w:numId="15" w16cid:durableId="1683554981">
    <w:abstractNumId w:val="7"/>
  </w:num>
  <w:num w:numId="16" w16cid:durableId="1931237633">
    <w:abstractNumId w:val="9"/>
  </w:num>
  <w:num w:numId="17" w16cid:durableId="795952461">
    <w:abstractNumId w:val="23"/>
  </w:num>
  <w:num w:numId="18" w16cid:durableId="1990866334">
    <w:abstractNumId w:val="21"/>
  </w:num>
  <w:num w:numId="19" w16cid:durableId="1618096629">
    <w:abstractNumId w:val="12"/>
  </w:num>
  <w:num w:numId="20" w16cid:durableId="391776011">
    <w:abstractNumId w:val="35"/>
  </w:num>
  <w:num w:numId="21" w16cid:durableId="1522085856">
    <w:abstractNumId w:val="37"/>
  </w:num>
  <w:num w:numId="22" w16cid:durableId="1536846934">
    <w:abstractNumId w:val="26"/>
  </w:num>
  <w:num w:numId="23" w16cid:durableId="1874885315">
    <w:abstractNumId w:val="29"/>
  </w:num>
  <w:num w:numId="24" w16cid:durableId="362167558">
    <w:abstractNumId w:val="25"/>
  </w:num>
  <w:num w:numId="25" w16cid:durableId="1820262921">
    <w:abstractNumId w:val="10"/>
  </w:num>
  <w:num w:numId="26" w16cid:durableId="635724832">
    <w:abstractNumId w:val="15"/>
  </w:num>
  <w:num w:numId="27" w16cid:durableId="1090539402">
    <w:abstractNumId w:val="30"/>
  </w:num>
  <w:num w:numId="28" w16cid:durableId="825366157">
    <w:abstractNumId w:val="13"/>
  </w:num>
  <w:num w:numId="29" w16cid:durableId="1352951750">
    <w:abstractNumId w:val="16"/>
  </w:num>
  <w:num w:numId="30" w16cid:durableId="1902591287">
    <w:abstractNumId w:val="32"/>
  </w:num>
  <w:num w:numId="31" w16cid:durableId="1976791835">
    <w:abstractNumId w:val="3"/>
  </w:num>
  <w:num w:numId="32" w16cid:durableId="2006785132">
    <w:abstractNumId w:val="1"/>
  </w:num>
  <w:num w:numId="33" w16cid:durableId="371657867">
    <w:abstractNumId w:val="36"/>
  </w:num>
  <w:num w:numId="34" w16cid:durableId="1763064032">
    <w:abstractNumId w:val="14"/>
  </w:num>
  <w:num w:numId="35" w16cid:durableId="1797140867">
    <w:abstractNumId w:val="22"/>
  </w:num>
  <w:num w:numId="36" w16cid:durableId="2118982780">
    <w:abstractNumId w:val="11"/>
  </w:num>
  <w:num w:numId="37" w16cid:durableId="521550346">
    <w:abstractNumId w:val="18"/>
    <w:lvlOverride w:ilvl="0">
      <w:startOverride w:val="1"/>
    </w:lvlOverride>
  </w:num>
  <w:num w:numId="38" w16cid:durableId="1200050031">
    <w:abstractNumId w:val="28"/>
    <w:lvlOverride w:ilvl="0">
      <w:startOverride w:val="1"/>
    </w:lvlOverride>
  </w:num>
  <w:num w:numId="39" w16cid:durableId="450712588">
    <w:abstractNumId w:val="5"/>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Ander Goiti Larrinaga">
    <w15:presenceInfo w15:providerId="AD" w15:userId="S::jonander.goiti@co.idom.com::901d4fc1-e43c-443d-b02e-74cec6e09e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F9F"/>
    <w:rsid w:val="00002E24"/>
    <w:rsid w:val="00005CBD"/>
    <w:rsid w:val="0000664C"/>
    <w:rsid w:val="000067E0"/>
    <w:rsid w:val="00010770"/>
    <w:rsid w:val="00013860"/>
    <w:rsid w:val="00013A64"/>
    <w:rsid w:val="000170F8"/>
    <w:rsid w:val="00017AA4"/>
    <w:rsid w:val="00026592"/>
    <w:rsid w:val="000273F6"/>
    <w:rsid w:val="000278B7"/>
    <w:rsid w:val="00033C12"/>
    <w:rsid w:val="00036B61"/>
    <w:rsid w:val="000418BA"/>
    <w:rsid w:val="00043663"/>
    <w:rsid w:val="00045FA6"/>
    <w:rsid w:val="00046BF4"/>
    <w:rsid w:val="00047D75"/>
    <w:rsid w:val="0005064E"/>
    <w:rsid w:val="0005233F"/>
    <w:rsid w:val="00054D77"/>
    <w:rsid w:val="000565F9"/>
    <w:rsid w:val="0006156E"/>
    <w:rsid w:val="00065BC1"/>
    <w:rsid w:val="00066F29"/>
    <w:rsid w:val="0006773E"/>
    <w:rsid w:val="000712DB"/>
    <w:rsid w:val="00071F65"/>
    <w:rsid w:val="000748A8"/>
    <w:rsid w:val="000768AE"/>
    <w:rsid w:val="00077023"/>
    <w:rsid w:val="000849E6"/>
    <w:rsid w:val="00090B86"/>
    <w:rsid w:val="0009272C"/>
    <w:rsid w:val="000A29D3"/>
    <w:rsid w:val="000A3EFB"/>
    <w:rsid w:val="000A7F47"/>
    <w:rsid w:val="000B012D"/>
    <w:rsid w:val="000B7DED"/>
    <w:rsid w:val="000D0FED"/>
    <w:rsid w:val="000D1705"/>
    <w:rsid w:val="000D1CB3"/>
    <w:rsid w:val="000D4FEC"/>
    <w:rsid w:val="000D7205"/>
    <w:rsid w:val="000E170A"/>
    <w:rsid w:val="000E210C"/>
    <w:rsid w:val="000E2EAD"/>
    <w:rsid w:val="000E352D"/>
    <w:rsid w:val="000E6370"/>
    <w:rsid w:val="000E6EFA"/>
    <w:rsid w:val="000F0AA7"/>
    <w:rsid w:val="000F5331"/>
    <w:rsid w:val="00101D6F"/>
    <w:rsid w:val="00101EA1"/>
    <w:rsid w:val="00104D78"/>
    <w:rsid w:val="001065A3"/>
    <w:rsid w:val="0010737C"/>
    <w:rsid w:val="0011363B"/>
    <w:rsid w:val="00121C0B"/>
    <w:rsid w:val="00124FE7"/>
    <w:rsid w:val="00130E65"/>
    <w:rsid w:val="001318CB"/>
    <w:rsid w:val="00133855"/>
    <w:rsid w:val="0013398A"/>
    <w:rsid w:val="0013605B"/>
    <w:rsid w:val="00143E6F"/>
    <w:rsid w:val="00150179"/>
    <w:rsid w:val="00155A62"/>
    <w:rsid w:val="00160E8B"/>
    <w:rsid w:val="00160FB6"/>
    <w:rsid w:val="001613E2"/>
    <w:rsid w:val="001643CB"/>
    <w:rsid w:val="0016630E"/>
    <w:rsid w:val="00170018"/>
    <w:rsid w:val="00182C6E"/>
    <w:rsid w:val="00187307"/>
    <w:rsid w:val="00191120"/>
    <w:rsid w:val="00194A52"/>
    <w:rsid w:val="00195CE2"/>
    <w:rsid w:val="00196E0E"/>
    <w:rsid w:val="001A285F"/>
    <w:rsid w:val="001B1911"/>
    <w:rsid w:val="001B4443"/>
    <w:rsid w:val="001B5137"/>
    <w:rsid w:val="001C3532"/>
    <w:rsid w:val="001C782A"/>
    <w:rsid w:val="001D318C"/>
    <w:rsid w:val="001D5443"/>
    <w:rsid w:val="001D5FBC"/>
    <w:rsid w:val="001E023D"/>
    <w:rsid w:val="001E532F"/>
    <w:rsid w:val="001E5545"/>
    <w:rsid w:val="001E7013"/>
    <w:rsid w:val="001F7D06"/>
    <w:rsid w:val="00203B17"/>
    <w:rsid w:val="00205973"/>
    <w:rsid w:val="00206607"/>
    <w:rsid w:val="00207AA6"/>
    <w:rsid w:val="00212E54"/>
    <w:rsid w:val="00214B57"/>
    <w:rsid w:val="00221DFB"/>
    <w:rsid w:val="0022521D"/>
    <w:rsid w:val="00227C0C"/>
    <w:rsid w:val="002325E8"/>
    <w:rsid w:val="00251291"/>
    <w:rsid w:val="00254316"/>
    <w:rsid w:val="002574D4"/>
    <w:rsid w:val="0026071C"/>
    <w:rsid w:val="00271E57"/>
    <w:rsid w:val="00271ED5"/>
    <w:rsid w:val="002749C0"/>
    <w:rsid w:val="00280B5D"/>
    <w:rsid w:val="00281527"/>
    <w:rsid w:val="00281ACC"/>
    <w:rsid w:val="002824D1"/>
    <w:rsid w:val="00290B6D"/>
    <w:rsid w:val="002934AE"/>
    <w:rsid w:val="00297282"/>
    <w:rsid w:val="002A4278"/>
    <w:rsid w:val="002B07C8"/>
    <w:rsid w:val="002B08F9"/>
    <w:rsid w:val="002B0E92"/>
    <w:rsid w:val="002B10AC"/>
    <w:rsid w:val="002B570F"/>
    <w:rsid w:val="002B68FD"/>
    <w:rsid w:val="002C4090"/>
    <w:rsid w:val="002D17E8"/>
    <w:rsid w:val="002D21AD"/>
    <w:rsid w:val="002D7DE2"/>
    <w:rsid w:val="002E29E1"/>
    <w:rsid w:val="002E38CA"/>
    <w:rsid w:val="002F0B11"/>
    <w:rsid w:val="002F18B2"/>
    <w:rsid w:val="002F715B"/>
    <w:rsid w:val="002F7370"/>
    <w:rsid w:val="003013D7"/>
    <w:rsid w:val="00310089"/>
    <w:rsid w:val="00310A51"/>
    <w:rsid w:val="003119AB"/>
    <w:rsid w:val="00317DC6"/>
    <w:rsid w:val="003348EA"/>
    <w:rsid w:val="00337FF4"/>
    <w:rsid w:val="0034333D"/>
    <w:rsid w:val="003437A6"/>
    <w:rsid w:val="0034714B"/>
    <w:rsid w:val="003570AC"/>
    <w:rsid w:val="00360E8C"/>
    <w:rsid w:val="003612AE"/>
    <w:rsid w:val="00387A6A"/>
    <w:rsid w:val="00392A8A"/>
    <w:rsid w:val="003955FD"/>
    <w:rsid w:val="00395613"/>
    <w:rsid w:val="003976D5"/>
    <w:rsid w:val="003A1232"/>
    <w:rsid w:val="003A27B0"/>
    <w:rsid w:val="003A5E36"/>
    <w:rsid w:val="003B7072"/>
    <w:rsid w:val="003C1CA9"/>
    <w:rsid w:val="003C2835"/>
    <w:rsid w:val="003C3FAC"/>
    <w:rsid w:val="003C7126"/>
    <w:rsid w:val="003D22BB"/>
    <w:rsid w:val="003D39D8"/>
    <w:rsid w:val="003D4104"/>
    <w:rsid w:val="003D4647"/>
    <w:rsid w:val="003D7B6D"/>
    <w:rsid w:val="003F21AA"/>
    <w:rsid w:val="003F2217"/>
    <w:rsid w:val="003F2EA3"/>
    <w:rsid w:val="003F6D96"/>
    <w:rsid w:val="00402207"/>
    <w:rsid w:val="00406473"/>
    <w:rsid w:val="00407C7C"/>
    <w:rsid w:val="004120BC"/>
    <w:rsid w:val="00413B39"/>
    <w:rsid w:val="00420963"/>
    <w:rsid w:val="004274AA"/>
    <w:rsid w:val="00430AE2"/>
    <w:rsid w:val="004317F3"/>
    <w:rsid w:val="00441B82"/>
    <w:rsid w:val="00443400"/>
    <w:rsid w:val="0044567E"/>
    <w:rsid w:val="004514FF"/>
    <w:rsid w:val="00460138"/>
    <w:rsid w:val="00461338"/>
    <w:rsid w:val="00462185"/>
    <w:rsid w:val="0046666D"/>
    <w:rsid w:val="00477128"/>
    <w:rsid w:val="00481D5B"/>
    <w:rsid w:val="00482409"/>
    <w:rsid w:val="0049087B"/>
    <w:rsid w:val="00494541"/>
    <w:rsid w:val="00494C2A"/>
    <w:rsid w:val="004A0A6E"/>
    <w:rsid w:val="004A2C13"/>
    <w:rsid w:val="004A33FE"/>
    <w:rsid w:val="004B4373"/>
    <w:rsid w:val="004B49B8"/>
    <w:rsid w:val="004B73B3"/>
    <w:rsid w:val="004C299C"/>
    <w:rsid w:val="004C58FA"/>
    <w:rsid w:val="004D0EF9"/>
    <w:rsid w:val="004D4ADA"/>
    <w:rsid w:val="004E745C"/>
    <w:rsid w:val="005200BD"/>
    <w:rsid w:val="00520D2C"/>
    <w:rsid w:val="00530FE9"/>
    <w:rsid w:val="00535AD1"/>
    <w:rsid w:val="00536D31"/>
    <w:rsid w:val="005407F7"/>
    <w:rsid w:val="005409D4"/>
    <w:rsid w:val="00540F84"/>
    <w:rsid w:val="0054348C"/>
    <w:rsid w:val="00547DDA"/>
    <w:rsid w:val="005520A0"/>
    <w:rsid w:val="0055414E"/>
    <w:rsid w:val="00555B62"/>
    <w:rsid w:val="00560883"/>
    <w:rsid w:val="00565935"/>
    <w:rsid w:val="00572512"/>
    <w:rsid w:val="00577E8F"/>
    <w:rsid w:val="00581093"/>
    <w:rsid w:val="005820E8"/>
    <w:rsid w:val="00585868"/>
    <w:rsid w:val="005879CD"/>
    <w:rsid w:val="005965F8"/>
    <w:rsid w:val="00596933"/>
    <w:rsid w:val="005976F7"/>
    <w:rsid w:val="005B5C34"/>
    <w:rsid w:val="005C1F04"/>
    <w:rsid w:val="005C33E4"/>
    <w:rsid w:val="005C59AE"/>
    <w:rsid w:val="005C7BA8"/>
    <w:rsid w:val="005D1DE3"/>
    <w:rsid w:val="005D4061"/>
    <w:rsid w:val="005E4761"/>
    <w:rsid w:val="005E7478"/>
    <w:rsid w:val="006007FA"/>
    <w:rsid w:val="00602D66"/>
    <w:rsid w:val="006111BF"/>
    <w:rsid w:val="0061223C"/>
    <w:rsid w:val="00612ADA"/>
    <w:rsid w:val="00614E55"/>
    <w:rsid w:val="00616FB9"/>
    <w:rsid w:val="00620D10"/>
    <w:rsid w:val="00624E74"/>
    <w:rsid w:val="0062519A"/>
    <w:rsid w:val="00626EE2"/>
    <w:rsid w:val="006365D1"/>
    <w:rsid w:val="00653694"/>
    <w:rsid w:val="00653C6C"/>
    <w:rsid w:val="00657D9F"/>
    <w:rsid w:val="0066318E"/>
    <w:rsid w:val="006646EA"/>
    <w:rsid w:val="0066543B"/>
    <w:rsid w:val="006700F0"/>
    <w:rsid w:val="0067369D"/>
    <w:rsid w:val="006743AF"/>
    <w:rsid w:val="0068391E"/>
    <w:rsid w:val="00692236"/>
    <w:rsid w:val="006A6492"/>
    <w:rsid w:val="006B018D"/>
    <w:rsid w:val="006B0B60"/>
    <w:rsid w:val="006B2853"/>
    <w:rsid w:val="006B38BC"/>
    <w:rsid w:val="006B539E"/>
    <w:rsid w:val="006C37C0"/>
    <w:rsid w:val="006C3F0E"/>
    <w:rsid w:val="006C3F8B"/>
    <w:rsid w:val="006C6E21"/>
    <w:rsid w:val="006D5BEE"/>
    <w:rsid w:val="006D5F9F"/>
    <w:rsid w:val="006E1C9E"/>
    <w:rsid w:val="006E1CAD"/>
    <w:rsid w:val="006E3E77"/>
    <w:rsid w:val="006E4EE8"/>
    <w:rsid w:val="006E7DB5"/>
    <w:rsid w:val="006F5621"/>
    <w:rsid w:val="006F5961"/>
    <w:rsid w:val="00700786"/>
    <w:rsid w:val="007059DD"/>
    <w:rsid w:val="00706FEC"/>
    <w:rsid w:val="00710367"/>
    <w:rsid w:val="00713EDE"/>
    <w:rsid w:val="0071724B"/>
    <w:rsid w:val="00717CED"/>
    <w:rsid w:val="00720668"/>
    <w:rsid w:val="007222D3"/>
    <w:rsid w:val="00724C9D"/>
    <w:rsid w:val="00725333"/>
    <w:rsid w:val="00733587"/>
    <w:rsid w:val="0073491C"/>
    <w:rsid w:val="007428D3"/>
    <w:rsid w:val="00746440"/>
    <w:rsid w:val="0074782E"/>
    <w:rsid w:val="00751386"/>
    <w:rsid w:val="00762EED"/>
    <w:rsid w:val="00764BD7"/>
    <w:rsid w:val="00774471"/>
    <w:rsid w:val="00775497"/>
    <w:rsid w:val="0077641F"/>
    <w:rsid w:val="0077658F"/>
    <w:rsid w:val="00776B78"/>
    <w:rsid w:val="00777EED"/>
    <w:rsid w:val="007824A5"/>
    <w:rsid w:val="00783D8C"/>
    <w:rsid w:val="00785569"/>
    <w:rsid w:val="00786025"/>
    <w:rsid w:val="00787003"/>
    <w:rsid w:val="00792A45"/>
    <w:rsid w:val="007A0316"/>
    <w:rsid w:val="007A7069"/>
    <w:rsid w:val="007B03FF"/>
    <w:rsid w:val="007B0E13"/>
    <w:rsid w:val="007C0BD8"/>
    <w:rsid w:val="007C69D1"/>
    <w:rsid w:val="007D05D1"/>
    <w:rsid w:val="007D17F5"/>
    <w:rsid w:val="007D2879"/>
    <w:rsid w:val="007D690B"/>
    <w:rsid w:val="007E2884"/>
    <w:rsid w:val="007E32A3"/>
    <w:rsid w:val="007F3222"/>
    <w:rsid w:val="007F3F76"/>
    <w:rsid w:val="00803C7C"/>
    <w:rsid w:val="00805A8B"/>
    <w:rsid w:val="008215B7"/>
    <w:rsid w:val="00832CE7"/>
    <w:rsid w:val="008338C9"/>
    <w:rsid w:val="0083438E"/>
    <w:rsid w:val="00840FEE"/>
    <w:rsid w:val="008442FA"/>
    <w:rsid w:val="00846232"/>
    <w:rsid w:val="00852084"/>
    <w:rsid w:val="00854130"/>
    <w:rsid w:val="00864AD8"/>
    <w:rsid w:val="00866D82"/>
    <w:rsid w:val="00867F70"/>
    <w:rsid w:val="00874529"/>
    <w:rsid w:val="00884164"/>
    <w:rsid w:val="00886598"/>
    <w:rsid w:val="00886DE6"/>
    <w:rsid w:val="008928B8"/>
    <w:rsid w:val="00892DD7"/>
    <w:rsid w:val="008A1648"/>
    <w:rsid w:val="008A6841"/>
    <w:rsid w:val="008A73B2"/>
    <w:rsid w:val="008A762A"/>
    <w:rsid w:val="008B0E9A"/>
    <w:rsid w:val="008B496F"/>
    <w:rsid w:val="008B707B"/>
    <w:rsid w:val="008B7864"/>
    <w:rsid w:val="008C3F9B"/>
    <w:rsid w:val="008D2743"/>
    <w:rsid w:val="008D5A67"/>
    <w:rsid w:val="008D648B"/>
    <w:rsid w:val="008E1190"/>
    <w:rsid w:val="008E2B88"/>
    <w:rsid w:val="008E519A"/>
    <w:rsid w:val="008E57D8"/>
    <w:rsid w:val="008F0275"/>
    <w:rsid w:val="008F0C75"/>
    <w:rsid w:val="009000F0"/>
    <w:rsid w:val="0090046C"/>
    <w:rsid w:val="009005A2"/>
    <w:rsid w:val="00901E1A"/>
    <w:rsid w:val="00901E9B"/>
    <w:rsid w:val="00903877"/>
    <w:rsid w:val="00910F47"/>
    <w:rsid w:val="00913AEE"/>
    <w:rsid w:val="00924830"/>
    <w:rsid w:val="00924B9C"/>
    <w:rsid w:val="00930C55"/>
    <w:rsid w:val="00937D10"/>
    <w:rsid w:val="00943B58"/>
    <w:rsid w:val="009462F4"/>
    <w:rsid w:val="00953526"/>
    <w:rsid w:val="009610CB"/>
    <w:rsid w:val="00962023"/>
    <w:rsid w:val="00967C69"/>
    <w:rsid w:val="00973277"/>
    <w:rsid w:val="00974EC4"/>
    <w:rsid w:val="00976EA4"/>
    <w:rsid w:val="0097721B"/>
    <w:rsid w:val="00980B17"/>
    <w:rsid w:val="0098379B"/>
    <w:rsid w:val="00983FA5"/>
    <w:rsid w:val="009908EB"/>
    <w:rsid w:val="009924B4"/>
    <w:rsid w:val="0099613A"/>
    <w:rsid w:val="009A545D"/>
    <w:rsid w:val="009B5180"/>
    <w:rsid w:val="009B7408"/>
    <w:rsid w:val="009C2A69"/>
    <w:rsid w:val="009C2D18"/>
    <w:rsid w:val="009D4603"/>
    <w:rsid w:val="009F1CB1"/>
    <w:rsid w:val="009F6A61"/>
    <w:rsid w:val="00A05413"/>
    <w:rsid w:val="00A06BBA"/>
    <w:rsid w:val="00A07B80"/>
    <w:rsid w:val="00A1287B"/>
    <w:rsid w:val="00A12D48"/>
    <w:rsid w:val="00A13743"/>
    <w:rsid w:val="00A164DF"/>
    <w:rsid w:val="00A1669D"/>
    <w:rsid w:val="00A2705E"/>
    <w:rsid w:val="00A32E37"/>
    <w:rsid w:val="00A41048"/>
    <w:rsid w:val="00A55038"/>
    <w:rsid w:val="00A5524B"/>
    <w:rsid w:val="00A56123"/>
    <w:rsid w:val="00A7209E"/>
    <w:rsid w:val="00A727EC"/>
    <w:rsid w:val="00A75776"/>
    <w:rsid w:val="00A76ADE"/>
    <w:rsid w:val="00A84590"/>
    <w:rsid w:val="00A85B46"/>
    <w:rsid w:val="00A86622"/>
    <w:rsid w:val="00A91C99"/>
    <w:rsid w:val="00A9429C"/>
    <w:rsid w:val="00A951EA"/>
    <w:rsid w:val="00A95D43"/>
    <w:rsid w:val="00A961A1"/>
    <w:rsid w:val="00A9733D"/>
    <w:rsid w:val="00A9765F"/>
    <w:rsid w:val="00AA1B90"/>
    <w:rsid w:val="00AA724D"/>
    <w:rsid w:val="00AA7957"/>
    <w:rsid w:val="00AA7D58"/>
    <w:rsid w:val="00AB2176"/>
    <w:rsid w:val="00AB23B9"/>
    <w:rsid w:val="00AB28B1"/>
    <w:rsid w:val="00AB518C"/>
    <w:rsid w:val="00AB75E7"/>
    <w:rsid w:val="00AC37B8"/>
    <w:rsid w:val="00AD1197"/>
    <w:rsid w:val="00AD1217"/>
    <w:rsid w:val="00AD1F36"/>
    <w:rsid w:val="00AD29A8"/>
    <w:rsid w:val="00AD75FE"/>
    <w:rsid w:val="00AE654B"/>
    <w:rsid w:val="00AF37AB"/>
    <w:rsid w:val="00AF5722"/>
    <w:rsid w:val="00AF7822"/>
    <w:rsid w:val="00AF78E1"/>
    <w:rsid w:val="00B07314"/>
    <w:rsid w:val="00B21BFE"/>
    <w:rsid w:val="00B21FFA"/>
    <w:rsid w:val="00B242D8"/>
    <w:rsid w:val="00B24894"/>
    <w:rsid w:val="00B26B87"/>
    <w:rsid w:val="00B318CD"/>
    <w:rsid w:val="00B31B27"/>
    <w:rsid w:val="00B31E50"/>
    <w:rsid w:val="00B40D50"/>
    <w:rsid w:val="00B4240F"/>
    <w:rsid w:val="00B43365"/>
    <w:rsid w:val="00B43E24"/>
    <w:rsid w:val="00B4697F"/>
    <w:rsid w:val="00B50477"/>
    <w:rsid w:val="00B537C6"/>
    <w:rsid w:val="00B56614"/>
    <w:rsid w:val="00B718DF"/>
    <w:rsid w:val="00B7351F"/>
    <w:rsid w:val="00B750E4"/>
    <w:rsid w:val="00B80097"/>
    <w:rsid w:val="00B800B1"/>
    <w:rsid w:val="00B82DCC"/>
    <w:rsid w:val="00B83119"/>
    <w:rsid w:val="00B85D3E"/>
    <w:rsid w:val="00B87D9A"/>
    <w:rsid w:val="00B90F59"/>
    <w:rsid w:val="00B96B6B"/>
    <w:rsid w:val="00BA3129"/>
    <w:rsid w:val="00BA6E3C"/>
    <w:rsid w:val="00BB42FE"/>
    <w:rsid w:val="00BB7C50"/>
    <w:rsid w:val="00BC1DE2"/>
    <w:rsid w:val="00BC4234"/>
    <w:rsid w:val="00BC5194"/>
    <w:rsid w:val="00BD2662"/>
    <w:rsid w:val="00BD3462"/>
    <w:rsid w:val="00BE0280"/>
    <w:rsid w:val="00BE2351"/>
    <w:rsid w:val="00BE5DF3"/>
    <w:rsid w:val="00BE6DE0"/>
    <w:rsid w:val="00BE7099"/>
    <w:rsid w:val="00BE7B3B"/>
    <w:rsid w:val="00BF2B42"/>
    <w:rsid w:val="00BF41DF"/>
    <w:rsid w:val="00BF6146"/>
    <w:rsid w:val="00C040C8"/>
    <w:rsid w:val="00C06498"/>
    <w:rsid w:val="00C21632"/>
    <w:rsid w:val="00C236A5"/>
    <w:rsid w:val="00C26174"/>
    <w:rsid w:val="00C261B7"/>
    <w:rsid w:val="00C322FF"/>
    <w:rsid w:val="00C3230E"/>
    <w:rsid w:val="00C32686"/>
    <w:rsid w:val="00C3551E"/>
    <w:rsid w:val="00C360AA"/>
    <w:rsid w:val="00C36B8B"/>
    <w:rsid w:val="00C42D8A"/>
    <w:rsid w:val="00C436EE"/>
    <w:rsid w:val="00C43947"/>
    <w:rsid w:val="00C47EB4"/>
    <w:rsid w:val="00C56901"/>
    <w:rsid w:val="00C62996"/>
    <w:rsid w:val="00C65B8C"/>
    <w:rsid w:val="00C66EBE"/>
    <w:rsid w:val="00C67C8D"/>
    <w:rsid w:val="00C72F5A"/>
    <w:rsid w:val="00C735F1"/>
    <w:rsid w:val="00C821E0"/>
    <w:rsid w:val="00C873EC"/>
    <w:rsid w:val="00C93892"/>
    <w:rsid w:val="00C97134"/>
    <w:rsid w:val="00CA0BD5"/>
    <w:rsid w:val="00CA0E08"/>
    <w:rsid w:val="00CA3633"/>
    <w:rsid w:val="00CA618F"/>
    <w:rsid w:val="00CA6433"/>
    <w:rsid w:val="00CC1C39"/>
    <w:rsid w:val="00CC3784"/>
    <w:rsid w:val="00CD0FB5"/>
    <w:rsid w:val="00CD7729"/>
    <w:rsid w:val="00CD794B"/>
    <w:rsid w:val="00CD7A63"/>
    <w:rsid w:val="00CE14D1"/>
    <w:rsid w:val="00CF4FCF"/>
    <w:rsid w:val="00D0153A"/>
    <w:rsid w:val="00D138B2"/>
    <w:rsid w:val="00D2445D"/>
    <w:rsid w:val="00D302E9"/>
    <w:rsid w:val="00D316FF"/>
    <w:rsid w:val="00D35B21"/>
    <w:rsid w:val="00D43D75"/>
    <w:rsid w:val="00D454BD"/>
    <w:rsid w:val="00D47A42"/>
    <w:rsid w:val="00D504E2"/>
    <w:rsid w:val="00D5362D"/>
    <w:rsid w:val="00D55025"/>
    <w:rsid w:val="00D60FEC"/>
    <w:rsid w:val="00D630C7"/>
    <w:rsid w:val="00D63A80"/>
    <w:rsid w:val="00D66067"/>
    <w:rsid w:val="00D67A1A"/>
    <w:rsid w:val="00D73C46"/>
    <w:rsid w:val="00D766C0"/>
    <w:rsid w:val="00D82A90"/>
    <w:rsid w:val="00D82BE0"/>
    <w:rsid w:val="00D82BF7"/>
    <w:rsid w:val="00D84E3E"/>
    <w:rsid w:val="00D87178"/>
    <w:rsid w:val="00D90847"/>
    <w:rsid w:val="00D91EE6"/>
    <w:rsid w:val="00DA043B"/>
    <w:rsid w:val="00DA3830"/>
    <w:rsid w:val="00DA594A"/>
    <w:rsid w:val="00DB5822"/>
    <w:rsid w:val="00DB6C9E"/>
    <w:rsid w:val="00DC12B3"/>
    <w:rsid w:val="00DC7EB7"/>
    <w:rsid w:val="00DD01AC"/>
    <w:rsid w:val="00DD1737"/>
    <w:rsid w:val="00DE12FC"/>
    <w:rsid w:val="00DE1E75"/>
    <w:rsid w:val="00DE58B0"/>
    <w:rsid w:val="00DE7730"/>
    <w:rsid w:val="00DF565E"/>
    <w:rsid w:val="00DF5ABF"/>
    <w:rsid w:val="00DF6CFD"/>
    <w:rsid w:val="00DF6FD8"/>
    <w:rsid w:val="00E10CF2"/>
    <w:rsid w:val="00E112D0"/>
    <w:rsid w:val="00E1486B"/>
    <w:rsid w:val="00E161D5"/>
    <w:rsid w:val="00E2105A"/>
    <w:rsid w:val="00E25325"/>
    <w:rsid w:val="00E3097D"/>
    <w:rsid w:val="00E33CDF"/>
    <w:rsid w:val="00E34F4C"/>
    <w:rsid w:val="00E364F8"/>
    <w:rsid w:val="00E45A0D"/>
    <w:rsid w:val="00E55331"/>
    <w:rsid w:val="00E5590E"/>
    <w:rsid w:val="00E603DD"/>
    <w:rsid w:val="00E657DE"/>
    <w:rsid w:val="00E74F1C"/>
    <w:rsid w:val="00E7764E"/>
    <w:rsid w:val="00E80A0D"/>
    <w:rsid w:val="00E819F6"/>
    <w:rsid w:val="00E81C16"/>
    <w:rsid w:val="00E83605"/>
    <w:rsid w:val="00E86DD6"/>
    <w:rsid w:val="00E87894"/>
    <w:rsid w:val="00E93820"/>
    <w:rsid w:val="00E9392B"/>
    <w:rsid w:val="00EA27FA"/>
    <w:rsid w:val="00EA3841"/>
    <w:rsid w:val="00EA7B48"/>
    <w:rsid w:val="00EB0514"/>
    <w:rsid w:val="00EB4032"/>
    <w:rsid w:val="00EB4BB5"/>
    <w:rsid w:val="00EB4C35"/>
    <w:rsid w:val="00EB57FD"/>
    <w:rsid w:val="00ED0FD0"/>
    <w:rsid w:val="00EE1D11"/>
    <w:rsid w:val="00EF0B9F"/>
    <w:rsid w:val="00EF3B14"/>
    <w:rsid w:val="00EF5782"/>
    <w:rsid w:val="00F00584"/>
    <w:rsid w:val="00F00B58"/>
    <w:rsid w:val="00F042CB"/>
    <w:rsid w:val="00F10BC3"/>
    <w:rsid w:val="00F27B80"/>
    <w:rsid w:val="00F33296"/>
    <w:rsid w:val="00F423FE"/>
    <w:rsid w:val="00F43C21"/>
    <w:rsid w:val="00F55E3B"/>
    <w:rsid w:val="00F64D47"/>
    <w:rsid w:val="00F65B31"/>
    <w:rsid w:val="00F66A86"/>
    <w:rsid w:val="00F73B54"/>
    <w:rsid w:val="00F755BE"/>
    <w:rsid w:val="00F76939"/>
    <w:rsid w:val="00F84085"/>
    <w:rsid w:val="00F848DA"/>
    <w:rsid w:val="00F87C9C"/>
    <w:rsid w:val="00F9100B"/>
    <w:rsid w:val="00F918C4"/>
    <w:rsid w:val="00F956FF"/>
    <w:rsid w:val="00F9762C"/>
    <w:rsid w:val="00FA0FAE"/>
    <w:rsid w:val="00FA172E"/>
    <w:rsid w:val="00FB3858"/>
    <w:rsid w:val="00FB4F48"/>
    <w:rsid w:val="00FB71BF"/>
    <w:rsid w:val="00FC1D8D"/>
    <w:rsid w:val="00FC4356"/>
    <w:rsid w:val="00FD0C80"/>
    <w:rsid w:val="00FD5184"/>
    <w:rsid w:val="00FD5DAD"/>
    <w:rsid w:val="00FE0326"/>
    <w:rsid w:val="00FE6074"/>
    <w:rsid w:val="00FF4B9B"/>
    <w:rsid w:val="00FF7A2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2619EE9"/>
  <w15:docId w15:val="{0EA5CFEB-8544-49D6-9AFD-24A5827DE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70AC"/>
    <w:pPr>
      <w:jc w:val="both"/>
    </w:pPr>
    <w:rPr>
      <w:rFonts w:ascii="EHUSans" w:hAnsi="EHUSans"/>
    </w:rPr>
  </w:style>
  <w:style w:type="paragraph" w:styleId="Ttulo1">
    <w:name w:val="heading 1"/>
    <w:basedOn w:val="Normal"/>
    <w:next w:val="Normal"/>
    <w:link w:val="Ttulo1Car"/>
    <w:qFormat/>
    <w:rsid w:val="00874529"/>
    <w:pPr>
      <w:keepNext/>
      <w:keepLines/>
      <w:numPr>
        <w:numId w:val="1"/>
      </w:numPr>
      <w:spacing w:before="240" w:after="360" w:line="240" w:lineRule="auto"/>
      <w:outlineLvl w:val="0"/>
    </w:pPr>
    <w:rPr>
      <w:rFonts w:eastAsia="Times New Roman" w:cs="Times New Roman"/>
      <w:b/>
      <w:snapToGrid w:val="0"/>
      <w:sz w:val="32"/>
      <w:szCs w:val="32"/>
    </w:rPr>
  </w:style>
  <w:style w:type="paragraph" w:styleId="Ttulo2">
    <w:name w:val="heading 2"/>
    <w:basedOn w:val="Ttulo1"/>
    <w:next w:val="Normal"/>
    <w:link w:val="Ttulo2Car"/>
    <w:qFormat/>
    <w:rsid w:val="00874529"/>
    <w:pPr>
      <w:numPr>
        <w:ilvl w:val="1"/>
      </w:numPr>
      <w:outlineLvl w:val="1"/>
    </w:pPr>
    <w:rPr>
      <w:rFonts w:cs="Tahoma"/>
      <w:color w:val="000000"/>
      <w:sz w:val="28"/>
      <w:szCs w:val="28"/>
    </w:rPr>
  </w:style>
  <w:style w:type="paragraph" w:styleId="Ttulo3">
    <w:name w:val="heading 3"/>
    <w:basedOn w:val="Normal"/>
    <w:next w:val="Normal"/>
    <w:link w:val="Ttulo3Car"/>
    <w:qFormat/>
    <w:rsid w:val="008215B7"/>
    <w:pPr>
      <w:keepNext/>
      <w:numPr>
        <w:ilvl w:val="2"/>
        <w:numId w:val="1"/>
      </w:numPr>
      <w:spacing w:before="240" w:after="240"/>
      <w:outlineLvl w:val="2"/>
    </w:pPr>
    <w:rPr>
      <w:rFonts w:eastAsia="Calibri" w:cs="Arial"/>
      <w:b/>
      <w:bCs/>
      <w:sz w:val="26"/>
      <w:szCs w:val="26"/>
    </w:rPr>
  </w:style>
  <w:style w:type="paragraph" w:styleId="Ttulo4">
    <w:name w:val="heading 4"/>
    <w:basedOn w:val="Normal"/>
    <w:next w:val="Normal"/>
    <w:link w:val="Ttulo4Car"/>
    <w:autoRedefine/>
    <w:qFormat/>
    <w:rsid w:val="00143E6F"/>
    <w:pPr>
      <w:keepNext/>
      <w:numPr>
        <w:ilvl w:val="3"/>
        <w:numId w:val="1"/>
      </w:numPr>
      <w:spacing w:before="240" w:after="60" w:line="360" w:lineRule="auto"/>
      <w:outlineLvl w:val="3"/>
    </w:pPr>
    <w:rPr>
      <w:rFonts w:ascii="Arial" w:eastAsia="Calibri" w:hAnsi="Arial" w:cs="Arial"/>
      <w:b/>
      <w:bCs/>
    </w:rPr>
  </w:style>
  <w:style w:type="paragraph" w:styleId="Ttulo5">
    <w:name w:val="heading 5"/>
    <w:basedOn w:val="Normal"/>
    <w:next w:val="Normal"/>
    <w:link w:val="Ttulo5Car"/>
    <w:qFormat/>
    <w:rsid w:val="00143E6F"/>
    <w:pPr>
      <w:numPr>
        <w:ilvl w:val="4"/>
        <w:numId w:val="1"/>
      </w:numPr>
      <w:spacing w:before="240" w:after="60"/>
      <w:outlineLvl w:val="4"/>
    </w:pPr>
    <w:rPr>
      <w:rFonts w:ascii="Arial" w:eastAsia="Calibri" w:hAnsi="Arial" w:cs="Times New Roman"/>
      <w:b/>
      <w:bCs/>
      <w:i/>
      <w:iCs/>
      <w:sz w:val="26"/>
      <w:szCs w:val="26"/>
    </w:rPr>
  </w:style>
  <w:style w:type="paragraph" w:styleId="Ttulo6">
    <w:name w:val="heading 6"/>
    <w:basedOn w:val="Normal"/>
    <w:next w:val="Normal"/>
    <w:link w:val="Ttulo6Car"/>
    <w:qFormat/>
    <w:rsid w:val="00143E6F"/>
    <w:pPr>
      <w:numPr>
        <w:ilvl w:val="5"/>
        <w:numId w:val="1"/>
      </w:numPr>
      <w:spacing w:before="240" w:after="60"/>
      <w:outlineLvl w:val="5"/>
    </w:pPr>
    <w:rPr>
      <w:rFonts w:ascii="Times New Roman" w:eastAsia="Calibri" w:hAnsi="Times New Roman" w:cs="Times New Roman"/>
      <w:b/>
      <w:bCs/>
    </w:rPr>
  </w:style>
  <w:style w:type="paragraph" w:styleId="Ttulo7">
    <w:name w:val="heading 7"/>
    <w:basedOn w:val="Normal"/>
    <w:next w:val="Normal"/>
    <w:link w:val="Ttulo7Car"/>
    <w:qFormat/>
    <w:rsid w:val="00143E6F"/>
    <w:pPr>
      <w:numPr>
        <w:ilvl w:val="6"/>
        <w:numId w:val="1"/>
      </w:numPr>
      <w:spacing w:before="240" w:after="60"/>
      <w:outlineLvl w:val="6"/>
    </w:pPr>
    <w:rPr>
      <w:rFonts w:ascii="Times New Roman" w:eastAsia="Calibri" w:hAnsi="Times New Roman" w:cs="Times New Roman"/>
      <w:sz w:val="24"/>
      <w:szCs w:val="24"/>
    </w:rPr>
  </w:style>
  <w:style w:type="paragraph" w:styleId="Ttulo8">
    <w:name w:val="heading 8"/>
    <w:basedOn w:val="Normal"/>
    <w:next w:val="Normal"/>
    <w:link w:val="Ttulo8Car"/>
    <w:qFormat/>
    <w:rsid w:val="00143E6F"/>
    <w:pPr>
      <w:numPr>
        <w:ilvl w:val="7"/>
        <w:numId w:val="1"/>
      </w:numPr>
      <w:spacing w:before="240" w:after="60"/>
      <w:outlineLvl w:val="7"/>
    </w:pPr>
    <w:rPr>
      <w:rFonts w:ascii="Times New Roman" w:eastAsia="Calibri" w:hAnsi="Times New Roman" w:cs="Times New Roman"/>
      <w:i/>
      <w:iCs/>
      <w:sz w:val="24"/>
      <w:szCs w:val="24"/>
    </w:rPr>
  </w:style>
  <w:style w:type="paragraph" w:styleId="Ttulo9">
    <w:name w:val="heading 9"/>
    <w:basedOn w:val="Normal"/>
    <w:next w:val="Normal"/>
    <w:link w:val="Ttulo9Car"/>
    <w:qFormat/>
    <w:rsid w:val="00143E6F"/>
    <w:pPr>
      <w:numPr>
        <w:ilvl w:val="8"/>
        <w:numId w:val="1"/>
      </w:numPr>
      <w:spacing w:before="240" w:after="60"/>
      <w:outlineLvl w:val="8"/>
    </w:pPr>
    <w:rPr>
      <w:rFonts w:ascii="Arial" w:eastAsia="Calibri" w:hAnsi="Arial" w:cs="Ari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qFormat/>
    <w:rsid w:val="000A29D3"/>
    <w:pPr>
      <w:ind w:left="720"/>
      <w:contextualSpacing/>
    </w:pPr>
  </w:style>
  <w:style w:type="character" w:customStyle="1" w:styleId="Ttulo1Car">
    <w:name w:val="Título 1 Car"/>
    <w:basedOn w:val="Fuentedeprrafopredeter"/>
    <w:link w:val="Ttulo1"/>
    <w:rsid w:val="00874529"/>
    <w:rPr>
      <w:rFonts w:ascii="EHUSans" w:eastAsia="Times New Roman" w:hAnsi="EHUSans" w:cs="Times New Roman"/>
      <w:b/>
      <w:snapToGrid w:val="0"/>
      <w:sz w:val="32"/>
      <w:szCs w:val="32"/>
    </w:rPr>
  </w:style>
  <w:style w:type="character" w:customStyle="1" w:styleId="Ttulo2Car">
    <w:name w:val="Título 2 Car"/>
    <w:basedOn w:val="Fuentedeprrafopredeter"/>
    <w:link w:val="Ttulo2"/>
    <w:rsid w:val="00874529"/>
    <w:rPr>
      <w:rFonts w:ascii="EHUSans" w:eastAsia="Times New Roman" w:hAnsi="EHUSans" w:cs="Tahoma"/>
      <w:b/>
      <w:snapToGrid w:val="0"/>
      <w:color w:val="000000"/>
      <w:sz w:val="28"/>
      <w:szCs w:val="28"/>
    </w:rPr>
  </w:style>
  <w:style w:type="character" w:customStyle="1" w:styleId="Ttulo3Car">
    <w:name w:val="Título 3 Car"/>
    <w:basedOn w:val="Fuentedeprrafopredeter"/>
    <w:link w:val="Ttulo3"/>
    <w:rsid w:val="008215B7"/>
    <w:rPr>
      <w:rFonts w:ascii="EHUSans" w:eastAsia="Calibri" w:hAnsi="EHUSans" w:cs="Arial"/>
      <w:b/>
      <w:bCs/>
      <w:sz w:val="26"/>
      <w:szCs w:val="26"/>
    </w:rPr>
  </w:style>
  <w:style w:type="character" w:customStyle="1" w:styleId="Ttulo4Car">
    <w:name w:val="Título 4 Car"/>
    <w:basedOn w:val="Fuentedeprrafopredeter"/>
    <w:link w:val="Ttulo4"/>
    <w:rsid w:val="00143E6F"/>
    <w:rPr>
      <w:rFonts w:ascii="Arial" w:eastAsia="Calibri" w:hAnsi="Arial" w:cs="Arial"/>
      <w:b/>
      <w:bCs/>
    </w:rPr>
  </w:style>
  <w:style w:type="character" w:customStyle="1" w:styleId="Ttulo5Car">
    <w:name w:val="Título 5 Car"/>
    <w:basedOn w:val="Fuentedeprrafopredeter"/>
    <w:link w:val="Ttulo5"/>
    <w:rsid w:val="00143E6F"/>
    <w:rPr>
      <w:rFonts w:ascii="Arial" w:eastAsia="Calibri" w:hAnsi="Arial" w:cs="Times New Roman"/>
      <w:b/>
      <w:bCs/>
      <w:i/>
      <w:iCs/>
      <w:sz w:val="26"/>
      <w:szCs w:val="26"/>
    </w:rPr>
  </w:style>
  <w:style w:type="character" w:customStyle="1" w:styleId="Ttulo6Car">
    <w:name w:val="Título 6 Car"/>
    <w:basedOn w:val="Fuentedeprrafopredeter"/>
    <w:link w:val="Ttulo6"/>
    <w:rsid w:val="00143E6F"/>
    <w:rPr>
      <w:rFonts w:ascii="Times New Roman" w:eastAsia="Calibri" w:hAnsi="Times New Roman" w:cs="Times New Roman"/>
      <w:b/>
      <w:bCs/>
    </w:rPr>
  </w:style>
  <w:style w:type="character" w:customStyle="1" w:styleId="Ttulo7Car">
    <w:name w:val="Título 7 Car"/>
    <w:basedOn w:val="Fuentedeprrafopredeter"/>
    <w:link w:val="Ttulo7"/>
    <w:rsid w:val="00143E6F"/>
    <w:rPr>
      <w:rFonts w:ascii="Times New Roman" w:eastAsia="Calibri" w:hAnsi="Times New Roman" w:cs="Times New Roman"/>
      <w:sz w:val="24"/>
      <w:szCs w:val="24"/>
    </w:rPr>
  </w:style>
  <w:style w:type="character" w:customStyle="1" w:styleId="Ttulo8Car">
    <w:name w:val="Título 8 Car"/>
    <w:basedOn w:val="Fuentedeprrafopredeter"/>
    <w:link w:val="Ttulo8"/>
    <w:rsid w:val="00143E6F"/>
    <w:rPr>
      <w:rFonts w:ascii="Times New Roman" w:eastAsia="Calibri" w:hAnsi="Times New Roman" w:cs="Times New Roman"/>
      <w:i/>
      <w:iCs/>
      <w:sz w:val="24"/>
      <w:szCs w:val="24"/>
    </w:rPr>
  </w:style>
  <w:style w:type="character" w:customStyle="1" w:styleId="Ttulo9Car">
    <w:name w:val="Título 9 Car"/>
    <w:basedOn w:val="Fuentedeprrafopredeter"/>
    <w:link w:val="Ttulo9"/>
    <w:rsid w:val="00143E6F"/>
    <w:rPr>
      <w:rFonts w:ascii="Arial" w:eastAsia="Calibri" w:hAnsi="Arial" w:cs="Arial"/>
    </w:rPr>
  </w:style>
  <w:style w:type="paragraph" w:styleId="NormalWeb">
    <w:name w:val="Normal (Web)"/>
    <w:basedOn w:val="Normal"/>
    <w:uiPriority w:val="99"/>
    <w:unhideWhenUsed/>
    <w:rsid w:val="00967C69"/>
    <w:pPr>
      <w:spacing w:before="100" w:beforeAutospacing="1" w:after="100" w:afterAutospacing="1" w:line="240" w:lineRule="auto"/>
    </w:pPr>
    <w:rPr>
      <w:rFonts w:ascii="Times New Roman" w:hAnsi="Times New Roman" w:cs="Times New Roman"/>
      <w:sz w:val="24"/>
      <w:szCs w:val="24"/>
    </w:rPr>
  </w:style>
  <w:style w:type="table" w:styleId="Tablaconcuadrcula">
    <w:name w:val="Table Grid"/>
    <w:basedOn w:val="Tablanormal"/>
    <w:uiPriority w:val="39"/>
    <w:rsid w:val="009462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adeldocumento">
    <w:name w:val="Document Map"/>
    <w:basedOn w:val="Normal"/>
    <w:link w:val="MapadeldocumentoCar"/>
    <w:uiPriority w:val="99"/>
    <w:semiHidden/>
    <w:unhideWhenUsed/>
    <w:rsid w:val="00E7764E"/>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sid w:val="00E7764E"/>
    <w:rPr>
      <w:rFonts w:ascii="Tahoma" w:hAnsi="Tahoma" w:cs="Tahoma"/>
      <w:sz w:val="16"/>
      <w:szCs w:val="16"/>
    </w:rPr>
  </w:style>
  <w:style w:type="paragraph" w:styleId="Encabezado">
    <w:name w:val="header"/>
    <w:basedOn w:val="Normal"/>
    <w:link w:val="EncabezadoCar"/>
    <w:uiPriority w:val="99"/>
    <w:unhideWhenUsed/>
    <w:rsid w:val="00DF6CF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F6CFD"/>
  </w:style>
  <w:style w:type="paragraph" w:styleId="Piedepgina">
    <w:name w:val="footer"/>
    <w:basedOn w:val="Normal"/>
    <w:link w:val="PiedepginaCar"/>
    <w:uiPriority w:val="99"/>
    <w:unhideWhenUsed/>
    <w:rsid w:val="00DF6CF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F6CFD"/>
  </w:style>
  <w:style w:type="paragraph" w:styleId="Textodeglobo">
    <w:name w:val="Balloon Text"/>
    <w:basedOn w:val="Normal"/>
    <w:link w:val="TextodegloboCar"/>
    <w:uiPriority w:val="99"/>
    <w:semiHidden/>
    <w:unhideWhenUsed/>
    <w:rsid w:val="0058586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85868"/>
    <w:rPr>
      <w:rFonts w:ascii="Tahoma" w:hAnsi="Tahoma" w:cs="Tahoma"/>
      <w:sz w:val="16"/>
      <w:szCs w:val="16"/>
    </w:rPr>
  </w:style>
  <w:style w:type="paragraph" w:styleId="Descripcin">
    <w:name w:val="caption"/>
    <w:basedOn w:val="Normal"/>
    <w:next w:val="Normal"/>
    <w:uiPriority w:val="35"/>
    <w:unhideWhenUsed/>
    <w:qFormat/>
    <w:rsid w:val="006C3F8B"/>
    <w:pPr>
      <w:spacing w:line="240" w:lineRule="auto"/>
    </w:pPr>
    <w:rPr>
      <w:b/>
      <w:bCs/>
      <w:color w:val="4F81BD" w:themeColor="accent1"/>
      <w:sz w:val="18"/>
      <w:szCs w:val="18"/>
    </w:rPr>
  </w:style>
  <w:style w:type="paragraph" w:customStyle="1" w:styleId="normalconsangria">
    <w:name w:val="normal con sangria"/>
    <w:basedOn w:val="Normal"/>
    <w:rsid w:val="00BC4234"/>
    <w:pPr>
      <w:tabs>
        <w:tab w:val="left" w:pos="426"/>
      </w:tabs>
      <w:ind w:left="426"/>
    </w:pPr>
    <w:rPr>
      <w:rFonts w:ascii="Arial" w:eastAsia="Calibri" w:hAnsi="Arial" w:cs="Times New Roman"/>
      <w:lang w:eastAsia="en-US"/>
    </w:rPr>
  </w:style>
  <w:style w:type="paragraph" w:styleId="TtuloTDC">
    <w:name w:val="TOC Heading"/>
    <w:basedOn w:val="Ttulo1"/>
    <w:next w:val="Normal"/>
    <w:uiPriority w:val="39"/>
    <w:unhideWhenUsed/>
    <w:qFormat/>
    <w:rsid w:val="003C3FAC"/>
    <w:pPr>
      <w:numPr>
        <w:numId w:val="0"/>
      </w:numPr>
      <w:spacing w:before="480" w:after="0" w:line="276" w:lineRule="auto"/>
      <w:jc w:val="left"/>
      <w:outlineLvl w:val="9"/>
    </w:pPr>
    <w:rPr>
      <w:rFonts w:asciiTheme="majorHAnsi" w:eastAsiaTheme="majorEastAsia" w:hAnsiTheme="majorHAnsi" w:cstheme="majorBidi"/>
      <w:bCs/>
      <w:snapToGrid/>
      <w:color w:val="365F91" w:themeColor="accent1" w:themeShade="BF"/>
      <w:sz w:val="28"/>
      <w:szCs w:val="28"/>
      <w:lang w:eastAsia="en-US"/>
    </w:rPr>
  </w:style>
  <w:style w:type="paragraph" w:styleId="TDC1">
    <w:name w:val="toc 1"/>
    <w:basedOn w:val="Normal"/>
    <w:next w:val="Normal"/>
    <w:autoRedefine/>
    <w:uiPriority w:val="39"/>
    <w:unhideWhenUsed/>
    <w:rsid w:val="006700F0"/>
    <w:pPr>
      <w:tabs>
        <w:tab w:val="left" w:pos="567"/>
        <w:tab w:val="right" w:leader="dot" w:pos="9062"/>
      </w:tabs>
      <w:spacing w:after="100" w:line="240" w:lineRule="auto"/>
    </w:pPr>
  </w:style>
  <w:style w:type="paragraph" w:styleId="TDC2">
    <w:name w:val="toc 2"/>
    <w:basedOn w:val="Normal"/>
    <w:next w:val="Normal"/>
    <w:autoRedefine/>
    <w:uiPriority w:val="39"/>
    <w:unhideWhenUsed/>
    <w:rsid w:val="00A05413"/>
    <w:pPr>
      <w:tabs>
        <w:tab w:val="left" w:pos="960"/>
        <w:tab w:val="right" w:leader="dot" w:pos="9628"/>
      </w:tabs>
      <w:spacing w:after="100"/>
      <w:ind w:left="220"/>
      <w:jc w:val="center"/>
    </w:pPr>
  </w:style>
  <w:style w:type="character" w:styleId="Hipervnculo">
    <w:name w:val="Hyperlink"/>
    <w:basedOn w:val="Fuentedeprrafopredeter"/>
    <w:uiPriority w:val="99"/>
    <w:unhideWhenUsed/>
    <w:rsid w:val="003C3FAC"/>
    <w:rPr>
      <w:color w:val="0000FF" w:themeColor="hyperlink"/>
      <w:u w:val="single"/>
    </w:rPr>
  </w:style>
  <w:style w:type="paragraph" w:styleId="Tabladeilustraciones">
    <w:name w:val="table of figures"/>
    <w:basedOn w:val="Normal"/>
    <w:next w:val="Normal"/>
    <w:uiPriority w:val="99"/>
    <w:unhideWhenUsed/>
    <w:rsid w:val="003C3FAC"/>
    <w:pPr>
      <w:spacing w:after="0"/>
    </w:pPr>
  </w:style>
  <w:style w:type="paragraph" w:styleId="Ttulo">
    <w:name w:val="Title"/>
    <w:basedOn w:val="Normal"/>
    <w:next w:val="Normal"/>
    <w:link w:val="TtuloCar"/>
    <w:uiPriority w:val="10"/>
    <w:qFormat/>
    <w:rsid w:val="00F73B54"/>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tuloCar">
    <w:name w:val="Título Car"/>
    <w:basedOn w:val="Fuentedeprrafopredeter"/>
    <w:link w:val="Ttulo"/>
    <w:uiPriority w:val="10"/>
    <w:rsid w:val="00F73B54"/>
    <w:rPr>
      <w:rFonts w:asciiTheme="majorHAnsi" w:eastAsiaTheme="majorEastAsia" w:hAnsiTheme="majorHAnsi" w:cstheme="majorBidi"/>
      <w:color w:val="404040" w:themeColor="text1" w:themeTint="BF"/>
      <w:spacing w:val="-10"/>
      <w:kern w:val="28"/>
      <w:sz w:val="56"/>
      <w:szCs w:val="56"/>
    </w:rPr>
  </w:style>
  <w:style w:type="paragraph" w:styleId="Subttulo">
    <w:name w:val="Subtitle"/>
    <w:basedOn w:val="Normal"/>
    <w:next w:val="Normal"/>
    <w:link w:val="SubttuloCar"/>
    <w:uiPriority w:val="11"/>
    <w:qFormat/>
    <w:rsid w:val="00F73B54"/>
    <w:pPr>
      <w:numPr>
        <w:ilvl w:val="1"/>
      </w:numPr>
      <w:spacing w:after="160" w:line="259" w:lineRule="auto"/>
    </w:pPr>
    <w:rPr>
      <w:rFonts w:cs="Times New Roman"/>
      <w:color w:val="5A5A5A" w:themeColor="text1" w:themeTint="A5"/>
      <w:spacing w:val="15"/>
    </w:rPr>
  </w:style>
  <w:style w:type="character" w:customStyle="1" w:styleId="SubttuloCar">
    <w:name w:val="Subtítulo Car"/>
    <w:basedOn w:val="Fuentedeprrafopredeter"/>
    <w:link w:val="Subttulo"/>
    <w:uiPriority w:val="11"/>
    <w:rsid w:val="00F73B54"/>
    <w:rPr>
      <w:rFonts w:cs="Times New Roman"/>
      <w:color w:val="5A5A5A" w:themeColor="text1" w:themeTint="A5"/>
      <w:spacing w:val="15"/>
    </w:rPr>
  </w:style>
  <w:style w:type="paragraph" w:styleId="TDC3">
    <w:name w:val="toc 3"/>
    <w:basedOn w:val="Normal"/>
    <w:next w:val="Normal"/>
    <w:autoRedefine/>
    <w:uiPriority w:val="39"/>
    <w:unhideWhenUsed/>
    <w:rsid w:val="00530FE9"/>
    <w:pPr>
      <w:spacing w:after="100"/>
      <w:ind w:left="440"/>
    </w:pPr>
  </w:style>
  <w:style w:type="character" w:customStyle="1" w:styleId="A17">
    <w:name w:val="A17"/>
    <w:uiPriority w:val="99"/>
    <w:rsid w:val="00A961A1"/>
    <w:rPr>
      <w:rFonts w:cs="Myriad Pro"/>
      <w:i/>
      <w:iCs/>
      <w:color w:val="221E1F"/>
      <w:sz w:val="14"/>
      <w:szCs w:val="14"/>
    </w:rPr>
  </w:style>
  <w:style w:type="character" w:styleId="Mencinsinresolver">
    <w:name w:val="Unresolved Mention"/>
    <w:basedOn w:val="Fuentedeprrafopredeter"/>
    <w:uiPriority w:val="99"/>
    <w:rsid w:val="00A961A1"/>
    <w:rPr>
      <w:color w:val="605E5C"/>
      <w:shd w:val="clear" w:color="auto" w:fill="E1DFDD"/>
    </w:rPr>
  </w:style>
  <w:style w:type="character" w:customStyle="1" w:styleId="hscoswrapper">
    <w:name w:val="hs_cos_wrapper"/>
    <w:basedOn w:val="Fuentedeprrafopredeter"/>
    <w:rsid w:val="006E3E77"/>
  </w:style>
  <w:style w:type="character" w:styleId="Textodelmarcadordeposicin">
    <w:name w:val="Placeholder Text"/>
    <w:basedOn w:val="Fuentedeprrafopredeter"/>
    <w:uiPriority w:val="99"/>
    <w:semiHidden/>
    <w:rsid w:val="0090046C"/>
    <w:rPr>
      <w:color w:val="808080"/>
    </w:rPr>
  </w:style>
  <w:style w:type="character" w:styleId="Hipervnculovisitado">
    <w:name w:val="FollowedHyperlink"/>
    <w:basedOn w:val="Fuentedeprrafopredeter"/>
    <w:uiPriority w:val="99"/>
    <w:semiHidden/>
    <w:unhideWhenUsed/>
    <w:rsid w:val="001C3532"/>
    <w:rPr>
      <w:color w:val="800080" w:themeColor="followedHyperlink"/>
      <w:u w:val="single"/>
    </w:rPr>
  </w:style>
  <w:style w:type="table" w:styleId="Tablaconcuadrculaclara">
    <w:name w:val="Grid Table Light"/>
    <w:basedOn w:val="Tablanormal"/>
    <w:uiPriority w:val="40"/>
    <w:rsid w:val="00CA643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CA643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Refdecomentario">
    <w:name w:val="annotation reference"/>
    <w:basedOn w:val="Fuentedeprrafopredeter"/>
    <w:uiPriority w:val="99"/>
    <w:semiHidden/>
    <w:unhideWhenUsed/>
    <w:rsid w:val="00A727EC"/>
    <w:rPr>
      <w:sz w:val="16"/>
      <w:szCs w:val="16"/>
    </w:rPr>
  </w:style>
  <w:style w:type="paragraph" w:styleId="Textocomentario">
    <w:name w:val="annotation text"/>
    <w:basedOn w:val="Normal"/>
    <w:link w:val="TextocomentarioCar"/>
    <w:uiPriority w:val="99"/>
    <w:unhideWhenUsed/>
    <w:rsid w:val="00A727EC"/>
    <w:pPr>
      <w:spacing w:after="160" w:line="240" w:lineRule="auto"/>
      <w:jc w:val="left"/>
    </w:pPr>
    <w:rPr>
      <w:rFonts w:asciiTheme="minorHAnsi" w:eastAsiaTheme="minorHAnsi" w:hAnsiTheme="minorHAnsi"/>
      <w:kern w:val="2"/>
      <w:sz w:val="20"/>
      <w:szCs w:val="20"/>
      <w:lang w:eastAsia="en-US"/>
      <w14:ligatures w14:val="standardContextual"/>
    </w:rPr>
  </w:style>
  <w:style w:type="character" w:customStyle="1" w:styleId="TextocomentarioCar">
    <w:name w:val="Texto comentario Car"/>
    <w:basedOn w:val="Fuentedeprrafopredeter"/>
    <w:link w:val="Textocomentario"/>
    <w:uiPriority w:val="99"/>
    <w:rsid w:val="00A727EC"/>
    <w:rPr>
      <w:rFonts w:eastAsiaTheme="minorHAnsi"/>
      <w:kern w:val="2"/>
      <w:sz w:val="20"/>
      <w:szCs w:val="20"/>
      <w:lang w:eastAsia="en-US"/>
      <w14:ligatures w14:val="standardContextual"/>
    </w:rPr>
  </w:style>
  <w:style w:type="paragraph" w:styleId="Asuntodelcomentario">
    <w:name w:val="annotation subject"/>
    <w:basedOn w:val="Textocomentario"/>
    <w:next w:val="Textocomentario"/>
    <w:link w:val="AsuntodelcomentarioCar"/>
    <w:uiPriority w:val="99"/>
    <w:semiHidden/>
    <w:unhideWhenUsed/>
    <w:rsid w:val="008C3F9B"/>
    <w:pPr>
      <w:spacing w:after="200"/>
      <w:jc w:val="both"/>
    </w:pPr>
    <w:rPr>
      <w:rFonts w:ascii="EHUSans" w:eastAsiaTheme="minorEastAsia" w:hAnsi="EHUSans"/>
      <w:b/>
      <w:bCs/>
      <w:kern w:val="0"/>
      <w:lang w:eastAsia="es-ES"/>
      <w14:ligatures w14:val="none"/>
    </w:rPr>
  </w:style>
  <w:style w:type="character" w:customStyle="1" w:styleId="AsuntodelcomentarioCar">
    <w:name w:val="Asunto del comentario Car"/>
    <w:basedOn w:val="TextocomentarioCar"/>
    <w:link w:val="Asuntodelcomentario"/>
    <w:uiPriority w:val="99"/>
    <w:semiHidden/>
    <w:rsid w:val="008C3F9B"/>
    <w:rPr>
      <w:rFonts w:ascii="EHUSans" w:eastAsiaTheme="minorHAnsi" w:hAnsi="EHUSans"/>
      <w:b/>
      <w:bCs/>
      <w:kern w:val="2"/>
      <w:sz w:val="20"/>
      <w:szCs w:val="20"/>
      <w:lang w:eastAsia="en-US"/>
      <w14:ligatures w14:val="standardContextual"/>
    </w:rPr>
  </w:style>
  <w:style w:type="character" w:styleId="Fuerte">
    <w:name w:val="Strong"/>
    <w:basedOn w:val="Fuentedeprrafopredeter"/>
    <w:uiPriority w:val="22"/>
    <w:qFormat/>
    <w:rsid w:val="00EB57FD"/>
    <w:rPr>
      <w:b/>
      <w:bCs/>
    </w:rPr>
  </w:style>
  <w:style w:type="table" w:styleId="Tablaconcuadrcula1clara">
    <w:name w:val="Grid Table 1 Light"/>
    <w:basedOn w:val="Tablanormal"/>
    <w:uiPriority w:val="46"/>
    <w:rsid w:val="00F66A8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whitespace-normal">
    <w:name w:val="whitespace-normal"/>
    <w:basedOn w:val="Fuentedeprrafopredeter"/>
    <w:rsid w:val="00F87C9C"/>
  </w:style>
  <w:style w:type="paragraph" w:styleId="Textonotaalfinal">
    <w:name w:val="endnote text"/>
    <w:basedOn w:val="Normal"/>
    <w:link w:val="TextonotaalfinalCar"/>
    <w:uiPriority w:val="99"/>
    <w:semiHidden/>
    <w:unhideWhenUsed/>
    <w:rsid w:val="0029728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297282"/>
    <w:rPr>
      <w:rFonts w:ascii="EHUSans" w:hAnsi="EHUSans"/>
      <w:sz w:val="20"/>
      <w:szCs w:val="20"/>
    </w:rPr>
  </w:style>
  <w:style w:type="character" w:styleId="Refdenotaalfinal">
    <w:name w:val="endnote reference"/>
    <w:basedOn w:val="Fuentedeprrafopredeter"/>
    <w:uiPriority w:val="99"/>
    <w:semiHidden/>
    <w:unhideWhenUsed/>
    <w:rsid w:val="00297282"/>
    <w:rPr>
      <w:vertAlign w:val="superscript"/>
    </w:rPr>
  </w:style>
  <w:style w:type="paragraph" w:styleId="Textonotapie">
    <w:name w:val="footnote text"/>
    <w:basedOn w:val="Normal"/>
    <w:link w:val="TextonotapieCar"/>
    <w:uiPriority w:val="99"/>
    <w:semiHidden/>
    <w:unhideWhenUsed/>
    <w:rsid w:val="0029728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97282"/>
    <w:rPr>
      <w:rFonts w:ascii="EHUSans" w:hAnsi="EHUSans"/>
      <w:sz w:val="20"/>
      <w:szCs w:val="20"/>
    </w:rPr>
  </w:style>
  <w:style w:type="character" w:styleId="Refdenotaalpie">
    <w:name w:val="footnote reference"/>
    <w:basedOn w:val="Fuentedeprrafopredeter"/>
    <w:uiPriority w:val="99"/>
    <w:semiHidden/>
    <w:unhideWhenUsed/>
    <w:rsid w:val="00297282"/>
    <w:rPr>
      <w:vertAlign w:val="superscript"/>
    </w:rPr>
  </w:style>
  <w:style w:type="character" w:customStyle="1" w:styleId="relative">
    <w:name w:val="relative"/>
    <w:basedOn w:val="Fuentedeprrafopredeter"/>
    <w:rsid w:val="00AF37AB"/>
  </w:style>
  <w:style w:type="paragraph" w:customStyle="1" w:styleId="not-prose">
    <w:name w:val="not-prose"/>
    <w:basedOn w:val="Normal"/>
    <w:rsid w:val="00AF37AB"/>
    <w:pPr>
      <w:spacing w:before="100" w:beforeAutospacing="1" w:after="100" w:afterAutospacing="1" w:line="240" w:lineRule="auto"/>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8138">
      <w:bodyDiv w:val="1"/>
      <w:marLeft w:val="0"/>
      <w:marRight w:val="0"/>
      <w:marTop w:val="0"/>
      <w:marBottom w:val="0"/>
      <w:divBdr>
        <w:top w:val="none" w:sz="0" w:space="0" w:color="auto"/>
        <w:left w:val="none" w:sz="0" w:space="0" w:color="auto"/>
        <w:bottom w:val="none" w:sz="0" w:space="0" w:color="auto"/>
        <w:right w:val="none" w:sz="0" w:space="0" w:color="auto"/>
      </w:divBdr>
      <w:divsChild>
        <w:div w:id="1204711585">
          <w:marLeft w:val="0"/>
          <w:marRight w:val="0"/>
          <w:marTop w:val="0"/>
          <w:marBottom w:val="0"/>
          <w:divBdr>
            <w:top w:val="none" w:sz="0" w:space="0" w:color="auto"/>
            <w:left w:val="none" w:sz="0" w:space="0" w:color="auto"/>
            <w:bottom w:val="none" w:sz="0" w:space="0" w:color="auto"/>
            <w:right w:val="none" w:sz="0" w:space="0" w:color="auto"/>
          </w:divBdr>
          <w:divsChild>
            <w:div w:id="59050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3834">
      <w:bodyDiv w:val="1"/>
      <w:marLeft w:val="0"/>
      <w:marRight w:val="0"/>
      <w:marTop w:val="0"/>
      <w:marBottom w:val="0"/>
      <w:divBdr>
        <w:top w:val="none" w:sz="0" w:space="0" w:color="auto"/>
        <w:left w:val="none" w:sz="0" w:space="0" w:color="auto"/>
        <w:bottom w:val="none" w:sz="0" w:space="0" w:color="auto"/>
        <w:right w:val="none" w:sz="0" w:space="0" w:color="auto"/>
      </w:divBdr>
    </w:div>
    <w:div w:id="30570514">
      <w:bodyDiv w:val="1"/>
      <w:marLeft w:val="0"/>
      <w:marRight w:val="0"/>
      <w:marTop w:val="0"/>
      <w:marBottom w:val="0"/>
      <w:divBdr>
        <w:top w:val="none" w:sz="0" w:space="0" w:color="auto"/>
        <w:left w:val="none" w:sz="0" w:space="0" w:color="auto"/>
        <w:bottom w:val="none" w:sz="0" w:space="0" w:color="auto"/>
        <w:right w:val="none" w:sz="0" w:space="0" w:color="auto"/>
      </w:divBdr>
    </w:div>
    <w:div w:id="32536035">
      <w:bodyDiv w:val="1"/>
      <w:marLeft w:val="0"/>
      <w:marRight w:val="0"/>
      <w:marTop w:val="0"/>
      <w:marBottom w:val="0"/>
      <w:divBdr>
        <w:top w:val="none" w:sz="0" w:space="0" w:color="auto"/>
        <w:left w:val="none" w:sz="0" w:space="0" w:color="auto"/>
        <w:bottom w:val="none" w:sz="0" w:space="0" w:color="auto"/>
        <w:right w:val="none" w:sz="0" w:space="0" w:color="auto"/>
      </w:divBdr>
    </w:div>
    <w:div w:id="47725397">
      <w:bodyDiv w:val="1"/>
      <w:marLeft w:val="0"/>
      <w:marRight w:val="0"/>
      <w:marTop w:val="0"/>
      <w:marBottom w:val="0"/>
      <w:divBdr>
        <w:top w:val="none" w:sz="0" w:space="0" w:color="auto"/>
        <w:left w:val="none" w:sz="0" w:space="0" w:color="auto"/>
        <w:bottom w:val="none" w:sz="0" w:space="0" w:color="auto"/>
        <w:right w:val="none" w:sz="0" w:space="0" w:color="auto"/>
      </w:divBdr>
    </w:div>
    <w:div w:id="64493484">
      <w:bodyDiv w:val="1"/>
      <w:marLeft w:val="0"/>
      <w:marRight w:val="0"/>
      <w:marTop w:val="0"/>
      <w:marBottom w:val="0"/>
      <w:divBdr>
        <w:top w:val="none" w:sz="0" w:space="0" w:color="auto"/>
        <w:left w:val="none" w:sz="0" w:space="0" w:color="auto"/>
        <w:bottom w:val="none" w:sz="0" w:space="0" w:color="auto"/>
        <w:right w:val="none" w:sz="0" w:space="0" w:color="auto"/>
      </w:divBdr>
    </w:div>
    <w:div w:id="66347986">
      <w:bodyDiv w:val="1"/>
      <w:marLeft w:val="0"/>
      <w:marRight w:val="0"/>
      <w:marTop w:val="0"/>
      <w:marBottom w:val="0"/>
      <w:divBdr>
        <w:top w:val="none" w:sz="0" w:space="0" w:color="auto"/>
        <w:left w:val="none" w:sz="0" w:space="0" w:color="auto"/>
        <w:bottom w:val="none" w:sz="0" w:space="0" w:color="auto"/>
        <w:right w:val="none" w:sz="0" w:space="0" w:color="auto"/>
      </w:divBdr>
    </w:div>
    <w:div w:id="72705641">
      <w:bodyDiv w:val="1"/>
      <w:marLeft w:val="0"/>
      <w:marRight w:val="0"/>
      <w:marTop w:val="0"/>
      <w:marBottom w:val="0"/>
      <w:divBdr>
        <w:top w:val="none" w:sz="0" w:space="0" w:color="auto"/>
        <w:left w:val="none" w:sz="0" w:space="0" w:color="auto"/>
        <w:bottom w:val="none" w:sz="0" w:space="0" w:color="auto"/>
        <w:right w:val="none" w:sz="0" w:space="0" w:color="auto"/>
      </w:divBdr>
    </w:div>
    <w:div w:id="84301261">
      <w:bodyDiv w:val="1"/>
      <w:marLeft w:val="0"/>
      <w:marRight w:val="0"/>
      <w:marTop w:val="0"/>
      <w:marBottom w:val="0"/>
      <w:divBdr>
        <w:top w:val="none" w:sz="0" w:space="0" w:color="auto"/>
        <w:left w:val="none" w:sz="0" w:space="0" w:color="auto"/>
        <w:bottom w:val="none" w:sz="0" w:space="0" w:color="auto"/>
        <w:right w:val="none" w:sz="0" w:space="0" w:color="auto"/>
      </w:divBdr>
    </w:div>
    <w:div w:id="128516683">
      <w:bodyDiv w:val="1"/>
      <w:marLeft w:val="0"/>
      <w:marRight w:val="0"/>
      <w:marTop w:val="0"/>
      <w:marBottom w:val="0"/>
      <w:divBdr>
        <w:top w:val="none" w:sz="0" w:space="0" w:color="auto"/>
        <w:left w:val="none" w:sz="0" w:space="0" w:color="auto"/>
        <w:bottom w:val="none" w:sz="0" w:space="0" w:color="auto"/>
        <w:right w:val="none" w:sz="0" w:space="0" w:color="auto"/>
      </w:divBdr>
    </w:div>
    <w:div w:id="129325400">
      <w:bodyDiv w:val="1"/>
      <w:marLeft w:val="0"/>
      <w:marRight w:val="0"/>
      <w:marTop w:val="0"/>
      <w:marBottom w:val="0"/>
      <w:divBdr>
        <w:top w:val="none" w:sz="0" w:space="0" w:color="auto"/>
        <w:left w:val="none" w:sz="0" w:space="0" w:color="auto"/>
        <w:bottom w:val="none" w:sz="0" w:space="0" w:color="auto"/>
        <w:right w:val="none" w:sz="0" w:space="0" w:color="auto"/>
      </w:divBdr>
    </w:div>
    <w:div w:id="160124493">
      <w:bodyDiv w:val="1"/>
      <w:marLeft w:val="0"/>
      <w:marRight w:val="0"/>
      <w:marTop w:val="0"/>
      <w:marBottom w:val="0"/>
      <w:divBdr>
        <w:top w:val="none" w:sz="0" w:space="0" w:color="auto"/>
        <w:left w:val="none" w:sz="0" w:space="0" w:color="auto"/>
        <w:bottom w:val="none" w:sz="0" w:space="0" w:color="auto"/>
        <w:right w:val="none" w:sz="0" w:space="0" w:color="auto"/>
      </w:divBdr>
    </w:div>
    <w:div w:id="201215423">
      <w:bodyDiv w:val="1"/>
      <w:marLeft w:val="0"/>
      <w:marRight w:val="0"/>
      <w:marTop w:val="0"/>
      <w:marBottom w:val="0"/>
      <w:divBdr>
        <w:top w:val="none" w:sz="0" w:space="0" w:color="auto"/>
        <w:left w:val="none" w:sz="0" w:space="0" w:color="auto"/>
        <w:bottom w:val="none" w:sz="0" w:space="0" w:color="auto"/>
        <w:right w:val="none" w:sz="0" w:space="0" w:color="auto"/>
      </w:divBdr>
    </w:div>
    <w:div w:id="212234457">
      <w:bodyDiv w:val="1"/>
      <w:marLeft w:val="0"/>
      <w:marRight w:val="0"/>
      <w:marTop w:val="0"/>
      <w:marBottom w:val="0"/>
      <w:divBdr>
        <w:top w:val="none" w:sz="0" w:space="0" w:color="auto"/>
        <w:left w:val="none" w:sz="0" w:space="0" w:color="auto"/>
        <w:bottom w:val="none" w:sz="0" w:space="0" w:color="auto"/>
        <w:right w:val="none" w:sz="0" w:space="0" w:color="auto"/>
      </w:divBdr>
    </w:div>
    <w:div w:id="227345022">
      <w:bodyDiv w:val="1"/>
      <w:marLeft w:val="0"/>
      <w:marRight w:val="0"/>
      <w:marTop w:val="0"/>
      <w:marBottom w:val="0"/>
      <w:divBdr>
        <w:top w:val="none" w:sz="0" w:space="0" w:color="auto"/>
        <w:left w:val="none" w:sz="0" w:space="0" w:color="auto"/>
        <w:bottom w:val="none" w:sz="0" w:space="0" w:color="auto"/>
        <w:right w:val="none" w:sz="0" w:space="0" w:color="auto"/>
      </w:divBdr>
      <w:divsChild>
        <w:div w:id="120198566">
          <w:marLeft w:val="0"/>
          <w:marRight w:val="0"/>
          <w:marTop w:val="0"/>
          <w:marBottom w:val="0"/>
          <w:divBdr>
            <w:top w:val="none" w:sz="0" w:space="0" w:color="auto"/>
            <w:left w:val="none" w:sz="0" w:space="0" w:color="auto"/>
            <w:bottom w:val="none" w:sz="0" w:space="0" w:color="auto"/>
            <w:right w:val="none" w:sz="0" w:space="0" w:color="auto"/>
          </w:divBdr>
          <w:divsChild>
            <w:div w:id="62526344">
              <w:marLeft w:val="0"/>
              <w:marRight w:val="0"/>
              <w:marTop w:val="0"/>
              <w:marBottom w:val="0"/>
              <w:divBdr>
                <w:top w:val="none" w:sz="0" w:space="0" w:color="auto"/>
                <w:left w:val="none" w:sz="0" w:space="0" w:color="auto"/>
                <w:bottom w:val="none" w:sz="0" w:space="0" w:color="auto"/>
                <w:right w:val="none" w:sz="0" w:space="0" w:color="auto"/>
              </w:divBdr>
            </w:div>
            <w:div w:id="99301238">
              <w:marLeft w:val="0"/>
              <w:marRight w:val="0"/>
              <w:marTop w:val="0"/>
              <w:marBottom w:val="0"/>
              <w:divBdr>
                <w:top w:val="none" w:sz="0" w:space="0" w:color="auto"/>
                <w:left w:val="none" w:sz="0" w:space="0" w:color="auto"/>
                <w:bottom w:val="none" w:sz="0" w:space="0" w:color="auto"/>
                <w:right w:val="none" w:sz="0" w:space="0" w:color="auto"/>
              </w:divBdr>
            </w:div>
            <w:div w:id="255793873">
              <w:marLeft w:val="0"/>
              <w:marRight w:val="0"/>
              <w:marTop w:val="0"/>
              <w:marBottom w:val="0"/>
              <w:divBdr>
                <w:top w:val="none" w:sz="0" w:space="0" w:color="auto"/>
                <w:left w:val="none" w:sz="0" w:space="0" w:color="auto"/>
                <w:bottom w:val="none" w:sz="0" w:space="0" w:color="auto"/>
                <w:right w:val="none" w:sz="0" w:space="0" w:color="auto"/>
              </w:divBdr>
            </w:div>
            <w:div w:id="308093766">
              <w:marLeft w:val="0"/>
              <w:marRight w:val="0"/>
              <w:marTop w:val="0"/>
              <w:marBottom w:val="0"/>
              <w:divBdr>
                <w:top w:val="none" w:sz="0" w:space="0" w:color="auto"/>
                <w:left w:val="none" w:sz="0" w:space="0" w:color="auto"/>
                <w:bottom w:val="none" w:sz="0" w:space="0" w:color="auto"/>
                <w:right w:val="none" w:sz="0" w:space="0" w:color="auto"/>
              </w:divBdr>
            </w:div>
            <w:div w:id="345064874">
              <w:marLeft w:val="0"/>
              <w:marRight w:val="0"/>
              <w:marTop w:val="0"/>
              <w:marBottom w:val="0"/>
              <w:divBdr>
                <w:top w:val="none" w:sz="0" w:space="0" w:color="auto"/>
                <w:left w:val="none" w:sz="0" w:space="0" w:color="auto"/>
                <w:bottom w:val="none" w:sz="0" w:space="0" w:color="auto"/>
                <w:right w:val="none" w:sz="0" w:space="0" w:color="auto"/>
              </w:divBdr>
            </w:div>
            <w:div w:id="356931718">
              <w:marLeft w:val="0"/>
              <w:marRight w:val="0"/>
              <w:marTop w:val="0"/>
              <w:marBottom w:val="0"/>
              <w:divBdr>
                <w:top w:val="none" w:sz="0" w:space="0" w:color="auto"/>
                <w:left w:val="none" w:sz="0" w:space="0" w:color="auto"/>
                <w:bottom w:val="none" w:sz="0" w:space="0" w:color="auto"/>
                <w:right w:val="none" w:sz="0" w:space="0" w:color="auto"/>
              </w:divBdr>
            </w:div>
            <w:div w:id="390083399">
              <w:marLeft w:val="0"/>
              <w:marRight w:val="0"/>
              <w:marTop w:val="0"/>
              <w:marBottom w:val="0"/>
              <w:divBdr>
                <w:top w:val="none" w:sz="0" w:space="0" w:color="auto"/>
                <w:left w:val="none" w:sz="0" w:space="0" w:color="auto"/>
                <w:bottom w:val="none" w:sz="0" w:space="0" w:color="auto"/>
                <w:right w:val="none" w:sz="0" w:space="0" w:color="auto"/>
              </w:divBdr>
            </w:div>
            <w:div w:id="494496788">
              <w:marLeft w:val="0"/>
              <w:marRight w:val="0"/>
              <w:marTop w:val="0"/>
              <w:marBottom w:val="0"/>
              <w:divBdr>
                <w:top w:val="none" w:sz="0" w:space="0" w:color="auto"/>
                <w:left w:val="none" w:sz="0" w:space="0" w:color="auto"/>
                <w:bottom w:val="none" w:sz="0" w:space="0" w:color="auto"/>
                <w:right w:val="none" w:sz="0" w:space="0" w:color="auto"/>
              </w:divBdr>
            </w:div>
            <w:div w:id="564989811">
              <w:marLeft w:val="0"/>
              <w:marRight w:val="0"/>
              <w:marTop w:val="0"/>
              <w:marBottom w:val="0"/>
              <w:divBdr>
                <w:top w:val="none" w:sz="0" w:space="0" w:color="auto"/>
                <w:left w:val="none" w:sz="0" w:space="0" w:color="auto"/>
                <w:bottom w:val="none" w:sz="0" w:space="0" w:color="auto"/>
                <w:right w:val="none" w:sz="0" w:space="0" w:color="auto"/>
              </w:divBdr>
            </w:div>
            <w:div w:id="590240861">
              <w:marLeft w:val="0"/>
              <w:marRight w:val="0"/>
              <w:marTop w:val="0"/>
              <w:marBottom w:val="0"/>
              <w:divBdr>
                <w:top w:val="none" w:sz="0" w:space="0" w:color="auto"/>
                <w:left w:val="none" w:sz="0" w:space="0" w:color="auto"/>
                <w:bottom w:val="none" w:sz="0" w:space="0" w:color="auto"/>
                <w:right w:val="none" w:sz="0" w:space="0" w:color="auto"/>
              </w:divBdr>
            </w:div>
            <w:div w:id="591284940">
              <w:marLeft w:val="0"/>
              <w:marRight w:val="0"/>
              <w:marTop w:val="0"/>
              <w:marBottom w:val="0"/>
              <w:divBdr>
                <w:top w:val="none" w:sz="0" w:space="0" w:color="auto"/>
                <w:left w:val="none" w:sz="0" w:space="0" w:color="auto"/>
                <w:bottom w:val="none" w:sz="0" w:space="0" w:color="auto"/>
                <w:right w:val="none" w:sz="0" w:space="0" w:color="auto"/>
              </w:divBdr>
            </w:div>
            <w:div w:id="663124517">
              <w:marLeft w:val="0"/>
              <w:marRight w:val="0"/>
              <w:marTop w:val="0"/>
              <w:marBottom w:val="0"/>
              <w:divBdr>
                <w:top w:val="none" w:sz="0" w:space="0" w:color="auto"/>
                <w:left w:val="none" w:sz="0" w:space="0" w:color="auto"/>
                <w:bottom w:val="none" w:sz="0" w:space="0" w:color="auto"/>
                <w:right w:val="none" w:sz="0" w:space="0" w:color="auto"/>
              </w:divBdr>
            </w:div>
            <w:div w:id="665013658">
              <w:marLeft w:val="0"/>
              <w:marRight w:val="0"/>
              <w:marTop w:val="0"/>
              <w:marBottom w:val="0"/>
              <w:divBdr>
                <w:top w:val="none" w:sz="0" w:space="0" w:color="auto"/>
                <w:left w:val="none" w:sz="0" w:space="0" w:color="auto"/>
                <w:bottom w:val="none" w:sz="0" w:space="0" w:color="auto"/>
                <w:right w:val="none" w:sz="0" w:space="0" w:color="auto"/>
              </w:divBdr>
            </w:div>
            <w:div w:id="811167921">
              <w:marLeft w:val="0"/>
              <w:marRight w:val="0"/>
              <w:marTop w:val="0"/>
              <w:marBottom w:val="0"/>
              <w:divBdr>
                <w:top w:val="none" w:sz="0" w:space="0" w:color="auto"/>
                <w:left w:val="none" w:sz="0" w:space="0" w:color="auto"/>
                <w:bottom w:val="none" w:sz="0" w:space="0" w:color="auto"/>
                <w:right w:val="none" w:sz="0" w:space="0" w:color="auto"/>
              </w:divBdr>
            </w:div>
            <w:div w:id="819273188">
              <w:marLeft w:val="0"/>
              <w:marRight w:val="0"/>
              <w:marTop w:val="0"/>
              <w:marBottom w:val="0"/>
              <w:divBdr>
                <w:top w:val="none" w:sz="0" w:space="0" w:color="auto"/>
                <w:left w:val="none" w:sz="0" w:space="0" w:color="auto"/>
                <w:bottom w:val="none" w:sz="0" w:space="0" w:color="auto"/>
                <w:right w:val="none" w:sz="0" w:space="0" w:color="auto"/>
              </w:divBdr>
            </w:div>
            <w:div w:id="877156959">
              <w:marLeft w:val="0"/>
              <w:marRight w:val="0"/>
              <w:marTop w:val="0"/>
              <w:marBottom w:val="0"/>
              <w:divBdr>
                <w:top w:val="none" w:sz="0" w:space="0" w:color="auto"/>
                <w:left w:val="none" w:sz="0" w:space="0" w:color="auto"/>
                <w:bottom w:val="none" w:sz="0" w:space="0" w:color="auto"/>
                <w:right w:val="none" w:sz="0" w:space="0" w:color="auto"/>
              </w:divBdr>
            </w:div>
            <w:div w:id="892157993">
              <w:marLeft w:val="0"/>
              <w:marRight w:val="0"/>
              <w:marTop w:val="0"/>
              <w:marBottom w:val="0"/>
              <w:divBdr>
                <w:top w:val="none" w:sz="0" w:space="0" w:color="auto"/>
                <w:left w:val="none" w:sz="0" w:space="0" w:color="auto"/>
                <w:bottom w:val="none" w:sz="0" w:space="0" w:color="auto"/>
                <w:right w:val="none" w:sz="0" w:space="0" w:color="auto"/>
              </w:divBdr>
            </w:div>
            <w:div w:id="899678386">
              <w:marLeft w:val="0"/>
              <w:marRight w:val="0"/>
              <w:marTop w:val="0"/>
              <w:marBottom w:val="0"/>
              <w:divBdr>
                <w:top w:val="none" w:sz="0" w:space="0" w:color="auto"/>
                <w:left w:val="none" w:sz="0" w:space="0" w:color="auto"/>
                <w:bottom w:val="none" w:sz="0" w:space="0" w:color="auto"/>
                <w:right w:val="none" w:sz="0" w:space="0" w:color="auto"/>
              </w:divBdr>
            </w:div>
            <w:div w:id="929437052">
              <w:marLeft w:val="0"/>
              <w:marRight w:val="0"/>
              <w:marTop w:val="0"/>
              <w:marBottom w:val="0"/>
              <w:divBdr>
                <w:top w:val="none" w:sz="0" w:space="0" w:color="auto"/>
                <w:left w:val="none" w:sz="0" w:space="0" w:color="auto"/>
                <w:bottom w:val="none" w:sz="0" w:space="0" w:color="auto"/>
                <w:right w:val="none" w:sz="0" w:space="0" w:color="auto"/>
              </w:divBdr>
            </w:div>
            <w:div w:id="930046119">
              <w:marLeft w:val="0"/>
              <w:marRight w:val="0"/>
              <w:marTop w:val="0"/>
              <w:marBottom w:val="0"/>
              <w:divBdr>
                <w:top w:val="none" w:sz="0" w:space="0" w:color="auto"/>
                <w:left w:val="none" w:sz="0" w:space="0" w:color="auto"/>
                <w:bottom w:val="none" w:sz="0" w:space="0" w:color="auto"/>
                <w:right w:val="none" w:sz="0" w:space="0" w:color="auto"/>
              </w:divBdr>
            </w:div>
            <w:div w:id="992488895">
              <w:marLeft w:val="0"/>
              <w:marRight w:val="0"/>
              <w:marTop w:val="0"/>
              <w:marBottom w:val="0"/>
              <w:divBdr>
                <w:top w:val="none" w:sz="0" w:space="0" w:color="auto"/>
                <w:left w:val="none" w:sz="0" w:space="0" w:color="auto"/>
                <w:bottom w:val="none" w:sz="0" w:space="0" w:color="auto"/>
                <w:right w:val="none" w:sz="0" w:space="0" w:color="auto"/>
              </w:divBdr>
            </w:div>
            <w:div w:id="996415846">
              <w:marLeft w:val="0"/>
              <w:marRight w:val="0"/>
              <w:marTop w:val="0"/>
              <w:marBottom w:val="0"/>
              <w:divBdr>
                <w:top w:val="none" w:sz="0" w:space="0" w:color="auto"/>
                <w:left w:val="none" w:sz="0" w:space="0" w:color="auto"/>
                <w:bottom w:val="none" w:sz="0" w:space="0" w:color="auto"/>
                <w:right w:val="none" w:sz="0" w:space="0" w:color="auto"/>
              </w:divBdr>
            </w:div>
            <w:div w:id="1021783019">
              <w:marLeft w:val="0"/>
              <w:marRight w:val="0"/>
              <w:marTop w:val="0"/>
              <w:marBottom w:val="0"/>
              <w:divBdr>
                <w:top w:val="none" w:sz="0" w:space="0" w:color="auto"/>
                <w:left w:val="none" w:sz="0" w:space="0" w:color="auto"/>
                <w:bottom w:val="none" w:sz="0" w:space="0" w:color="auto"/>
                <w:right w:val="none" w:sz="0" w:space="0" w:color="auto"/>
              </w:divBdr>
            </w:div>
            <w:div w:id="1072577992">
              <w:marLeft w:val="0"/>
              <w:marRight w:val="0"/>
              <w:marTop w:val="0"/>
              <w:marBottom w:val="0"/>
              <w:divBdr>
                <w:top w:val="none" w:sz="0" w:space="0" w:color="auto"/>
                <w:left w:val="none" w:sz="0" w:space="0" w:color="auto"/>
                <w:bottom w:val="none" w:sz="0" w:space="0" w:color="auto"/>
                <w:right w:val="none" w:sz="0" w:space="0" w:color="auto"/>
              </w:divBdr>
            </w:div>
            <w:div w:id="1076321821">
              <w:marLeft w:val="0"/>
              <w:marRight w:val="0"/>
              <w:marTop w:val="0"/>
              <w:marBottom w:val="0"/>
              <w:divBdr>
                <w:top w:val="none" w:sz="0" w:space="0" w:color="auto"/>
                <w:left w:val="none" w:sz="0" w:space="0" w:color="auto"/>
                <w:bottom w:val="none" w:sz="0" w:space="0" w:color="auto"/>
                <w:right w:val="none" w:sz="0" w:space="0" w:color="auto"/>
              </w:divBdr>
            </w:div>
            <w:div w:id="1098021006">
              <w:marLeft w:val="0"/>
              <w:marRight w:val="0"/>
              <w:marTop w:val="0"/>
              <w:marBottom w:val="0"/>
              <w:divBdr>
                <w:top w:val="none" w:sz="0" w:space="0" w:color="auto"/>
                <w:left w:val="none" w:sz="0" w:space="0" w:color="auto"/>
                <w:bottom w:val="none" w:sz="0" w:space="0" w:color="auto"/>
                <w:right w:val="none" w:sz="0" w:space="0" w:color="auto"/>
              </w:divBdr>
            </w:div>
            <w:div w:id="1117680293">
              <w:marLeft w:val="0"/>
              <w:marRight w:val="0"/>
              <w:marTop w:val="0"/>
              <w:marBottom w:val="0"/>
              <w:divBdr>
                <w:top w:val="none" w:sz="0" w:space="0" w:color="auto"/>
                <w:left w:val="none" w:sz="0" w:space="0" w:color="auto"/>
                <w:bottom w:val="none" w:sz="0" w:space="0" w:color="auto"/>
                <w:right w:val="none" w:sz="0" w:space="0" w:color="auto"/>
              </w:divBdr>
            </w:div>
            <w:div w:id="1195732184">
              <w:marLeft w:val="0"/>
              <w:marRight w:val="0"/>
              <w:marTop w:val="0"/>
              <w:marBottom w:val="0"/>
              <w:divBdr>
                <w:top w:val="none" w:sz="0" w:space="0" w:color="auto"/>
                <w:left w:val="none" w:sz="0" w:space="0" w:color="auto"/>
                <w:bottom w:val="none" w:sz="0" w:space="0" w:color="auto"/>
                <w:right w:val="none" w:sz="0" w:space="0" w:color="auto"/>
              </w:divBdr>
            </w:div>
            <w:div w:id="1199513764">
              <w:marLeft w:val="0"/>
              <w:marRight w:val="0"/>
              <w:marTop w:val="0"/>
              <w:marBottom w:val="0"/>
              <w:divBdr>
                <w:top w:val="none" w:sz="0" w:space="0" w:color="auto"/>
                <w:left w:val="none" w:sz="0" w:space="0" w:color="auto"/>
                <w:bottom w:val="none" w:sz="0" w:space="0" w:color="auto"/>
                <w:right w:val="none" w:sz="0" w:space="0" w:color="auto"/>
              </w:divBdr>
            </w:div>
            <w:div w:id="1262030563">
              <w:marLeft w:val="0"/>
              <w:marRight w:val="0"/>
              <w:marTop w:val="0"/>
              <w:marBottom w:val="0"/>
              <w:divBdr>
                <w:top w:val="none" w:sz="0" w:space="0" w:color="auto"/>
                <w:left w:val="none" w:sz="0" w:space="0" w:color="auto"/>
                <w:bottom w:val="none" w:sz="0" w:space="0" w:color="auto"/>
                <w:right w:val="none" w:sz="0" w:space="0" w:color="auto"/>
              </w:divBdr>
            </w:div>
            <w:div w:id="1265380102">
              <w:marLeft w:val="0"/>
              <w:marRight w:val="0"/>
              <w:marTop w:val="0"/>
              <w:marBottom w:val="0"/>
              <w:divBdr>
                <w:top w:val="none" w:sz="0" w:space="0" w:color="auto"/>
                <w:left w:val="none" w:sz="0" w:space="0" w:color="auto"/>
                <w:bottom w:val="none" w:sz="0" w:space="0" w:color="auto"/>
                <w:right w:val="none" w:sz="0" w:space="0" w:color="auto"/>
              </w:divBdr>
            </w:div>
            <w:div w:id="1302493857">
              <w:marLeft w:val="0"/>
              <w:marRight w:val="0"/>
              <w:marTop w:val="0"/>
              <w:marBottom w:val="0"/>
              <w:divBdr>
                <w:top w:val="none" w:sz="0" w:space="0" w:color="auto"/>
                <w:left w:val="none" w:sz="0" w:space="0" w:color="auto"/>
                <w:bottom w:val="none" w:sz="0" w:space="0" w:color="auto"/>
                <w:right w:val="none" w:sz="0" w:space="0" w:color="auto"/>
              </w:divBdr>
            </w:div>
            <w:div w:id="1333144837">
              <w:marLeft w:val="0"/>
              <w:marRight w:val="0"/>
              <w:marTop w:val="0"/>
              <w:marBottom w:val="0"/>
              <w:divBdr>
                <w:top w:val="none" w:sz="0" w:space="0" w:color="auto"/>
                <w:left w:val="none" w:sz="0" w:space="0" w:color="auto"/>
                <w:bottom w:val="none" w:sz="0" w:space="0" w:color="auto"/>
                <w:right w:val="none" w:sz="0" w:space="0" w:color="auto"/>
              </w:divBdr>
            </w:div>
            <w:div w:id="1375234464">
              <w:marLeft w:val="0"/>
              <w:marRight w:val="0"/>
              <w:marTop w:val="0"/>
              <w:marBottom w:val="0"/>
              <w:divBdr>
                <w:top w:val="none" w:sz="0" w:space="0" w:color="auto"/>
                <w:left w:val="none" w:sz="0" w:space="0" w:color="auto"/>
                <w:bottom w:val="none" w:sz="0" w:space="0" w:color="auto"/>
                <w:right w:val="none" w:sz="0" w:space="0" w:color="auto"/>
              </w:divBdr>
            </w:div>
            <w:div w:id="1379088645">
              <w:marLeft w:val="0"/>
              <w:marRight w:val="0"/>
              <w:marTop w:val="0"/>
              <w:marBottom w:val="0"/>
              <w:divBdr>
                <w:top w:val="none" w:sz="0" w:space="0" w:color="auto"/>
                <w:left w:val="none" w:sz="0" w:space="0" w:color="auto"/>
                <w:bottom w:val="none" w:sz="0" w:space="0" w:color="auto"/>
                <w:right w:val="none" w:sz="0" w:space="0" w:color="auto"/>
              </w:divBdr>
            </w:div>
            <w:div w:id="1417481951">
              <w:marLeft w:val="0"/>
              <w:marRight w:val="0"/>
              <w:marTop w:val="0"/>
              <w:marBottom w:val="0"/>
              <w:divBdr>
                <w:top w:val="none" w:sz="0" w:space="0" w:color="auto"/>
                <w:left w:val="none" w:sz="0" w:space="0" w:color="auto"/>
                <w:bottom w:val="none" w:sz="0" w:space="0" w:color="auto"/>
                <w:right w:val="none" w:sz="0" w:space="0" w:color="auto"/>
              </w:divBdr>
            </w:div>
            <w:div w:id="1468157510">
              <w:marLeft w:val="0"/>
              <w:marRight w:val="0"/>
              <w:marTop w:val="0"/>
              <w:marBottom w:val="0"/>
              <w:divBdr>
                <w:top w:val="none" w:sz="0" w:space="0" w:color="auto"/>
                <w:left w:val="none" w:sz="0" w:space="0" w:color="auto"/>
                <w:bottom w:val="none" w:sz="0" w:space="0" w:color="auto"/>
                <w:right w:val="none" w:sz="0" w:space="0" w:color="auto"/>
              </w:divBdr>
            </w:div>
            <w:div w:id="1477063855">
              <w:marLeft w:val="0"/>
              <w:marRight w:val="0"/>
              <w:marTop w:val="0"/>
              <w:marBottom w:val="0"/>
              <w:divBdr>
                <w:top w:val="none" w:sz="0" w:space="0" w:color="auto"/>
                <w:left w:val="none" w:sz="0" w:space="0" w:color="auto"/>
                <w:bottom w:val="none" w:sz="0" w:space="0" w:color="auto"/>
                <w:right w:val="none" w:sz="0" w:space="0" w:color="auto"/>
              </w:divBdr>
            </w:div>
            <w:div w:id="1490439412">
              <w:marLeft w:val="0"/>
              <w:marRight w:val="0"/>
              <w:marTop w:val="0"/>
              <w:marBottom w:val="0"/>
              <w:divBdr>
                <w:top w:val="none" w:sz="0" w:space="0" w:color="auto"/>
                <w:left w:val="none" w:sz="0" w:space="0" w:color="auto"/>
                <w:bottom w:val="none" w:sz="0" w:space="0" w:color="auto"/>
                <w:right w:val="none" w:sz="0" w:space="0" w:color="auto"/>
              </w:divBdr>
            </w:div>
            <w:div w:id="1497845734">
              <w:marLeft w:val="0"/>
              <w:marRight w:val="0"/>
              <w:marTop w:val="0"/>
              <w:marBottom w:val="0"/>
              <w:divBdr>
                <w:top w:val="none" w:sz="0" w:space="0" w:color="auto"/>
                <w:left w:val="none" w:sz="0" w:space="0" w:color="auto"/>
                <w:bottom w:val="none" w:sz="0" w:space="0" w:color="auto"/>
                <w:right w:val="none" w:sz="0" w:space="0" w:color="auto"/>
              </w:divBdr>
            </w:div>
            <w:div w:id="1542128131">
              <w:marLeft w:val="0"/>
              <w:marRight w:val="0"/>
              <w:marTop w:val="0"/>
              <w:marBottom w:val="0"/>
              <w:divBdr>
                <w:top w:val="none" w:sz="0" w:space="0" w:color="auto"/>
                <w:left w:val="none" w:sz="0" w:space="0" w:color="auto"/>
                <w:bottom w:val="none" w:sz="0" w:space="0" w:color="auto"/>
                <w:right w:val="none" w:sz="0" w:space="0" w:color="auto"/>
              </w:divBdr>
            </w:div>
            <w:div w:id="1614511888">
              <w:marLeft w:val="0"/>
              <w:marRight w:val="0"/>
              <w:marTop w:val="0"/>
              <w:marBottom w:val="0"/>
              <w:divBdr>
                <w:top w:val="none" w:sz="0" w:space="0" w:color="auto"/>
                <w:left w:val="none" w:sz="0" w:space="0" w:color="auto"/>
                <w:bottom w:val="none" w:sz="0" w:space="0" w:color="auto"/>
                <w:right w:val="none" w:sz="0" w:space="0" w:color="auto"/>
              </w:divBdr>
            </w:div>
            <w:div w:id="1665547281">
              <w:marLeft w:val="0"/>
              <w:marRight w:val="0"/>
              <w:marTop w:val="0"/>
              <w:marBottom w:val="0"/>
              <w:divBdr>
                <w:top w:val="none" w:sz="0" w:space="0" w:color="auto"/>
                <w:left w:val="none" w:sz="0" w:space="0" w:color="auto"/>
                <w:bottom w:val="none" w:sz="0" w:space="0" w:color="auto"/>
                <w:right w:val="none" w:sz="0" w:space="0" w:color="auto"/>
              </w:divBdr>
            </w:div>
            <w:div w:id="1683583326">
              <w:marLeft w:val="0"/>
              <w:marRight w:val="0"/>
              <w:marTop w:val="0"/>
              <w:marBottom w:val="0"/>
              <w:divBdr>
                <w:top w:val="none" w:sz="0" w:space="0" w:color="auto"/>
                <w:left w:val="none" w:sz="0" w:space="0" w:color="auto"/>
                <w:bottom w:val="none" w:sz="0" w:space="0" w:color="auto"/>
                <w:right w:val="none" w:sz="0" w:space="0" w:color="auto"/>
              </w:divBdr>
            </w:div>
            <w:div w:id="1847019019">
              <w:marLeft w:val="0"/>
              <w:marRight w:val="0"/>
              <w:marTop w:val="0"/>
              <w:marBottom w:val="0"/>
              <w:divBdr>
                <w:top w:val="none" w:sz="0" w:space="0" w:color="auto"/>
                <w:left w:val="none" w:sz="0" w:space="0" w:color="auto"/>
                <w:bottom w:val="none" w:sz="0" w:space="0" w:color="auto"/>
                <w:right w:val="none" w:sz="0" w:space="0" w:color="auto"/>
              </w:divBdr>
            </w:div>
            <w:div w:id="1934052480">
              <w:marLeft w:val="0"/>
              <w:marRight w:val="0"/>
              <w:marTop w:val="0"/>
              <w:marBottom w:val="0"/>
              <w:divBdr>
                <w:top w:val="none" w:sz="0" w:space="0" w:color="auto"/>
                <w:left w:val="none" w:sz="0" w:space="0" w:color="auto"/>
                <w:bottom w:val="none" w:sz="0" w:space="0" w:color="auto"/>
                <w:right w:val="none" w:sz="0" w:space="0" w:color="auto"/>
              </w:divBdr>
            </w:div>
            <w:div w:id="1941179098">
              <w:marLeft w:val="0"/>
              <w:marRight w:val="0"/>
              <w:marTop w:val="0"/>
              <w:marBottom w:val="0"/>
              <w:divBdr>
                <w:top w:val="none" w:sz="0" w:space="0" w:color="auto"/>
                <w:left w:val="none" w:sz="0" w:space="0" w:color="auto"/>
                <w:bottom w:val="none" w:sz="0" w:space="0" w:color="auto"/>
                <w:right w:val="none" w:sz="0" w:space="0" w:color="auto"/>
              </w:divBdr>
            </w:div>
            <w:div w:id="1962300266">
              <w:marLeft w:val="0"/>
              <w:marRight w:val="0"/>
              <w:marTop w:val="0"/>
              <w:marBottom w:val="0"/>
              <w:divBdr>
                <w:top w:val="none" w:sz="0" w:space="0" w:color="auto"/>
                <w:left w:val="none" w:sz="0" w:space="0" w:color="auto"/>
                <w:bottom w:val="none" w:sz="0" w:space="0" w:color="auto"/>
                <w:right w:val="none" w:sz="0" w:space="0" w:color="auto"/>
              </w:divBdr>
            </w:div>
            <w:div w:id="2045211557">
              <w:marLeft w:val="0"/>
              <w:marRight w:val="0"/>
              <w:marTop w:val="0"/>
              <w:marBottom w:val="0"/>
              <w:divBdr>
                <w:top w:val="none" w:sz="0" w:space="0" w:color="auto"/>
                <w:left w:val="none" w:sz="0" w:space="0" w:color="auto"/>
                <w:bottom w:val="none" w:sz="0" w:space="0" w:color="auto"/>
                <w:right w:val="none" w:sz="0" w:space="0" w:color="auto"/>
              </w:divBdr>
            </w:div>
            <w:div w:id="2073305235">
              <w:marLeft w:val="0"/>
              <w:marRight w:val="0"/>
              <w:marTop w:val="0"/>
              <w:marBottom w:val="0"/>
              <w:divBdr>
                <w:top w:val="none" w:sz="0" w:space="0" w:color="auto"/>
                <w:left w:val="none" w:sz="0" w:space="0" w:color="auto"/>
                <w:bottom w:val="none" w:sz="0" w:space="0" w:color="auto"/>
                <w:right w:val="none" w:sz="0" w:space="0" w:color="auto"/>
              </w:divBdr>
            </w:div>
            <w:div w:id="2076582930">
              <w:marLeft w:val="0"/>
              <w:marRight w:val="0"/>
              <w:marTop w:val="0"/>
              <w:marBottom w:val="0"/>
              <w:divBdr>
                <w:top w:val="none" w:sz="0" w:space="0" w:color="auto"/>
                <w:left w:val="none" w:sz="0" w:space="0" w:color="auto"/>
                <w:bottom w:val="none" w:sz="0" w:space="0" w:color="auto"/>
                <w:right w:val="none" w:sz="0" w:space="0" w:color="auto"/>
              </w:divBdr>
            </w:div>
            <w:div w:id="211158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24778">
      <w:bodyDiv w:val="1"/>
      <w:marLeft w:val="0"/>
      <w:marRight w:val="0"/>
      <w:marTop w:val="0"/>
      <w:marBottom w:val="0"/>
      <w:divBdr>
        <w:top w:val="none" w:sz="0" w:space="0" w:color="auto"/>
        <w:left w:val="none" w:sz="0" w:space="0" w:color="auto"/>
        <w:bottom w:val="none" w:sz="0" w:space="0" w:color="auto"/>
        <w:right w:val="none" w:sz="0" w:space="0" w:color="auto"/>
      </w:divBdr>
    </w:div>
    <w:div w:id="287900699">
      <w:bodyDiv w:val="1"/>
      <w:marLeft w:val="0"/>
      <w:marRight w:val="0"/>
      <w:marTop w:val="0"/>
      <w:marBottom w:val="0"/>
      <w:divBdr>
        <w:top w:val="none" w:sz="0" w:space="0" w:color="auto"/>
        <w:left w:val="none" w:sz="0" w:space="0" w:color="auto"/>
        <w:bottom w:val="none" w:sz="0" w:space="0" w:color="auto"/>
        <w:right w:val="none" w:sz="0" w:space="0" w:color="auto"/>
      </w:divBdr>
    </w:div>
    <w:div w:id="291709841">
      <w:bodyDiv w:val="1"/>
      <w:marLeft w:val="0"/>
      <w:marRight w:val="0"/>
      <w:marTop w:val="0"/>
      <w:marBottom w:val="0"/>
      <w:divBdr>
        <w:top w:val="none" w:sz="0" w:space="0" w:color="auto"/>
        <w:left w:val="none" w:sz="0" w:space="0" w:color="auto"/>
        <w:bottom w:val="none" w:sz="0" w:space="0" w:color="auto"/>
        <w:right w:val="none" w:sz="0" w:space="0" w:color="auto"/>
      </w:divBdr>
    </w:div>
    <w:div w:id="322272866">
      <w:bodyDiv w:val="1"/>
      <w:marLeft w:val="0"/>
      <w:marRight w:val="0"/>
      <w:marTop w:val="0"/>
      <w:marBottom w:val="0"/>
      <w:divBdr>
        <w:top w:val="none" w:sz="0" w:space="0" w:color="auto"/>
        <w:left w:val="none" w:sz="0" w:space="0" w:color="auto"/>
        <w:bottom w:val="none" w:sz="0" w:space="0" w:color="auto"/>
        <w:right w:val="none" w:sz="0" w:space="0" w:color="auto"/>
      </w:divBdr>
    </w:div>
    <w:div w:id="328485101">
      <w:bodyDiv w:val="1"/>
      <w:marLeft w:val="0"/>
      <w:marRight w:val="0"/>
      <w:marTop w:val="0"/>
      <w:marBottom w:val="0"/>
      <w:divBdr>
        <w:top w:val="none" w:sz="0" w:space="0" w:color="auto"/>
        <w:left w:val="none" w:sz="0" w:space="0" w:color="auto"/>
        <w:bottom w:val="none" w:sz="0" w:space="0" w:color="auto"/>
        <w:right w:val="none" w:sz="0" w:space="0" w:color="auto"/>
      </w:divBdr>
      <w:divsChild>
        <w:div w:id="829324380">
          <w:marLeft w:val="0"/>
          <w:marRight w:val="0"/>
          <w:marTop w:val="0"/>
          <w:marBottom w:val="0"/>
          <w:divBdr>
            <w:top w:val="none" w:sz="0" w:space="0" w:color="auto"/>
            <w:left w:val="none" w:sz="0" w:space="0" w:color="auto"/>
            <w:bottom w:val="none" w:sz="0" w:space="0" w:color="auto"/>
            <w:right w:val="none" w:sz="0" w:space="0" w:color="auto"/>
          </w:divBdr>
          <w:divsChild>
            <w:div w:id="226114663">
              <w:marLeft w:val="0"/>
              <w:marRight w:val="0"/>
              <w:marTop w:val="0"/>
              <w:marBottom w:val="0"/>
              <w:divBdr>
                <w:top w:val="none" w:sz="0" w:space="0" w:color="auto"/>
                <w:left w:val="none" w:sz="0" w:space="0" w:color="auto"/>
                <w:bottom w:val="none" w:sz="0" w:space="0" w:color="auto"/>
                <w:right w:val="none" w:sz="0" w:space="0" w:color="auto"/>
              </w:divBdr>
            </w:div>
            <w:div w:id="309334863">
              <w:marLeft w:val="0"/>
              <w:marRight w:val="0"/>
              <w:marTop w:val="0"/>
              <w:marBottom w:val="0"/>
              <w:divBdr>
                <w:top w:val="none" w:sz="0" w:space="0" w:color="auto"/>
                <w:left w:val="none" w:sz="0" w:space="0" w:color="auto"/>
                <w:bottom w:val="none" w:sz="0" w:space="0" w:color="auto"/>
                <w:right w:val="none" w:sz="0" w:space="0" w:color="auto"/>
              </w:divBdr>
            </w:div>
            <w:div w:id="642344224">
              <w:marLeft w:val="0"/>
              <w:marRight w:val="0"/>
              <w:marTop w:val="0"/>
              <w:marBottom w:val="0"/>
              <w:divBdr>
                <w:top w:val="none" w:sz="0" w:space="0" w:color="auto"/>
                <w:left w:val="none" w:sz="0" w:space="0" w:color="auto"/>
                <w:bottom w:val="none" w:sz="0" w:space="0" w:color="auto"/>
                <w:right w:val="none" w:sz="0" w:space="0" w:color="auto"/>
              </w:divBdr>
            </w:div>
            <w:div w:id="922764692">
              <w:marLeft w:val="0"/>
              <w:marRight w:val="0"/>
              <w:marTop w:val="0"/>
              <w:marBottom w:val="0"/>
              <w:divBdr>
                <w:top w:val="none" w:sz="0" w:space="0" w:color="auto"/>
                <w:left w:val="none" w:sz="0" w:space="0" w:color="auto"/>
                <w:bottom w:val="none" w:sz="0" w:space="0" w:color="auto"/>
                <w:right w:val="none" w:sz="0" w:space="0" w:color="auto"/>
              </w:divBdr>
            </w:div>
            <w:div w:id="994913916">
              <w:marLeft w:val="0"/>
              <w:marRight w:val="0"/>
              <w:marTop w:val="0"/>
              <w:marBottom w:val="0"/>
              <w:divBdr>
                <w:top w:val="none" w:sz="0" w:space="0" w:color="auto"/>
                <w:left w:val="none" w:sz="0" w:space="0" w:color="auto"/>
                <w:bottom w:val="none" w:sz="0" w:space="0" w:color="auto"/>
                <w:right w:val="none" w:sz="0" w:space="0" w:color="auto"/>
              </w:divBdr>
            </w:div>
            <w:div w:id="1006202121">
              <w:marLeft w:val="0"/>
              <w:marRight w:val="0"/>
              <w:marTop w:val="0"/>
              <w:marBottom w:val="0"/>
              <w:divBdr>
                <w:top w:val="none" w:sz="0" w:space="0" w:color="auto"/>
                <w:left w:val="none" w:sz="0" w:space="0" w:color="auto"/>
                <w:bottom w:val="none" w:sz="0" w:space="0" w:color="auto"/>
                <w:right w:val="none" w:sz="0" w:space="0" w:color="auto"/>
              </w:divBdr>
            </w:div>
            <w:div w:id="1155680880">
              <w:marLeft w:val="0"/>
              <w:marRight w:val="0"/>
              <w:marTop w:val="0"/>
              <w:marBottom w:val="0"/>
              <w:divBdr>
                <w:top w:val="none" w:sz="0" w:space="0" w:color="auto"/>
                <w:left w:val="none" w:sz="0" w:space="0" w:color="auto"/>
                <w:bottom w:val="none" w:sz="0" w:space="0" w:color="auto"/>
                <w:right w:val="none" w:sz="0" w:space="0" w:color="auto"/>
              </w:divBdr>
            </w:div>
            <w:div w:id="1199703442">
              <w:marLeft w:val="0"/>
              <w:marRight w:val="0"/>
              <w:marTop w:val="0"/>
              <w:marBottom w:val="0"/>
              <w:divBdr>
                <w:top w:val="none" w:sz="0" w:space="0" w:color="auto"/>
                <w:left w:val="none" w:sz="0" w:space="0" w:color="auto"/>
                <w:bottom w:val="none" w:sz="0" w:space="0" w:color="auto"/>
                <w:right w:val="none" w:sz="0" w:space="0" w:color="auto"/>
              </w:divBdr>
            </w:div>
            <w:div w:id="1333682571">
              <w:marLeft w:val="0"/>
              <w:marRight w:val="0"/>
              <w:marTop w:val="0"/>
              <w:marBottom w:val="0"/>
              <w:divBdr>
                <w:top w:val="none" w:sz="0" w:space="0" w:color="auto"/>
                <w:left w:val="none" w:sz="0" w:space="0" w:color="auto"/>
                <w:bottom w:val="none" w:sz="0" w:space="0" w:color="auto"/>
                <w:right w:val="none" w:sz="0" w:space="0" w:color="auto"/>
              </w:divBdr>
            </w:div>
            <w:div w:id="1374885127">
              <w:marLeft w:val="0"/>
              <w:marRight w:val="0"/>
              <w:marTop w:val="0"/>
              <w:marBottom w:val="0"/>
              <w:divBdr>
                <w:top w:val="none" w:sz="0" w:space="0" w:color="auto"/>
                <w:left w:val="none" w:sz="0" w:space="0" w:color="auto"/>
                <w:bottom w:val="none" w:sz="0" w:space="0" w:color="auto"/>
                <w:right w:val="none" w:sz="0" w:space="0" w:color="auto"/>
              </w:divBdr>
            </w:div>
            <w:div w:id="1526090760">
              <w:marLeft w:val="0"/>
              <w:marRight w:val="0"/>
              <w:marTop w:val="0"/>
              <w:marBottom w:val="0"/>
              <w:divBdr>
                <w:top w:val="none" w:sz="0" w:space="0" w:color="auto"/>
                <w:left w:val="none" w:sz="0" w:space="0" w:color="auto"/>
                <w:bottom w:val="none" w:sz="0" w:space="0" w:color="auto"/>
                <w:right w:val="none" w:sz="0" w:space="0" w:color="auto"/>
              </w:divBdr>
            </w:div>
            <w:div w:id="1791170554">
              <w:marLeft w:val="0"/>
              <w:marRight w:val="0"/>
              <w:marTop w:val="0"/>
              <w:marBottom w:val="0"/>
              <w:divBdr>
                <w:top w:val="none" w:sz="0" w:space="0" w:color="auto"/>
                <w:left w:val="none" w:sz="0" w:space="0" w:color="auto"/>
                <w:bottom w:val="none" w:sz="0" w:space="0" w:color="auto"/>
                <w:right w:val="none" w:sz="0" w:space="0" w:color="auto"/>
              </w:divBdr>
            </w:div>
            <w:div w:id="1842236513">
              <w:marLeft w:val="0"/>
              <w:marRight w:val="0"/>
              <w:marTop w:val="0"/>
              <w:marBottom w:val="0"/>
              <w:divBdr>
                <w:top w:val="none" w:sz="0" w:space="0" w:color="auto"/>
                <w:left w:val="none" w:sz="0" w:space="0" w:color="auto"/>
                <w:bottom w:val="none" w:sz="0" w:space="0" w:color="auto"/>
                <w:right w:val="none" w:sz="0" w:space="0" w:color="auto"/>
              </w:divBdr>
            </w:div>
            <w:div w:id="21051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55976">
      <w:bodyDiv w:val="1"/>
      <w:marLeft w:val="0"/>
      <w:marRight w:val="0"/>
      <w:marTop w:val="0"/>
      <w:marBottom w:val="0"/>
      <w:divBdr>
        <w:top w:val="none" w:sz="0" w:space="0" w:color="auto"/>
        <w:left w:val="none" w:sz="0" w:space="0" w:color="auto"/>
        <w:bottom w:val="none" w:sz="0" w:space="0" w:color="auto"/>
        <w:right w:val="none" w:sz="0" w:space="0" w:color="auto"/>
      </w:divBdr>
    </w:div>
    <w:div w:id="391584684">
      <w:bodyDiv w:val="1"/>
      <w:marLeft w:val="0"/>
      <w:marRight w:val="0"/>
      <w:marTop w:val="0"/>
      <w:marBottom w:val="0"/>
      <w:divBdr>
        <w:top w:val="none" w:sz="0" w:space="0" w:color="auto"/>
        <w:left w:val="none" w:sz="0" w:space="0" w:color="auto"/>
        <w:bottom w:val="none" w:sz="0" w:space="0" w:color="auto"/>
        <w:right w:val="none" w:sz="0" w:space="0" w:color="auto"/>
      </w:divBdr>
    </w:div>
    <w:div w:id="392855419">
      <w:bodyDiv w:val="1"/>
      <w:marLeft w:val="0"/>
      <w:marRight w:val="0"/>
      <w:marTop w:val="0"/>
      <w:marBottom w:val="0"/>
      <w:divBdr>
        <w:top w:val="none" w:sz="0" w:space="0" w:color="auto"/>
        <w:left w:val="none" w:sz="0" w:space="0" w:color="auto"/>
        <w:bottom w:val="none" w:sz="0" w:space="0" w:color="auto"/>
        <w:right w:val="none" w:sz="0" w:space="0" w:color="auto"/>
      </w:divBdr>
    </w:div>
    <w:div w:id="416707565">
      <w:bodyDiv w:val="1"/>
      <w:marLeft w:val="0"/>
      <w:marRight w:val="0"/>
      <w:marTop w:val="0"/>
      <w:marBottom w:val="0"/>
      <w:divBdr>
        <w:top w:val="none" w:sz="0" w:space="0" w:color="auto"/>
        <w:left w:val="none" w:sz="0" w:space="0" w:color="auto"/>
        <w:bottom w:val="none" w:sz="0" w:space="0" w:color="auto"/>
        <w:right w:val="none" w:sz="0" w:space="0" w:color="auto"/>
      </w:divBdr>
    </w:div>
    <w:div w:id="435444964">
      <w:bodyDiv w:val="1"/>
      <w:marLeft w:val="0"/>
      <w:marRight w:val="0"/>
      <w:marTop w:val="0"/>
      <w:marBottom w:val="0"/>
      <w:divBdr>
        <w:top w:val="none" w:sz="0" w:space="0" w:color="auto"/>
        <w:left w:val="none" w:sz="0" w:space="0" w:color="auto"/>
        <w:bottom w:val="none" w:sz="0" w:space="0" w:color="auto"/>
        <w:right w:val="none" w:sz="0" w:space="0" w:color="auto"/>
      </w:divBdr>
    </w:div>
    <w:div w:id="465128055">
      <w:bodyDiv w:val="1"/>
      <w:marLeft w:val="0"/>
      <w:marRight w:val="0"/>
      <w:marTop w:val="0"/>
      <w:marBottom w:val="0"/>
      <w:divBdr>
        <w:top w:val="none" w:sz="0" w:space="0" w:color="auto"/>
        <w:left w:val="none" w:sz="0" w:space="0" w:color="auto"/>
        <w:bottom w:val="none" w:sz="0" w:space="0" w:color="auto"/>
        <w:right w:val="none" w:sz="0" w:space="0" w:color="auto"/>
      </w:divBdr>
    </w:div>
    <w:div w:id="466893435">
      <w:bodyDiv w:val="1"/>
      <w:marLeft w:val="0"/>
      <w:marRight w:val="0"/>
      <w:marTop w:val="0"/>
      <w:marBottom w:val="0"/>
      <w:divBdr>
        <w:top w:val="none" w:sz="0" w:space="0" w:color="auto"/>
        <w:left w:val="none" w:sz="0" w:space="0" w:color="auto"/>
        <w:bottom w:val="none" w:sz="0" w:space="0" w:color="auto"/>
        <w:right w:val="none" w:sz="0" w:space="0" w:color="auto"/>
      </w:divBdr>
      <w:divsChild>
        <w:div w:id="1023478805">
          <w:marLeft w:val="0"/>
          <w:marRight w:val="0"/>
          <w:marTop w:val="0"/>
          <w:marBottom w:val="0"/>
          <w:divBdr>
            <w:top w:val="none" w:sz="0" w:space="0" w:color="auto"/>
            <w:left w:val="none" w:sz="0" w:space="0" w:color="auto"/>
            <w:bottom w:val="none" w:sz="0" w:space="0" w:color="auto"/>
            <w:right w:val="none" w:sz="0" w:space="0" w:color="auto"/>
          </w:divBdr>
          <w:divsChild>
            <w:div w:id="824930096">
              <w:marLeft w:val="0"/>
              <w:marRight w:val="0"/>
              <w:marTop w:val="0"/>
              <w:marBottom w:val="0"/>
              <w:divBdr>
                <w:top w:val="none" w:sz="0" w:space="0" w:color="auto"/>
                <w:left w:val="none" w:sz="0" w:space="0" w:color="auto"/>
                <w:bottom w:val="none" w:sz="0" w:space="0" w:color="auto"/>
                <w:right w:val="none" w:sz="0" w:space="0" w:color="auto"/>
              </w:divBdr>
              <w:divsChild>
                <w:div w:id="73034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736279">
      <w:bodyDiv w:val="1"/>
      <w:marLeft w:val="0"/>
      <w:marRight w:val="0"/>
      <w:marTop w:val="0"/>
      <w:marBottom w:val="0"/>
      <w:divBdr>
        <w:top w:val="none" w:sz="0" w:space="0" w:color="auto"/>
        <w:left w:val="none" w:sz="0" w:space="0" w:color="auto"/>
        <w:bottom w:val="none" w:sz="0" w:space="0" w:color="auto"/>
        <w:right w:val="none" w:sz="0" w:space="0" w:color="auto"/>
      </w:divBdr>
    </w:div>
    <w:div w:id="516770659">
      <w:bodyDiv w:val="1"/>
      <w:marLeft w:val="0"/>
      <w:marRight w:val="0"/>
      <w:marTop w:val="0"/>
      <w:marBottom w:val="0"/>
      <w:divBdr>
        <w:top w:val="none" w:sz="0" w:space="0" w:color="auto"/>
        <w:left w:val="none" w:sz="0" w:space="0" w:color="auto"/>
        <w:bottom w:val="none" w:sz="0" w:space="0" w:color="auto"/>
        <w:right w:val="none" w:sz="0" w:space="0" w:color="auto"/>
      </w:divBdr>
    </w:div>
    <w:div w:id="517157861">
      <w:bodyDiv w:val="1"/>
      <w:marLeft w:val="0"/>
      <w:marRight w:val="0"/>
      <w:marTop w:val="0"/>
      <w:marBottom w:val="0"/>
      <w:divBdr>
        <w:top w:val="none" w:sz="0" w:space="0" w:color="auto"/>
        <w:left w:val="none" w:sz="0" w:space="0" w:color="auto"/>
        <w:bottom w:val="none" w:sz="0" w:space="0" w:color="auto"/>
        <w:right w:val="none" w:sz="0" w:space="0" w:color="auto"/>
      </w:divBdr>
    </w:div>
    <w:div w:id="563569102">
      <w:bodyDiv w:val="1"/>
      <w:marLeft w:val="0"/>
      <w:marRight w:val="0"/>
      <w:marTop w:val="0"/>
      <w:marBottom w:val="0"/>
      <w:divBdr>
        <w:top w:val="none" w:sz="0" w:space="0" w:color="auto"/>
        <w:left w:val="none" w:sz="0" w:space="0" w:color="auto"/>
        <w:bottom w:val="none" w:sz="0" w:space="0" w:color="auto"/>
        <w:right w:val="none" w:sz="0" w:space="0" w:color="auto"/>
      </w:divBdr>
    </w:div>
    <w:div w:id="590969881">
      <w:bodyDiv w:val="1"/>
      <w:marLeft w:val="0"/>
      <w:marRight w:val="0"/>
      <w:marTop w:val="0"/>
      <w:marBottom w:val="0"/>
      <w:divBdr>
        <w:top w:val="none" w:sz="0" w:space="0" w:color="auto"/>
        <w:left w:val="none" w:sz="0" w:space="0" w:color="auto"/>
        <w:bottom w:val="none" w:sz="0" w:space="0" w:color="auto"/>
        <w:right w:val="none" w:sz="0" w:space="0" w:color="auto"/>
      </w:divBdr>
    </w:div>
    <w:div w:id="631983545">
      <w:bodyDiv w:val="1"/>
      <w:marLeft w:val="0"/>
      <w:marRight w:val="0"/>
      <w:marTop w:val="0"/>
      <w:marBottom w:val="0"/>
      <w:divBdr>
        <w:top w:val="none" w:sz="0" w:space="0" w:color="auto"/>
        <w:left w:val="none" w:sz="0" w:space="0" w:color="auto"/>
        <w:bottom w:val="none" w:sz="0" w:space="0" w:color="auto"/>
        <w:right w:val="none" w:sz="0" w:space="0" w:color="auto"/>
      </w:divBdr>
    </w:div>
    <w:div w:id="643314908">
      <w:bodyDiv w:val="1"/>
      <w:marLeft w:val="0"/>
      <w:marRight w:val="0"/>
      <w:marTop w:val="0"/>
      <w:marBottom w:val="0"/>
      <w:divBdr>
        <w:top w:val="none" w:sz="0" w:space="0" w:color="auto"/>
        <w:left w:val="none" w:sz="0" w:space="0" w:color="auto"/>
        <w:bottom w:val="none" w:sz="0" w:space="0" w:color="auto"/>
        <w:right w:val="none" w:sz="0" w:space="0" w:color="auto"/>
      </w:divBdr>
    </w:div>
    <w:div w:id="645740102">
      <w:bodyDiv w:val="1"/>
      <w:marLeft w:val="0"/>
      <w:marRight w:val="0"/>
      <w:marTop w:val="0"/>
      <w:marBottom w:val="0"/>
      <w:divBdr>
        <w:top w:val="none" w:sz="0" w:space="0" w:color="auto"/>
        <w:left w:val="none" w:sz="0" w:space="0" w:color="auto"/>
        <w:bottom w:val="none" w:sz="0" w:space="0" w:color="auto"/>
        <w:right w:val="none" w:sz="0" w:space="0" w:color="auto"/>
      </w:divBdr>
      <w:divsChild>
        <w:div w:id="841168784">
          <w:marLeft w:val="0"/>
          <w:marRight w:val="0"/>
          <w:marTop w:val="0"/>
          <w:marBottom w:val="0"/>
          <w:divBdr>
            <w:top w:val="none" w:sz="0" w:space="0" w:color="auto"/>
            <w:left w:val="none" w:sz="0" w:space="0" w:color="auto"/>
            <w:bottom w:val="none" w:sz="0" w:space="0" w:color="auto"/>
            <w:right w:val="none" w:sz="0" w:space="0" w:color="auto"/>
          </w:divBdr>
          <w:divsChild>
            <w:div w:id="1828596480">
              <w:marLeft w:val="0"/>
              <w:marRight w:val="0"/>
              <w:marTop w:val="0"/>
              <w:marBottom w:val="0"/>
              <w:divBdr>
                <w:top w:val="none" w:sz="0" w:space="0" w:color="auto"/>
                <w:left w:val="none" w:sz="0" w:space="0" w:color="auto"/>
                <w:bottom w:val="none" w:sz="0" w:space="0" w:color="auto"/>
                <w:right w:val="none" w:sz="0" w:space="0" w:color="auto"/>
              </w:divBdr>
              <w:divsChild>
                <w:div w:id="12766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018363">
      <w:bodyDiv w:val="1"/>
      <w:marLeft w:val="0"/>
      <w:marRight w:val="0"/>
      <w:marTop w:val="0"/>
      <w:marBottom w:val="0"/>
      <w:divBdr>
        <w:top w:val="none" w:sz="0" w:space="0" w:color="auto"/>
        <w:left w:val="none" w:sz="0" w:space="0" w:color="auto"/>
        <w:bottom w:val="none" w:sz="0" w:space="0" w:color="auto"/>
        <w:right w:val="none" w:sz="0" w:space="0" w:color="auto"/>
      </w:divBdr>
    </w:div>
    <w:div w:id="649943798">
      <w:bodyDiv w:val="1"/>
      <w:marLeft w:val="0"/>
      <w:marRight w:val="0"/>
      <w:marTop w:val="0"/>
      <w:marBottom w:val="0"/>
      <w:divBdr>
        <w:top w:val="none" w:sz="0" w:space="0" w:color="auto"/>
        <w:left w:val="none" w:sz="0" w:space="0" w:color="auto"/>
        <w:bottom w:val="none" w:sz="0" w:space="0" w:color="auto"/>
        <w:right w:val="none" w:sz="0" w:space="0" w:color="auto"/>
      </w:divBdr>
    </w:div>
    <w:div w:id="686710061">
      <w:bodyDiv w:val="1"/>
      <w:marLeft w:val="0"/>
      <w:marRight w:val="0"/>
      <w:marTop w:val="0"/>
      <w:marBottom w:val="0"/>
      <w:divBdr>
        <w:top w:val="none" w:sz="0" w:space="0" w:color="auto"/>
        <w:left w:val="none" w:sz="0" w:space="0" w:color="auto"/>
        <w:bottom w:val="none" w:sz="0" w:space="0" w:color="auto"/>
        <w:right w:val="none" w:sz="0" w:space="0" w:color="auto"/>
      </w:divBdr>
    </w:div>
    <w:div w:id="695810220">
      <w:bodyDiv w:val="1"/>
      <w:marLeft w:val="0"/>
      <w:marRight w:val="0"/>
      <w:marTop w:val="0"/>
      <w:marBottom w:val="0"/>
      <w:divBdr>
        <w:top w:val="none" w:sz="0" w:space="0" w:color="auto"/>
        <w:left w:val="none" w:sz="0" w:space="0" w:color="auto"/>
        <w:bottom w:val="none" w:sz="0" w:space="0" w:color="auto"/>
        <w:right w:val="none" w:sz="0" w:space="0" w:color="auto"/>
      </w:divBdr>
    </w:div>
    <w:div w:id="695929172">
      <w:bodyDiv w:val="1"/>
      <w:marLeft w:val="0"/>
      <w:marRight w:val="0"/>
      <w:marTop w:val="0"/>
      <w:marBottom w:val="0"/>
      <w:divBdr>
        <w:top w:val="none" w:sz="0" w:space="0" w:color="auto"/>
        <w:left w:val="none" w:sz="0" w:space="0" w:color="auto"/>
        <w:bottom w:val="none" w:sz="0" w:space="0" w:color="auto"/>
        <w:right w:val="none" w:sz="0" w:space="0" w:color="auto"/>
      </w:divBdr>
    </w:div>
    <w:div w:id="702248428">
      <w:bodyDiv w:val="1"/>
      <w:marLeft w:val="0"/>
      <w:marRight w:val="0"/>
      <w:marTop w:val="0"/>
      <w:marBottom w:val="0"/>
      <w:divBdr>
        <w:top w:val="none" w:sz="0" w:space="0" w:color="auto"/>
        <w:left w:val="none" w:sz="0" w:space="0" w:color="auto"/>
        <w:bottom w:val="none" w:sz="0" w:space="0" w:color="auto"/>
        <w:right w:val="none" w:sz="0" w:space="0" w:color="auto"/>
      </w:divBdr>
    </w:div>
    <w:div w:id="733965867">
      <w:bodyDiv w:val="1"/>
      <w:marLeft w:val="0"/>
      <w:marRight w:val="0"/>
      <w:marTop w:val="0"/>
      <w:marBottom w:val="0"/>
      <w:divBdr>
        <w:top w:val="none" w:sz="0" w:space="0" w:color="auto"/>
        <w:left w:val="none" w:sz="0" w:space="0" w:color="auto"/>
        <w:bottom w:val="none" w:sz="0" w:space="0" w:color="auto"/>
        <w:right w:val="none" w:sz="0" w:space="0" w:color="auto"/>
      </w:divBdr>
    </w:div>
    <w:div w:id="736976427">
      <w:bodyDiv w:val="1"/>
      <w:marLeft w:val="0"/>
      <w:marRight w:val="0"/>
      <w:marTop w:val="0"/>
      <w:marBottom w:val="0"/>
      <w:divBdr>
        <w:top w:val="none" w:sz="0" w:space="0" w:color="auto"/>
        <w:left w:val="none" w:sz="0" w:space="0" w:color="auto"/>
        <w:bottom w:val="none" w:sz="0" w:space="0" w:color="auto"/>
        <w:right w:val="none" w:sz="0" w:space="0" w:color="auto"/>
      </w:divBdr>
      <w:divsChild>
        <w:div w:id="155729378">
          <w:marLeft w:val="0"/>
          <w:marRight w:val="0"/>
          <w:marTop w:val="0"/>
          <w:marBottom w:val="0"/>
          <w:divBdr>
            <w:top w:val="none" w:sz="0" w:space="0" w:color="auto"/>
            <w:left w:val="none" w:sz="0" w:space="0" w:color="auto"/>
            <w:bottom w:val="none" w:sz="0" w:space="0" w:color="auto"/>
            <w:right w:val="none" w:sz="0" w:space="0" w:color="auto"/>
          </w:divBdr>
          <w:divsChild>
            <w:div w:id="1289701878">
              <w:marLeft w:val="0"/>
              <w:marRight w:val="0"/>
              <w:marTop w:val="0"/>
              <w:marBottom w:val="0"/>
              <w:divBdr>
                <w:top w:val="none" w:sz="0" w:space="0" w:color="auto"/>
                <w:left w:val="none" w:sz="0" w:space="0" w:color="auto"/>
                <w:bottom w:val="none" w:sz="0" w:space="0" w:color="auto"/>
                <w:right w:val="none" w:sz="0" w:space="0" w:color="auto"/>
              </w:divBdr>
              <w:divsChild>
                <w:div w:id="16762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840012">
      <w:bodyDiv w:val="1"/>
      <w:marLeft w:val="0"/>
      <w:marRight w:val="0"/>
      <w:marTop w:val="0"/>
      <w:marBottom w:val="0"/>
      <w:divBdr>
        <w:top w:val="none" w:sz="0" w:space="0" w:color="auto"/>
        <w:left w:val="none" w:sz="0" w:space="0" w:color="auto"/>
        <w:bottom w:val="none" w:sz="0" w:space="0" w:color="auto"/>
        <w:right w:val="none" w:sz="0" w:space="0" w:color="auto"/>
      </w:divBdr>
    </w:div>
    <w:div w:id="821117937">
      <w:bodyDiv w:val="1"/>
      <w:marLeft w:val="0"/>
      <w:marRight w:val="0"/>
      <w:marTop w:val="0"/>
      <w:marBottom w:val="0"/>
      <w:divBdr>
        <w:top w:val="none" w:sz="0" w:space="0" w:color="auto"/>
        <w:left w:val="none" w:sz="0" w:space="0" w:color="auto"/>
        <w:bottom w:val="none" w:sz="0" w:space="0" w:color="auto"/>
        <w:right w:val="none" w:sz="0" w:space="0" w:color="auto"/>
      </w:divBdr>
    </w:div>
    <w:div w:id="837354617">
      <w:bodyDiv w:val="1"/>
      <w:marLeft w:val="0"/>
      <w:marRight w:val="0"/>
      <w:marTop w:val="0"/>
      <w:marBottom w:val="0"/>
      <w:divBdr>
        <w:top w:val="none" w:sz="0" w:space="0" w:color="auto"/>
        <w:left w:val="none" w:sz="0" w:space="0" w:color="auto"/>
        <w:bottom w:val="none" w:sz="0" w:space="0" w:color="auto"/>
        <w:right w:val="none" w:sz="0" w:space="0" w:color="auto"/>
      </w:divBdr>
    </w:div>
    <w:div w:id="867449323">
      <w:bodyDiv w:val="1"/>
      <w:marLeft w:val="0"/>
      <w:marRight w:val="0"/>
      <w:marTop w:val="0"/>
      <w:marBottom w:val="0"/>
      <w:divBdr>
        <w:top w:val="none" w:sz="0" w:space="0" w:color="auto"/>
        <w:left w:val="none" w:sz="0" w:space="0" w:color="auto"/>
        <w:bottom w:val="none" w:sz="0" w:space="0" w:color="auto"/>
        <w:right w:val="none" w:sz="0" w:space="0" w:color="auto"/>
      </w:divBdr>
      <w:divsChild>
        <w:div w:id="399443159">
          <w:marLeft w:val="0"/>
          <w:marRight w:val="0"/>
          <w:marTop w:val="0"/>
          <w:marBottom w:val="0"/>
          <w:divBdr>
            <w:top w:val="none" w:sz="0" w:space="0" w:color="auto"/>
            <w:left w:val="none" w:sz="0" w:space="0" w:color="auto"/>
            <w:bottom w:val="none" w:sz="0" w:space="0" w:color="auto"/>
            <w:right w:val="none" w:sz="0" w:space="0" w:color="auto"/>
          </w:divBdr>
          <w:divsChild>
            <w:div w:id="51466126">
              <w:marLeft w:val="0"/>
              <w:marRight w:val="0"/>
              <w:marTop w:val="0"/>
              <w:marBottom w:val="0"/>
              <w:divBdr>
                <w:top w:val="none" w:sz="0" w:space="0" w:color="auto"/>
                <w:left w:val="none" w:sz="0" w:space="0" w:color="auto"/>
                <w:bottom w:val="none" w:sz="0" w:space="0" w:color="auto"/>
                <w:right w:val="none" w:sz="0" w:space="0" w:color="auto"/>
              </w:divBdr>
              <w:divsChild>
                <w:div w:id="116559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932609">
      <w:bodyDiv w:val="1"/>
      <w:marLeft w:val="0"/>
      <w:marRight w:val="0"/>
      <w:marTop w:val="0"/>
      <w:marBottom w:val="0"/>
      <w:divBdr>
        <w:top w:val="none" w:sz="0" w:space="0" w:color="auto"/>
        <w:left w:val="none" w:sz="0" w:space="0" w:color="auto"/>
        <w:bottom w:val="none" w:sz="0" w:space="0" w:color="auto"/>
        <w:right w:val="none" w:sz="0" w:space="0" w:color="auto"/>
      </w:divBdr>
    </w:div>
    <w:div w:id="927080458">
      <w:bodyDiv w:val="1"/>
      <w:marLeft w:val="0"/>
      <w:marRight w:val="0"/>
      <w:marTop w:val="0"/>
      <w:marBottom w:val="0"/>
      <w:divBdr>
        <w:top w:val="none" w:sz="0" w:space="0" w:color="auto"/>
        <w:left w:val="none" w:sz="0" w:space="0" w:color="auto"/>
        <w:bottom w:val="none" w:sz="0" w:space="0" w:color="auto"/>
        <w:right w:val="none" w:sz="0" w:space="0" w:color="auto"/>
      </w:divBdr>
      <w:divsChild>
        <w:div w:id="1579902097">
          <w:marLeft w:val="0"/>
          <w:marRight w:val="0"/>
          <w:marTop w:val="0"/>
          <w:marBottom w:val="0"/>
          <w:divBdr>
            <w:top w:val="none" w:sz="0" w:space="0" w:color="auto"/>
            <w:left w:val="none" w:sz="0" w:space="0" w:color="auto"/>
            <w:bottom w:val="none" w:sz="0" w:space="0" w:color="auto"/>
            <w:right w:val="none" w:sz="0" w:space="0" w:color="auto"/>
          </w:divBdr>
          <w:divsChild>
            <w:div w:id="1140925478">
              <w:marLeft w:val="0"/>
              <w:marRight w:val="0"/>
              <w:marTop w:val="0"/>
              <w:marBottom w:val="0"/>
              <w:divBdr>
                <w:top w:val="none" w:sz="0" w:space="0" w:color="auto"/>
                <w:left w:val="none" w:sz="0" w:space="0" w:color="auto"/>
                <w:bottom w:val="none" w:sz="0" w:space="0" w:color="auto"/>
                <w:right w:val="none" w:sz="0" w:space="0" w:color="auto"/>
              </w:divBdr>
              <w:divsChild>
                <w:div w:id="196230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324065">
      <w:bodyDiv w:val="1"/>
      <w:marLeft w:val="0"/>
      <w:marRight w:val="0"/>
      <w:marTop w:val="0"/>
      <w:marBottom w:val="0"/>
      <w:divBdr>
        <w:top w:val="none" w:sz="0" w:space="0" w:color="auto"/>
        <w:left w:val="none" w:sz="0" w:space="0" w:color="auto"/>
        <w:bottom w:val="none" w:sz="0" w:space="0" w:color="auto"/>
        <w:right w:val="none" w:sz="0" w:space="0" w:color="auto"/>
      </w:divBdr>
    </w:div>
    <w:div w:id="947539908">
      <w:bodyDiv w:val="1"/>
      <w:marLeft w:val="0"/>
      <w:marRight w:val="0"/>
      <w:marTop w:val="0"/>
      <w:marBottom w:val="0"/>
      <w:divBdr>
        <w:top w:val="none" w:sz="0" w:space="0" w:color="auto"/>
        <w:left w:val="none" w:sz="0" w:space="0" w:color="auto"/>
        <w:bottom w:val="none" w:sz="0" w:space="0" w:color="auto"/>
        <w:right w:val="none" w:sz="0" w:space="0" w:color="auto"/>
      </w:divBdr>
    </w:div>
    <w:div w:id="961838701">
      <w:bodyDiv w:val="1"/>
      <w:marLeft w:val="0"/>
      <w:marRight w:val="0"/>
      <w:marTop w:val="0"/>
      <w:marBottom w:val="0"/>
      <w:divBdr>
        <w:top w:val="none" w:sz="0" w:space="0" w:color="auto"/>
        <w:left w:val="none" w:sz="0" w:space="0" w:color="auto"/>
        <w:bottom w:val="none" w:sz="0" w:space="0" w:color="auto"/>
        <w:right w:val="none" w:sz="0" w:space="0" w:color="auto"/>
      </w:divBdr>
    </w:div>
    <w:div w:id="974915222">
      <w:bodyDiv w:val="1"/>
      <w:marLeft w:val="0"/>
      <w:marRight w:val="0"/>
      <w:marTop w:val="0"/>
      <w:marBottom w:val="0"/>
      <w:divBdr>
        <w:top w:val="none" w:sz="0" w:space="0" w:color="auto"/>
        <w:left w:val="none" w:sz="0" w:space="0" w:color="auto"/>
        <w:bottom w:val="none" w:sz="0" w:space="0" w:color="auto"/>
        <w:right w:val="none" w:sz="0" w:space="0" w:color="auto"/>
      </w:divBdr>
    </w:div>
    <w:div w:id="997735700">
      <w:bodyDiv w:val="1"/>
      <w:marLeft w:val="0"/>
      <w:marRight w:val="0"/>
      <w:marTop w:val="0"/>
      <w:marBottom w:val="0"/>
      <w:divBdr>
        <w:top w:val="none" w:sz="0" w:space="0" w:color="auto"/>
        <w:left w:val="none" w:sz="0" w:space="0" w:color="auto"/>
        <w:bottom w:val="none" w:sz="0" w:space="0" w:color="auto"/>
        <w:right w:val="none" w:sz="0" w:space="0" w:color="auto"/>
      </w:divBdr>
    </w:div>
    <w:div w:id="1038555423">
      <w:bodyDiv w:val="1"/>
      <w:marLeft w:val="0"/>
      <w:marRight w:val="0"/>
      <w:marTop w:val="0"/>
      <w:marBottom w:val="0"/>
      <w:divBdr>
        <w:top w:val="none" w:sz="0" w:space="0" w:color="auto"/>
        <w:left w:val="none" w:sz="0" w:space="0" w:color="auto"/>
        <w:bottom w:val="none" w:sz="0" w:space="0" w:color="auto"/>
        <w:right w:val="none" w:sz="0" w:space="0" w:color="auto"/>
      </w:divBdr>
    </w:div>
    <w:div w:id="1042289471">
      <w:bodyDiv w:val="1"/>
      <w:marLeft w:val="0"/>
      <w:marRight w:val="0"/>
      <w:marTop w:val="0"/>
      <w:marBottom w:val="0"/>
      <w:divBdr>
        <w:top w:val="none" w:sz="0" w:space="0" w:color="auto"/>
        <w:left w:val="none" w:sz="0" w:space="0" w:color="auto"/>
        <w:bottom w:val="none" w:sz="0" w:space="0" w:color="auto"/>
        <w:right w:val="none" w:sz="0" w:space="0" w:color="auto"/>
      </w:divBdr>
    </w:div>
    <w:div w:id="1086923155">
      <w:bodyDiv w:val="1"/>
      <w:marLeft w:val="0"/>
      <w:marRight w:val="0"/>
      <w:marTop w:val="0"/>
      <w:marBottom w:val="0"/>
      <w:divBdr>
        <w:top w:val="none" w:sz="0" w:space="0" w:color="auto"/>
        <w:left w:val="none" w:sz="0" w:space="0" w:color="auto"/>
        <w:bottom w:val="none" w:sz="0" w:space="0" w:color="auto"/>
        <w:right w:val="none" w:sz="0" w:space="0" w:color="auto"/>
      </w:divBdr>
    </w:div>
    <w:div w:id="1088501032">
      <w:bodyDiv w:val="1"/>
      <w:marLeft w:val="0"/>
      <w:marRight w:val="0"/>
      <w:marTop w:val="0"/>
      <w:marBottom w:val="0"/>
      <w:divBdr>
        <w:top w:val="none" w:sz="0" w:space="0" w:color="auto"/>
        <w:left w:val="none" w:sz="0" w:space="0" w:color="auto"/>
        <w:bottom w:val="none" w:sz="0" w:space="0" w:color="auto"/>
        <w:right w:val="none" w:sz="0" w:space="0" w:color="auto"/>
      </w:divBdr>
    </w:div>
    <w:div w:id="1118260266">
      <w:bodyDiv w:val="1"/>
      <w:marLeft w:val="0"/>
      <w:marRight w:val="0"/>
      <w:marTop w:val="0"/>
      <w:marBottom w:val="0"/>
      <w:divBdr>
        <w:top w:val="none" w:sz="0" w:space="0" w:color="auto"/>
        <w:left w:val="none" w:sz="0" w:space="0" w:color="auto"/>
        <w:bottom w:val="none" w:sz="0" w:space="0" w:color="auto"/>
        <w:right w:val="none" w:sz="0" w:space="0" w:color="auto"/>
      </w:divBdr>
    </w:div>
    <w:div w:id="1141650491">
      <w:bodyDiv w:val="1"/>
      <w:marLeft w:val="0"/>
      <w:marRight w:val="0"/>
      <w:marTop w:val="0"/>
      <w:marBottom w:val="0"/>
      <w:divBdr>
        <w:top w:val="none" w:sz="0" w:space="0" w:color="auto"/>
        <w:left w:val="none" w:sz="0" w:space="0" w:color="auto"/>
        <w:bottom w:val="none" w:sz="0" w:space="0" w:color="auto"/>
        <w:right w:val="none" w:sz="0" w:space="0" w:color="auto"/>
      </w:divBdr>
    </w:div>
    <w:div w:id="1196500260">
      <w:bodyDiv w:val="1"/>
      <w:marLeft w:val="0"/>
      <w:marRight w:val="0"/>
      <w:marTop w:val="0"/>
      <w:marBottom w:val="0"/>
      <w:divBdr>
        <w:top w:val="none" w:sz="0" w:space="0" w:color="auto"/>
        <w:left w:val="none" w:sz="0" w:space="0" w:color="auto"/>
        <w:bottom w:val="none" w:sz="0" w:space="0" w:color="auto"/>
        <w:right w:val="none" w:sz="0" w:space="0" w:color="auto"/>
      </w:divBdr>
    </w:div>
    <w:div w:id="1205370289">
      <w:bodyDiv w:val="1"/>
      <w:marLeft w:val="0"/>
      <w:marRight w:val="0"/>
      <w:marTop w:val="0"/>
      <w:marBottom w:val="0"/>
      <w:divBdr>
        <w:top w:val="none" w:sz="0" w:space="0" w:color="auto"/>
        <w:left w:val="none" w:sz="0" w:space="0" w:color="auto"/>
        <w:bottom w:val="none" w:sz="0" w:space="0" w:color="auto"/>
        <w:right w:val="none" w:sz="0" w:space="0" w:color="auto"/>
      </w:divBdr>
    </w:div>
    <w:div w:id="1226725770">
      <w:bodyDiv w:val="1"/>
      <w:marLeft w:val="0"/>
      <w:marRight w:val="0"/>
      <w:marTop w:val="0"/>
      <w:marBottom w:val="0"/>
      <w:divBdr>
        <w:top w:val="none" w:sz="0" w:space="0" w:color="auto"/>
        <w:left w:val="none" w:sz="0" w:space="0" w:color="auto"/>
        <w:bottom w:val="none" w:sz="0" w:space="0" w:color="auto"/>
        <w:right w:val="none" w:sz="0" w:space="0" w:color="auto"/>
      </w:divBdr>
    </w:div>
    <w:div w:id="1258178703">
      <w:bodyDiv w:val="1"/>
      <w:marLeft w:val="0"/>
      <w:marRight w:val="0"/>
      <w:marTop w:val="0"/>
      <w:marBottom w:val="0"/>
      <w:divBdr>
        <w:top w:val="none" w:sz="0" w:space="0" w:color="auto"/>
        <w:left w:val="none" w:sz="0" w:space="0" w:color="auto"/>
        <w:bottom w:val="none" w:sz="0" w:space="0" w:color="auto"/>
        <w:right w:val="none" w:sz="0" w:space="0" w:color="auto"/>
      </w:divBdr>
    </w:div>
    <w:div w:id="1273440462">
      <w:bodyDiv w:val="1"/>
      <w:marLeft w:val="0"/>
      <w:marRight w:val="0"/>
      <w:marTop w:val="0"/>
      <w:marBottom w:val="0"/>
      <w:divBdr>
        <w:top w:val="none" w:sz="0" w:space="0" w:color="auto"/>
        <w:left w:val="none" w:sz="0" w:space="0" w:color="auto"/>
        <w:bottom w:val="none" w:sz="0" w:space="0" w:color="auto"/>
        <w:right w:val="none" w:sz="0" w:space="0" w:color="auto"/>
      </w:divBdr>
    </w:div>
    <w:div w:id="1296259489">
      <w:bodyDiv w:val="1"/>
      <w:marLeft w:val="0"/>
      <w:marRight w:val="0"/>
      <w:marTop w:val="0"/>
      <w:marBottom w:val="0"/>
      <w:divBdr>
        <w:top w:val="none" w:sz="0" w:space="0" w:color="auto"/>
        <w:left w:val="none" w:sz="0" w:space="0" w:color="auto"/>
        <w:bottom w:val="none" w:sz="0" w:space="0" w:color="auto"/>
        <w:right w:val="none" w:sz="0" w:space="0" w:color="auto"/>
      </w:divBdr>
    </w:div>
    <w:div w:id="1312370450">
      <w:bodyDiv w:val="1"/>
      <w:marLeft w:val="0"/>
      <w:marRight w:val="0"/>
      <w:marTop w:val="0"/>
      <w:marBottom w:val="0"/>
      <w:divBdr>
        <w:top w:val="none" w:sz="0" w:space="0" w:color="auto"/>
        <w:left w:val="none" w:sz="0" w:space="0" w:color="auto"/>
        <w:bottom w:val="none" w:sz="0" w:space="0" w:color="auto"/>
        <w:right w:val="none" w:sz="0" w:space="0" w:color="auto"/>
      </w:divBdr>
    </w:div>
    <w:div w:id="1327316771">
      <w:bodyDiv w:val="1"/>
      <w:marLeft w:val="0"/>
      <w:marRight w:val="0"/>
      <w:marTop w:val="0"/>
      <w:marBottom w:val="0"/>
      <w:divBdr>
        <w:top w:val="none" w:sz="0" w:space="0" w:color="auto"/>
        <w:left w:val="none" w:sz="0" w:space="0" w:color="auto"/>
        <w:bottom w:val="none" w:sz="0" w:space="0" w:color="auto"/>
        <w:right w:val="none" w:sz="0" w:space="0" w:color="auto"/>
      </w:divBdr>
    </w:div>
    <w:div w:id="1341618602">
      <w:bodyDiv w:val="1"/>
      <w:marLeft w:val="0"/>
      <w:marRight w:val="0"/>
      <w:marTop w:val="0"/>
      <w:marBottom w:val="0"/>
      <w:divBdr>
        <w:top w:val="none" w:sz="0" w:space="0" w:color="auto"/>
        <w:left w:val="none" w:sz="0" w:space="0" w:color="auto"/>
        <w:bottom w:val="none" w:sz="0" w:space="0" w:color="auto"/>
        <w:right w:val="none" w:sz="0" w:space="0" w:color="auto"/>
      </w:divBdr>
    </w:div>
    <w:div w:id="1358000382">
      <w:bodyDiv w:val="1"/>
      <w:marLeft w:val="0"/>
      <w:marRight w:val="0"/>
      <w:marTop w:val="0"/>
      <w:marBottom w:val="0"/>
      <w:divBdr>
        <w:top w:val="none" w:sz="0" w:space="0" w:color="auto"/>
        <w:left w:val="none" w:sz="0" w:space="0" w:color="auto"/>
        <w:bottom w:val="none" w:sz="0" w:space="0" w:color="auto"/>
        <w:right w:val="none" w:sz="0" w:space="0" w:color="auto"/>
      </w:divBdr>
    </w:div>
    <w:div w:id="1362516706">
      <w:bodyDiv w:val="1"/>
      <w:marLeft w:val="0"/>
      <w:marRight w:val="0"/>
      <w:marTop w:val="0"/>
      <w:marBottom w:val="0"/>
      <w:divBdr>
        <w:top w:val="none" w:sz="0" w:space="0" w:color="auto"/>
        <w:left w:val="none" w:sz="0" w:space="0" w:color="auto"/>
        <w:bottom w:val="none" w:sz="0" w:space="0" w:color="auto"/>
        <w:right w:val="none" w:sz="0" w:space="0" w:color="auto"/>
      </w:divBdr>
    </w:div>
    <w:div w:id="1364402611">
      <w:bodyDiv w:val="1"/>
      <w:marLeft w:val="0"/>
      <w:marRight w:val="0"/>
      <w:marTop w:val="0"/>
      <w:marBottom w:val="0"/>
      <w:divBdr>
        <w:top w:val="none" w:sz="0" w:space="0" w:color="auto"/>
        <w:left w:val="none" w:sz="0" w:space="0" w:color="auto"/>
        <w:bottom w:val="none" w:sz="0" w:space="0" w:color="auto"/>
        <w:right w:val="none" w:sz="0" w:space="0" w:color="auto"/>
      </w:divBdr>
    </w:div>
    <w:div w:id="1368870339">
      <w:bodyDiv w:val="1"/>
      <w:marLeft w:val="0"/>
      <w:marRight w:val="0"/>
      <w:marTop w:val="0"/>
      <w:marBottom w:val="0"/>
      <w:divBdr>
        <w:top w:val="none" w:sz="0" w:space="0" w:color="auto"/>
        <w:left w:val="none" w:sz="0" w:space="0" w:color="auto"/>
        <w:bottom w:val="none" w:sz="0" w:space="0" w:color="auto"/>
        <w:right w:val="none" w:sz="0" w:space="0" w:color="auto"/>
      </w:divBdr>
    </w:div>
    <w:div w:id="1379236201">
      <w:bodyDiv w:val="1"/>
      <w:marLeft w:val="0"/>
      <w:marRight w:val="0"/>
      <w:marTop w:val="0"/>
      <w:marBottom w:val="0"/>
      <w:divBdr>
        <w:top w:val="none" w:sz="0" w:space="0" w:color="auto"/>
        <w:left w:val="none" w:sz="0" w:space="0" w:color="auto"/>
        <w:bottom w:val="none" w:sz="0" w:space="0" w:color="auto"/>
        <w:right w:val="none" w:sz="0" w:space="0" w:color="auto"/>
      </w:divBdr>
    </w:div>
    <w:div w:id="1392076087">
      <w:bodyDiv w:val="1"/>
      <w:marLeft w:val="0"/>
      <w:marRight w:val="0"/>
      <w:marTop w:val="0"/>
      <w:marBottom w:val="0"/>
      <w:divBdr>
        <w:top w:val="none" w:sz="0" w:space="0" w:color="auto"/>
        <w:left w:val="none" w:sz="0" w:space="0" w:color="auto"/>
        <w:bottom w:val="none" w:sz="0" w:space="0" w:color="auto"/>
        <w:right w:val="none" w:sz="0" w:space="0" w:color="auto"/>
      </w:divBdr>
    </w:div>
    <w:div w:id="1395159901">
      <w:bodyDiv w:val="1"/>
      <w:marLeft w:val="0"/>
      <w:marRight w:val="0"/>
      <w:marTop w:val="0"/>
      <w:marBottom w:val="0"/>
      <w:divBdr>
        <w:top w:val="none" w:sz="0" w:space="0" w:color="auto"/>
        <w:left w:val="none" w:sz="0" w:space="0" w:color="auto"/>
        <w:bottom w:val="none" w:sz="0" w:space="0" w:color="auto"/>
        <w:right w:val="none" w:sz="0" w:space="0" w:color="auto"/>
      </w:divBdr>
      <w:divsChild>
        <w:div w:id="1585912195">
          <w:marLeft w:val="0"/>
          <w:marRight w:val="0"/>
          <w:marTop w:val="0"/>
          <w:marBottom w:val="0"/>
          <w:divBdr>
            <w:top w:val="none" w:sz="0" w:space="0" w:color="auto"/>
            <w:left w:val="none" w:sz="0" w:space="0" w:color="auto"/>
            <w:bottom w:val="none" w:sz="0" w:space="0" w:color="auto"/>
            <w:right w:val="none" w:sz="0" w:space="0" w:color="auto"/>
          </w:divBdr>
          <w:divsChild>
            <w:div w:id="1435638174">
              <w:marLeft w:val="0"/>
              <w:marRight w:val="0"/>
              <w:marTop w:val="0"/>
              <w:marBottom w:val="0"/>
              <w:divBdr>
                <w:top w:val="none" w:sz="0" w:space="0" w:color="auto"/>
                <w:left w:val="none" w:sz="0" w:space="0" w:color="auto"/>
                <w:bottom w:val="none" w:sz="0" w:space="0" w:color="auto"/>
                <w:right w:val="none" w:sz="0" w:space="0" w:color="auto"/>
              </w:divBdr>
              <w:divsChild>
                <w:div w:id="150570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467366">
      <w:bodyDiv w:val="1"/>
      <w:marLeft w:val="0"/>
      <w:marRight w:val="0"/>
      <w:marTop w:val="0"/>
      <w:marBottom w:val="0"/>
      <w:divBdr>
        <w:top w:val="none" w:sz="0" w:space="0" w:color="auto"/>
        <w:left w:val="none" w:sz="0" w:space="0" w:color="auto"/>
        <w:bottom w:val="none" w:sz="0" w:space="0" w:color="auto"/>
        <w:right w:val="none" w:sz="0" w:space="0" w:color="auto"/>
      </w:divBdr>
    </w:div>
    <w:div w:id="1411728412">
      <w:bodyDiv w:val="1"/>
      <w:marLeft w:val="0"/>
      <w:marRight w:val="0"/>
      <w:marTop w:val="0"/>
      <w:marBottom w:val="0"/>
      <w:divBdr>
        <w:top w:val="none" w:sz="0" w:space="0" w:color="auto"/>
        <w:left w:val="none" w:sz="0" w:space="0" w:color="auto"/>
        <w:bottom w:val="none" w:sz="0" w:space="0" w:color="auto"/>
        <w:right w:val="none" w:sz="0" w:space="0" w:color="auto"/>
      </w:divBdr>
    </w:div>
    <w:div w:id="1460220137">
      <w:bodyDiv w:val="1"/>
      <w:marLeft w:val="0"/>
      <w:marRight w:val="0"/>
      <w:marTop w:val="0"/>
      <w:marBottom w:val="0"/>
      <w:divBdr>
        <w:top w:val="none" w:sz="0" w:space="0" w:color="auto"/>
        <w:left w:val="none" w:sz="0" w:space="0" w:color="auto"/>
        <w:bottom w:val="none" w:sz="0" w:space="0" w:color="auto"/>
        <w:right w:val="none" w:sz="0" w:space="0" w:color="auto"/>
      </w:divBdr>
    </w:div>
    <w:div w:id="1475949686">
      <w:bodyDiv w:val="1"/>
      <w:marLeft w:val="0"/>
      <w:marRight w:val="0"/>
      <w:marTop w:val="0"/>
      <w:marBottom w:val="0"/>
      <w:divBdr>
        <w:top w:val="none" w:sz="0" w:space="0" w:color="auto"/>
        <w:left w:val="none" w:sz="0" w:space="0" w:color="auto"/>
        <w:bottom w:val="none" w:sz="0" w:space="0" w:color="auto"/>
        <w:right w:val="none" w:sz="0" w:space="0" w:color="auto"/>
      </w:divBdr>
    </w:div>
    <w:div w:id="1476483322">
      <w:bodyDiv w:val="1"/>
      <w:marLeft w:val="0"/>
      <w:marRight w:val="0"/>
      <w:marTop w:val="0"/>
      <w:marBottom w:val="0"/>
      <w:divBdr>
        <w:top w:val="none" w:sz="0" w:space="0" w:color="auto"/>
        <w:left w:val="none" w:sz="0" w:space="0" w:color="auto"/>
        <w:bottom w:val="none" w:sz="0" w:space="0" w:color="auto"/>
        <w:right w:val="none" w:sz="0" w:space="0" w:color="auto"/>
      </w:divBdr>
    </w:div>
    <w:div w:id="1491098418">
      <w:bodyDiv w:val="1"/>
      <w:marLeft w:val="0"/>
      <w:marRight w:val="0"/>
      <w:marTop w:val="0"/>
      <w:marBottom w:val="0"/>
      <w:divBdr>
        <w:top w:val="none" w:sz="0" w:space="0" w:color="auto"/>
        <w:left w:val="none" w:sz="0" w:space="0" w:color="auto"/>
        <w:bottom w:val="none" w:sz="0" w:space="0" w:color="auto"/>
        <w:right w:val="none" w:sz="0" w:space="0" w:color="auto"/>
      </w:divBdr>
    </w:div>
    <w:div w:id="1499886751">
      <w:bodyDiv w:val="1"/>
      <w:marLeft w:val="0"/>
      <w:marRight w:val="0"/>
      <w:marTop w:val="0"/>
      <w:marBottom w:val="0"/>
      <w:divBdr>
        <w:top w:val="none" w:sz="0" w:space="0" w:color="auto"/>
        <w:left w:val="none" w:sz="0" w:space="0" w:color="auto"/>
        <w:bottom w:val="none" w:sz="0" w:space="0" w:color="auto"/>
        <w:right w:val="none" w:sz="0" w:space="0" w:color="auto"/>
      </w:divBdr>
      <w:divsChild>
        <w:div w:id="1411928322">
          <w:marLeft w:val="0"/>
          <w:marRight w:val="0"/>
          <w:marTop w:val="0"/>
          <w:marBottom w:val="0"/>
          <w:divBdr>
            <w:top w:val="none" w:sz="0" w:space="0" w:color="auto"/>
            <w:left w:val="none" w:sz="0" w:space="0" w:color="auto"/>
            <w:bottom w:val="none" w:sz="0" w:space="0" w:color="auto"/>
            <w:right w:val="none" w:sz="0" w:space="0" w:color="auto"/>
          </w:divBdr>
          <w:divsChild>
            <w:div w:id="97779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1645">
      <w:bodyDiv w:val="1"/>
      <w:marLeft w:val="0"/>
      <w:marRight w:val="0"/>
      <w:marTop w:val="0"/>
      <w:marBottom w:val="0"/>
      <w:divBdr>
        <w:top w:val="none" w:sz="0" w:space="0" w:color="auto"/>
        <w:left w:val="none" w:sz="0" w:space="0" w:color="auto"/>
        <w:bottom w:val="none" w:sz="0" w:space="0" w:color="auto"/>
        <w:right w:val="none" w:sz="0" w:space="0" w:color="auto"/>
      </w:divBdr>
    </w:div>
    <w:div w:id="1504780375">
      <w:bodyDiv w:val="1"/>
      <w:marLeft w:val="0"/>
      <w:marRight w:val="0"/>
      <w:marTop w:val="0"/>
      <w:marBottom w:val="0"/>
      <w:divBdr>
        <w:top w:val="none" w:sz="0" w:space="0" w:color="auto"/>
        <w:left w:val="none" w:sz="0" w:space="0" w:color="auto"/>
        <w:bottom w:val="none" w:sz="0" w:space="0" w:color="auto"/>
        <w:right w:val="none" w:sz="0" w:space="0" w:color="auto"/>
      </w:divBdr>
    </w:div>
    <w:div w:id="1568950907">
      <w:bodyDiv w:val="1"/>
      <w:marLeft w:val="0"/>
      <w:marRight w:val="0"/>
      <w:marTop w:val="0"/>
      <w:marBottom w:val="0"/>
      <w:divBdr>
        <w:top w:val="none" w:sz="0" w:space="0" w:color="auto"/>
        <w:left w:val="none" w:sz="0" w:space="0" w:color="auto"/>
        <w:bottom w:val="none" w:sz="0" w:space="0" w:color="auto"/>
        <w:right w:val="none" w:sz="0" w:space="0" w:color="auto"/>
      </w:divBdr>
    </w:div>
    <w:div w:id="1598059207">
      <w:bodyDiv w:val="1"/>
      <w:marLeft w:val="0"/>
      <w:marRight w:val="0"/>
      <w:marTop w:val="0"/>
      <w:marBottom w:val="0"/>
      <w:divBdr>
        <w:top w:val="none" w:sz="0" w:space="0" w:color="auto"/>
        <w:left w:val="none" w:sz="0" w:space="0" w:color="auto"/>
        <w:bottom w:val="none" w:sz="0" w:space="0" w:color="auto"/>
        <w:right w:val="none" w:sz="0" w:space="0" w:color="auto"/>
      </w:divBdr>
    </w:div>
    <w:div w:id="1680349913">
      <w:bodyDiv w:val="1"/>
      <w:marLeft w:val="0"/>
      <w:marRight w:val="0"/>
      <w:marTop w:val="0"/>
      <w:marBottom w:val="0"/>
      <w:divBdr>
        <w:top w:val="none" w:sz="0" w:space="0" w:color="auto"/>
        <w:left w:val="none" w:sz="0" w:space="0" w:color="auto"/>
        <w:bottom w:val="none" w:sz="0" w:space="0" w:color="auto"/>
        <w:right w:val="none" w:sz="0" w:space="0" w:color="auto"/>
      </w:divBdr>
    </w:div>
    <w:div w:id="1691637111">
      <w:bodyDiv w:val="1"/>
      <w:marLeft w:val="0"/>
      <w:marRight w:val="0"/>
      <w:marTop w:val="0"/>
      <w:marBottom w:val="0"/>
      <w:divBdr>
        <w:top w:val="none" w:sz="0" w:space="0" w:color="auto"/>
        <w:left w:val="none" w:sz="0" w:space="0" w:color="auto"/>
        <w:bottom w:val="none" w:sz="0" w:space="0" w:color="auto"/>
        <w:right w:val="none" w:sz="0" w:space="0" w:color="auto"/>
      </w:divBdr>
    </w:div>
    <w:div w:id="1708527895">
      <w:bodyDiv w:val="1"/>
      <w:marLeft w:val="0"/>
      <w:marRight w:val="0"/>
      <w:marTop w:val="0"/>
      <w:marBottom w:val="0"/>
      <w:divBdr>
        <w:top w:val="none" w:sz="0" w:space="0" w:color="auto"/>
        <w:left w:val="none" w:sz="0" w:space="0" w:color="auto"/>
        <w:bottom w:val="none" w:sz="0" w:space="0" w:color="auto"/>
        <w:right w:val="none" w:sz="0" w:space="0" w:color="auto"/>
      </w:divBdr>
    </w:div>
    <w:div w:id="1723366085">
      <w:bodyDiv w:val="1"/>
      <w:marLeft w:val="0"/>
      <w:marRight w:val="0"/>
      <w:marTop w:val="0"/>
      <w:marBottom w:val="0"/>
      <w:divBdr>
        <w:top w:val="none" w:sz="0" w:space="0" w:color="auto"/>
        <w:left w:val="none" w:sz="0" w:space="0" w:color="auto"/>
        <w:bottom w:val="none" w:sz="0" w:space="0" w:color="auto"/>
        <w:right w:val="none" w:sz="0" w:space="0" w:color="auto"/>
      </w:divBdr>
    </w:div>
    <w:div w:id="1772580969">
      <w:bodyDiv w:val="1"/>
      <w:marLeft w:val="0"/>
      <w:marRight w:val="0"/>
      <w:marTop w:val="0"/>
      <w:marBottom w:val="0"/>
      <w:divBdr>
        <w:top w:val="none" w:sz="0" w:space="0" w:color="auto"/>
        <w:left w:val="none" w:sz="0" w:space="0" w:color="auto"/>
        <w:bottom w:val="none" w:sz="0" w:space="0" w:color="auto"/>
        <w:right w:val="none" w:sz="0" w:space="0" w:color="auto"/>
      </w:divBdr>
    </w:div>
    <w:div w:id="1779792680">
      <w:bodyDiv w:val="1"/>
      <w:marLeft w:val="0"/>
      <w:marRight w:val="0"/>
      <w:marTop w:val="0"/>
      <w:marBottom w:val="0"/>
      <w:divBdr>
        <w:top w:val="none" w:sz="0" w:space="0" w:color="auto"/>
        <w:left w:val="none" w:sz="0" w:space="0" w:color="auto"/>
        <w:bottom w:val="none" w:sz="0" w:space="0" w:color="auto"/>
        <w:right w:val="none" w:sz="0" w:space="0" w:color="auto"/>
      </w:divBdr>
    </w:div>
    <w:div w:id="1784105270">
      <w:bodyDiv w:val="1"/>
      <w:marLeft w:val="0"/>
      <w:marRight w:val="0"/>
      <w:marTop w:val="0"/>
      <w:marBottom w:val="0"/>
      <w:divBdr>
        <w:top w:val="none" w:sz="0" w:space="0" w:color="auto"/>
        <w:left w:val="none" w:sz="0" w:space="0" w:color="auto"/>
        <w:bottom w:val="none" w:sz="0" w:space="0" w:color="auto"/>
        <w:right w:val="none" w:sz="0" w:space="0" w:color="auto"/>
      </w:divBdr>
    </w:div>
    <w:div w:id="1792094536">
      <w:bodyDiv w:val="1"/>
      <w:marLeft w:val="0"/>
      <w:marRight w:val="0"/>
      <w:marTop w:val="0"/>
      <w:marBottom w:val="0"/>
      <w:divBdr>
        <w:top w:val="none" w:sz="0" w:space="0" w:color="auto"/>
        <w:left w:val="none" w:sz="0" w:space="0" w:color="auto"/>
        <w:bottom w:val="none" w:sz="0" w:space="0" w:color="auto"/>
        <w:right w:val="none" w:sz="0" w:space="0" w:color="auto"/>
      </w:divBdr>
    </w:div>
    <w:div w:id="1833063942">
      <w:bodyDiv w:val="1"/>
      <w:marLeft w:val="0"/>
      <w:marRight w:val="0"/>
      <w:marTop w:val="0"/>
      <w:marBottom w:val="0"/>
      <w:divBdr>
        <w:top w:val="none" w:sz="0" w:space="0" w:color="auto"/>
        <w:left w:val="none" w:sz="0" w:space="0" w:color="auto"/>
        <w:bottom w:val="none" w:sz="0" w:space="0" w:color="auto"/>
        <w:right w:val="none" w:sz="0" w:space="0" w:color="auto"/>
      </w:divBdr>
      <w:divsChild>
        <w:div w:id="1943102347">
          <w:marLeft w:val="0"/>
          <w:marRight w:val="0"/>
          <w:marTop w:val="0"/>
          <w:marBottom w:val="0"/>
          <w:divBdr>
            <w:top w:val="none" w:sz="0" w:space="0" w:color="auto"/>
            <w:left w:val="none" w:sz="0" w:space="0" w:color="auto"/>
            <w:bottom w:val="none" w:sz="0" w:space="0" w:color="auto"/>
            <w:right w:val="none" w:sz="0" w:space="0" w:color="auto"/>
          </w:divBdr>
          <w:divsChild>
            <w:div w:id="118960617">
              <w:marLeft w:val="0"/>
              <w:marRight w:val="0"/>
              <w:marTop w:val="0"/>
              <w:marBottom w:val="0"/>
              <w:divBdr>
                <w:top w:val="none" w:sz="0" w:space="0" w:color="auto"/>
                <w:left w:val="none" w:sz="0" w:space="0" w:color="auto"/>
                <w:bottom w:val="none" w:sz="0" w:space="0" w:color="auto"/>
                <w:right w:val="none" w:sz="0" w:space="0" w:color="auto"/>
              </w:divBdr>
            </w:div>
            <w:div w:id="352612096">
              <w:marLeft w:val="0"/>
              <w:marRight w:val="0"/>
              <w:marTop w:val="0"/>
              <w:marBottom w:val="0"/>
              <w:divBdr>
                <w:top w:val="none" w:sz="0" w:space="0" w:color="auto"/>
                <w:left w:val="none" w:sz="0" w:space="0" w:color="auto"/>
                <w:bottom w:val="none" w:sz="0" w:space="0" w:color="auto"/>
                <w:right w:val="none" w:sz="0" w:space="0" w:color="auto"/>
              </w:divBdr>
            </w:div>
            <w:div w:id="371803362">
              <w:marLeft w:val="0"/>
              <w:marRight w:val="0"/>
              <w:marTop w:val="0"/>
              <w:marBottom w:val="0"/>
              <w:divBdr>
                <w:top w:val="none" w:sz="0" w:space="0" w:color="auto"/>
                <w:left w:val="none" w:sz="0" w:space="0" w:color="auto"/>
                <w:bottom w:val="none" w:sz="0" w:space="0" w:color="auto"/>
                <w:right w:val="none" w:sz="0" w:space="0" w:color="auto"/>
              </w:divBdr>
            </w:div>
            <w:div w:id="378014877">
              <w:marLeft w:val="0"/>
              <w:marRight w:val="0"/>
              <w:marTop w:val="0"/>
              <w:marBottom w:val="0"/>
              <w:divBdr>
                <w:top w:val="none" w:sz="0" w:space="0" w:color="auto"/>
                <w:left w:val="none" w:sz="0" w:space="0" w:color="auto"/>
                <w:bottom w:val="none" w:sz="0" w:space="0" w:color="auto"/>
                <w:right w:val="none" w:sz="0" w:space="0" w:color="auto"/>
              </w:divBdr>
            </w:div>
            <w:div w:id="492572652">
              <w:marLeft w:val="0"/>
              <w:marRight w:val="0"/>
              <w:marTop w:val="0"/>
              <w:marBottom w:val="0"/>
              <w:divBdr>
                <w:top w:val="none" w:sz="0" w:space="0" w:color="auto"/>
                <w:left w:val="none" w:sz="0" w:space="0" w:color="auto"/>
                <w:bottom w:val="none" w:sz="0" w:space="0" w:color="auto"/>
                <w:right w:val="none" w:sz="0" w:space="0" w:color="auto"/>
              </w:divBdr>
            </w:div>
            <w:div w:id="541358136">
              <w:marLeft w:val="0"/>
              <w:marRight w:val="0"/>
              <w:marTop w:val="0"/>
              <w:marBottom w:val="0"/>
              <w:divBdr>
                <w:top w:val="none" w:sz="0" w:space="0" w:color="auto"/>
                <w:left w:val="none" w:sz="0" w:space="0" w:color="auto"/>
                <w:bottom w:val="none" w:sz="0" w:space="0" w:color="auto"/>
                <w:right w:val="none" w:sz="0" w:space="0" w:color="auto"/>
              </w:divBdr>
            </w:div>
            <w:div w:id="544101863">
              <w:marLeft w:val="0"/>
              <w:marRight w:val="0"/>
              <w:marTop w:val="0"/>
              <w:marBottom w:val="0"/>
              <w:divBdr>
                <w:top w:val="none" w:sz="0" w:space="0" w:color="auto"/>
                <w:left w:val="none" w:sz="0" w:space="0" w:color="auto"/>
                <w:bottom w:val="none" w:sz="0" w:space="0" w:color="auto"/>
                <w:right w:val="none" w:sz="0" w:space="0" w:color="auto"/>
              </w:divBdr>
            </w:div>
            <w:div w:id="595019474">
              <w:marLeft w:val="0"/>
              <w:marRight w:val="0"/>
              <w:marTop w:val="0"/>
              <w:marBottom w:val="0"/>
              <w:divBdr>
                <w:top w:val="none" w:sz="0" w:space="0" w:color="auto"/>
                <w:left w:val="none" w:sz="0" w:space="0" w:color="auto"/>
                <w:bottom w:val="none" w:sz="0" w:space="0" w:color="auto"/>
                <w:right w:val="none" w:sz="0" w:space="0" w:color="auto"/>
              </w:divBdr>
            </w:div>
            <w:div w:id="834806642">
              <w:marLeft w:val="0"/>
              <w:marRight w:val="0"/>
              <w:marTop w:val="0"/>
              <w:marBottom w:val="0"/>
              <w:divBdr>
                <w:top w:val="none" w:sz="0" w:space="0" w:color="auto"/>
                <w:left w:val="none" w:sz="0" w:space="0" w:color="auto"/>
                <w:bottom w:val="none" w:sz="0" w:space="0" w:color="auto"/>
                <w:right w:val="none" w:sz="0" w:space="0" w:color="auto"/>
              </w:divBdr>
            </w:div>
            <w:div w:id="1522812958">
              <w:marLeft w:val="0"/>
              <w:marRight w:val="0"/>
              <w:marTop w:val="0"/>
              <w:marBottom w:val="0"/>
              <w:divBdr>
                <w:top w:val="none" w:sz="0" w:space="0" w:color="auto"/>
                <w:left w:val="none" w:sz="0" w:space="0" w:color="auto"/>
                <w:bottom w:val="none" w:sz="0" w:space="0" w:color="auto"/>
                <w:right w:val="none" w:sz="0" w:space="0" w:color="auto"/>
              </w:divBdr>
            </w:div>
            <w:div w:id="1579316877">
              <w:marLeft w:val="0"/>
              <w:marRight w:val="0"/>
              <w:marTop w:val="0"/>
              <w:marBottom w:val="0"/>
              <w:divBdr>
                <w:top w:val="none" w:sz="0" w:space="0" w:color="auto"/>
                <w:left w:val="none" w:sz="0" w:space="0" w:color="auto"/>
                <w:bottom w:val="none" w:sz="0" w:space="0" w:color="auto"/>
                <w:right w:val="none" w:sz="0" w:space="0" w:color="auto"/>
              </w:divBdr>
            </w:div>
            <w:div w:id="1669863780">
              <w:marLeft w:val="0"/>
              <w:marRight w:val="0"/>
              <w:marTop w:val="0"/>
              <w:marBottom w:val="0"/>
              <w:divBdr>
                <w:top w:val="none" w:sz="0" w:space="0" w:color="auto"/>
                <w:left w:val="none" w:sz="0" w:space="0" w:color="auto"/>
                <w:bottom w:val="none" w:sz="0" w:space="0" w:color="auto"/>
                <w:right w:val="none" w:sz="0" w:space="0" w:color="auto"/>
              </w:divBdr>
            </w:div>
            <w:div w:id="1726876729">
              <w:marLeft w:val="0"/>
              <w:marRight w:val="0"/>
              <w:marTop w:val="0"/>
              <w:marBottom w:val="0"/>
              <w:divBdr>
                <w:top w:val="none" w:sz="0" w:space="0" w:color="auto"/>
                <w:left w:val="none" w:sz="0" w:space="0" w:color="auto"/>
                <w:bottom w:val="none" w:sz="0" w:space="0" w:color="auto"/>
                <w:right w:val="none" w:sz="0" w:space="0" w:color="auto"/>
              </w:divBdr>
            </w:div>
            <w:div w:id="17374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934514">
      <w:bodyDiv w:val="1"/>
      <w:marLeft w:val="0"/>
      <w:marRight w:val="0"/>
      <w:marTop w:val="0"/>
      <w:marBottom w:val="0"/>
      <w:divBdr>
        <w:top w:val="none" w:sz="0" w:space="0" w:color="auto"/>
        <w:left w:val="none" w:sz="0" w:space="0" w:color="auto"/>
        <w:bottom w:val="none" w:sz="0" w:space="0" w:color="auto"/>
        <w:right w:val="none" w:sz="0" w:space="0" w:color="auto"/>
      </w:divBdr>
    </w:div>
    <w:div w:id="1884907122">
      <w:bodyDiv w:val="1"/>
      <w:marLeft w:val="0"/>
      <w:marRight w:val="0"/>
      <w:marTop w:val="0"/>
      <w:marBottom w:val="0"/>
      <w:divBdr>
        <w:top w:val="none" w:sz="0" w:space="0" w:color="auto"/>
        <w:left w:val="none" w:sz="0" w:space="0" w:color="auto"/>
        <w:bottom w:val="none" w:sz="0" w:space="0" w:color="auto"/>
        <w:right w:val="none" w:sz="0" w:space="0" w:color="auto"/>
      </w:divBdr>
    </w:div>
    <w:div w:id="1887375946">
      <w:bodyDiv w:val="1"/>
      <w:marLeft w:val="0"/>
      <w:marRight w:val="0"/>
      <w:marTop w:val="0"/>
      <w:marBottom w:val="0"/>
      <w:divBdr>
        <w:top w:val="none" w:sz="0" w:space="0" w:color="auto"/>
        <w:left w:val="none" w:sz="0" w:space="0" w:color="auto"/>
        <w:bottom w:val="none" w:sz="0" w:space="0" w:color="auto"/>
        <w:right w:val="none" w:sz="0" w:space="0" w:color="auto"/>
      </w:divBdr>
    </w:div>
    <w:div w:id="1895460051">
      <w:bodyDiv w:val="1"/>
      <w:marLeft w:val="0"/>
      <w:marRight w:val="0"/>
      <w:marTop w:val="0"/>
      <w:marBottom w:val="0"/>
      <w:divBdr>
        <w:top w:val="none" w:sz="0" w:space="0" w:color="auto"/>
        <w:left w:val="none" w:sz="0" w:space="0" w:color="auto"/>
        <w:bottom w:val="none" w:sz="0" w:space="0" w:color="auto"/>
        <w:right w:val="none" w:sz="0" w:space="0" w:color="auto"/>
      </w:divBdr>
    </w:div>
    <w:div w:id="1912424296">
      <w:bodyDiv w:val="1"/>
      <w:marLeft w:val="0"/>
      <w:marRight w:val="0"/>
      <w:marTop w:val="0"/>
      <w:marBottom w:val="0"/>
      <w:divBdr>
        <w:top w:val="none" w:sz="0" w:space="0" w:color="auto"/>
        <w:left w:val="none" w:sz="0" w:space="0" w:color="auto"/>
        <w:bottom w:val="none" w:sz="0" w:space="0" w:color="auto"/>
        <w:right w:val="none" w:sz="0" w:space="0" w:color="auto"/>
      </w:divBdr>
    </w:div>
    <w:div w:id="1918440688">
      <w:bodyDiv w:val="1"/>
      <w:marLeft w:val="0"/>
      <w:marRight w:val="0"/>
      <w:marTop w:val="0"/>
      <w:marBottom w:val="0"/>
      <w:divBdr>
        <w:top w:val="none" w:sz="0" w:space="0" w:color="auto"/>
        <w:left w:val="none" w:sz="0" w:space="0" w:color="auto"/>
        <w:bottom w:val="none" w:sz="0" w:space="0" w:color="auto"/>
        <w:right w:val="none" w:sz="0" w:space="0" w:color="auto"/>
      </w:divBdr>
    </w:div>
    <w:div w:id="1922520996">
      <w:bodyDiv w:val="1"/>
      <w:marLeft w:val="0"/>
      <w:marRight w:val="0"/>
      <w:marTop w:val="0"/>
      <w:marBottom w:val="0"/>
      <w:divBdr>
        <w:top w:val="none" w:sz="0" w:space="0" w:color="auto"/>
        <w:left w:val="none" w:sz="0" w:space="0" w:color="auto"/>
        <w:bottom w:val="none" w:sz="0" w:space="0" w:color="auto"/>
        <w:right w:val="none" w:sz="0" w:space="0" w:color="auto"/>
      </w:divBdr>
    </w:div>
    <w:div w:id="1943683235">
      <w:bodyDiv w:val="1"/>
      <w:marLeft w:val="0"/>
      <w:marRight w:val="0"/>
      <w:marTop w:val="0"/>
      <w:marBottom w:val="0"/>
      <w:divBdr>
        <w:top w:val="none" w:sz="0" w:space="0" w:color="auto"/>
        <w:left w:val="none" w:sz="0" w:space="0" w:color="auto"/>
        <w:bottom w:val="none" w:sz="0" w:space="0" w:color="auto"/>
        <w:right w:val="none" w:sz="0" w:space="0" w:color="auto"/>
      </w:divBdr>
    </w:div>
    <w:div w:id="1946693399">
      <w:bodyDiv w:val="1"/>
      <w:marLeft w:val="0"/>
      <w:marRight w:val="0"/>
      <w:marTop w:val="0"/>
      <w:marBottom w:val="0"/>
      <w:divBdr>
        <w:top w:val="none" w:sz="0" w:space="0" w:color="auto"/>
        <w:left w:val="none" w:sz="0" w:space="0" w:color="auto"/>
        <w:bottom w:val="none" w:sz="0" w:space="0" w:color="auto"/>
        <w:right w:val="none" w:sz="0" w:space="0" w:color="auto"/>
      </w:divBdr>
    </w:div>
    <w:div w:id="1954163363">
      <w:bodyDiv w:val="1"/>
      <w:marLeft w:val="0"/>
      <w:marRight w:val="0"/>
      <w:marTop w:val="0"/>
      <w:marBottom w:val="0"/>
      <w:divBdr>
        <w:top w:val="none" w:sz="0" w:space="0" w:color="auto"/>
        <w:left w:val="none" w:sz="0" w:space="0" w:color="auto"/>
        <w:bottom w:val="none" w:sz="0" w:space="0" w:color="auto"/>
        <w:right w:val="none" w:sz="0" w:space="0" w:color="auto"/>
      </w:divBdr>
    </w:div>
    <w:div w:id="1962957743">
      <w:bodyDiv w:val="1"/>
      <w:marLeft w:val="0"/>
      <w:marRight w:val="0"/>
      <w:marTop w:val="0"/>
      <w:marBottom w:val="0"/>
      <w:divBdr>
        <w:top w:val="none" w:sz="0" w:space="0" w:color="auto"/>
        <w:left w:val="none" w:sz="0" w:space="0" w:color="auto"/>
        <w:bottom w:val="none" w:sz="0" w:space="0" w:color="auto"/>
        <w:right w:val="none" w:sz="0" w:space="0" w:color="auto"/>
      </w:divBdr>
    </w:div>
    <w:div w:id="1991129926">
      <w:bodyDiv w:val="1"/>
      <w:marLeft w:val="0"/>
      <w:marRight w:val="0"/>
      <w:marTop w:val="0"/>
      <w:marBottom w:val="0"/>
      <w:divBdr>
        <w:top w:val="none" w:sz="0" w:space="0" w:color="auto"/>
        <w:left w:val="none" w:sz="0" w:space="0" w:color="auto"/>
        <w:bottom w:val="none" w:sz="0" w:space="0" w:color="auto"/>
        <w:right w:val="none" w:sz="0" w:space="0" w:color="auto"/>
      </w:divBdr>
    </w:div>
    <w:div w:id="2003239060">
      <w:bodyDiv w:val="1"/>
      <w:marLeft w:val="0"/>
      <w:marRight w:val="0"/>
      <w:marTop w:val="0"/>
      <w:marBottom w:val="0"/>
      <w:divBdr>
        <w:top w:val="none" w:sz="0" w:space="0" w:color="auto"/>
        <w:left w:val="none" w:sz="0" w:space="0" w:color="auto"/>
        <w:bottom w:val="none" w:sz="0" w:space="0" w:color="auto"/>
        <w:right w:val="none" w:sz="0" w:space="0" w:color="auto"/>
      </w:divBdr>
    </w:div>
    <w:div w:id="2030257817">
      <w:bodyDiv w:val="1"/>
      <w:marLeft w:val="0"/>
      <w:marRight w:val="0"/>
      <w:marTop w:val="0"/>
      <w:marBottom w:val="0"/>
      <w:divBdr>
        <w:top w:val="none" w:sz="0" w:space="0" w:color="auto"/>
        <w:left w:val="none" w:sz="0" w:space="0" w:color="auto"/>
        <w:bottom w:val="none" w:sz="0" w:space="0" w:color="auto"/>
        <w:right w:val="none" w:sz="0" w:space="0" w:color="auto"/>
      </w:divBdr>
    </w:div>
    <w:div w:id="2036616747">
      <w:bodyDiv w:val="1"/>
      <w:marLeft w:val="0"/>
      <w:marRight w:val="0"/>
      <w:marTop w:val="0"/>
      <w:marBottom w:val="0"/>
      <w:divBdr>
        <w:top w:val="none" w:sz="0" w:space="0" w:color="auto"/>
        <w:left w:val="none" w:sz="0" w:space="0" w:color="auto"/>
        <w:bottom w:val="none" w:sz="0" w:space="0" w:color="auto"/>
        <w:right w:val="none" w:sz="0" w:space="0" w:color="auto"/>
      </w:divBdr>
    </w:div>
    <w:div w:id="2046130888">
      <w:bodyDiv w:val="1"/>
      <w:marLeft w:val="0"/>
      <w:marRight w:val="0"/>
      <w:marTop w:val="0"/>
      <w:marBottom w:val="0"/>
      <w:divBdr>
        <w:top w:val="none" w:sz="0" w:space="0" w:color="auto"/>
        <w:left w:val="none" w:sz="0" w:space="0" w:color="auto"/>
        <w:bottom w:val="none" w:sz="0" w:space="0" w:color="auto"/>
        <w:right w:val="none" w:sz="0" w:space="0" w:color="auto"/>
      </w:divBdr>
    </w:div>
    <w:div w:id="2053311133">
      <w:bodyDiv w:val="1"/>
      <w:marLeft w:val="0"/>
      <w:marRight w:val="0"/>
      <w:marTop w:val="0"/>
      <w:marBottom w:val="0"/>
      <w:divBdr>
        <w:top w:val="none" w:sz="0" w:space="0" w:color="auto"/>
        <w:left w:val="none" w:sz="0" w:space="0" w:color="auto"/>
        <w:bottom w:val="none" w:sz="0" w:space="0" w:color="auto"/>
        <w:right w:val="none" w:sz="0" w:space="0" w:color="auto"/>
      </w:divBdr>
    </w:div>
    <w:div w:id="2056200253">
      <w:bodyDiv w:val="1"/>
      <w:marLeft w:val="0"/>
      <w:marRight w:val="0"/>
      <w:marTop w:val="0"/>
      <w:marBottom w:val="0"/>
      <w:divBdr>
        <w:top w:val="none" w:sz="0" w:space="0" w:color="auto"/>
        <w:left w:val="none" w:sz="0" w:space="0" w:color="auto"/>
        <w:bottom w:val="none" w:sz="0" w:space="0" w:color="auto"/>
        <w:right w:val="none" w:sz="0" w:space="0" w:color="auto"/>
      </w:divBdr>
    </w:div>
    <w:div w:id="2079281675">
      <w:bodyDiv w:val="1"/>
      <w:marLeft w:val="0"/>
      <w:marRight w:val="0"/>
      <w:marTop w:val="0"/>
      <w:marBottom w:val="0"/>
      <w:divBdr>
        <w:top w:val="none" w:sz="0" w:space="0" w:color="auto"/>
        <w:left w:val="none" w:sz="0" w:space="0" w:color="auto"/>
        <w:bottom w:val="none" w:sz="0" w:space="0" w:color="auto"/>
        <w:right w:val="none" w:sz="0" w:space="0" w:color="auto"/>
      </w:divBdr>
    </w:div>
    <w:div w:id="2086030569">
      <w:bodyDiv w:val="1"/>
      <w:marLeft w:val="0"/>
      <w:marRight w:val="0"/>
      <w:marTop w:val="0"/>
      <w:marBottom w:val="0"/>
      <w:divBdr>
        <w:top w:val="none" w:sz="0" w:space="0" w:color="auto"/>
        <w:left w:val="none" w:sz="0" w:space="0" w:color="auto"/>
        <w:bottom w:val="none" w:sz="0" w:space="0" w:color="auto"/>
        <w:right w:val="none" w:sz="0" w:space="0" w:color="auto"/>
      </w:divBdr>
      <w:divsChild>
        <w:div w:id="889420692">
          <w:marLeft w:val="0"/>
          <w:marRight w:val="0"/>
          <w:marTop w:val="0"/>
          <w:marBottom w:val="0"/>
          <w:divBdr>
            <w:top w:val="none" w:sz="0" w:space="0" w:color="auto"/>
            <w:left w:val="none" w:sz="0" w:space="0" w:color="auto"/>
            <w:bottom w:val="none" w:sz="0" w:space="0" w:color="auto"/>
            <w:right w:val="none" w:sz="0" w:space="0" w:color="auto"/>
          </w:divBdr>
          <w:divsChild>
            <w:div w:id="2027977668">
              <w:marLeft w:val="0"/>
              <w:marRight w:val="0"/>
              <w:marTop w:val="0"/>
              <w:marBottom w:val="0"/>
              <w:divBdr>
                <w:top w:val="none" w:sz="0" w:space="0" w:color="auto"/>
                <w:left w:val="none" w:sz="0" w:space="0" w:color="auto"/>
                <w:bottom w:val="none" w:sz="0" w:space="0" w:color="auto"/>
                <w:right w:val="none" w:sz="0" w:space="0" w:color="auto"/>
              </w:divBdr>
              <w:divsChild>
                <w:div w:id="656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27757">
      <w:bodyDiv w:val="1"/>
      <w:marLeft w:val="0"/>
      <w:marRight w:val="0"/>
      <w:marTop w:val="0"/>
      <w:marBottom w:val="0"/>
      <w:divBdr>
        <w:top w:val="none" w:sz="0" w:space="0" w:color="auto"/>
        <w:left w:val="none" w:sz="0" w:space="0" w:color="auto"/>
        <w:bottom w:val="none" w:sz="0" w:space="0" w:color="auto"/>
        <w:right w:val="none" w:sz="0" w:space="0" w:color="auto"/>
      </w:divBdr>
    </w:div>
    <w:div w:id="2097434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8.png"/><Relationship Id="rId26" Type="http://schemas.openxmlformats.org/officeDocument/2006/relationships/header" Target="header4.xml"/><Relationship Id="rId3" Type="http://schemas.openxmlformats.org/officeDocument/2006/relationships/styles" Target="styles.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7.emf"/><Relationship Id="rId25" Type="http://schemas.openxmlformats.org/officeDocument/2006/relationships/image" Target="media/image11.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6.emf"/><Relationship Id="rId20" Type="http://schemas.microsoft.com/office/2011/relationships/commentsExtended" Target="commentsExtended.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png"/><Relationship Id="rId28"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comments" Target="comments.xml"/><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microsoft.com/office/2018/08/relationships/commentsExtensible" Target="commentsExtensible.xml"/><Relationship Id="rId27" Type="http://schemas.openxmlformats.org/officeDocument/2006/relationships/footer" Target="footer2.xml"/><Relationship Id="rId30" Type="http://schemas.openxmlformats.org/officeDocument/2006/relationships/image" Target="media/image1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322D3D4-9C51-42C5-A708-BB40D3C1A27B}">
  <we:reference id="8c1c3d44-57e9-40d7-86e4-4adf61fea1dd" version="2.1.0.1" store="EXCatalog" storeType="EXCatalog"/>
  <we:alternateReferences>
    <we:reference id="WA104380122" version="2.1.0.1"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Int24</b:Tag>
    <b:SourceType>Report</b:SourceType>
    <b:Guid>{69F49B99-549B-45E2-8306-BB73627E3A0F}</b:Guid>
    <b:Author>
      <b:Author>
        <b:Corporate>International Atomic Energy Agency</b:Corporate>
      </b:Author>
    </b:Author>
    <b:Title>Small Modular Reactors Catalogue</b:Title>
    <b:Year>2024</b:Year>
    <b:City>Viena</b:City>
    <b:RefOrder>1</b:RefOrder>
  </b:Source>
  <b:Source>
    <b:Tag>Gen14</b:Tag>
    <b:SourceType>Report</b:SourceType>
    <b:Guid>{CF99AE7F-D600-47D7-9212-6C4984E37306}</b:Guid>
    <b:Author>
      <b:Author>
        <b:Corporate>Generation IV International Forum</b:Corporate>
      </b:Author>
    </b:Author>
    <b:Title>Technology Roadmap Update for Generation IV Nuclear Energy Systems, GIF-002-00</b:Title>
    <b:Year>2014</b:Year>
    <b:RefOrder>20</b:RefOrder>
  </b:Source>
  <b:Source>
    <b:Tag>IDO25</b:Tag>
    <b:SourceType>Report</b:SourceType>
    <b:Guid>{F15714B9-1A82-4B64-95F8-D7E3038EEBD1}</b:Guid>
    <b:Author>
      <b:Author>
        <b:Corporate>IDOM Consulting, Engineering, Architecture</b:Corporate>
      </b:Author>
    </b:Author>
    <b:Title>IDOM-SMART User Guide</b:Title>
    <b:Year>2025</b:Year>
    <b:City>Bilbao</b:City>
    <b:RefOrder>22</b:RefOrder>
  </b:Source>
  <b:Source>
    <b:Tag>Kai20</b:Tag>
    <b:SourceType>Report</b:SourceType>
    <b:Guid>{11344317-0EFF-4AE8-91A6-BA29E4EA828D}</b:Guid>
    <b:Author>
      <b:Author>
        <b:Corporate>Kairos Power LLC</b:Corporate>
      </b:Author>
    </b:Author>
    <b:Title>KP-FHR Mechanistic Source Term Methodology – Topical Report (KP-TR-012)</b:Title>
    <b:Year>2020</b:Year>
    <b:City>Alameda, CA</b:City>
    <b:RefOrder>21</b:RefOrder>
  </b:Source>
  <b:Source>
    <b:Tag>Kai23</b:Tag>
    <b:SourceType>Report</b:SourceType>
    <b:Guid>{1B04F096-EECD-4824-A923-BE22A6A97C43}</b:Guid>
    <b:Author>
      <b:Author>
        <b:Corporate>Kairos Power LLC</b:Corporate>
      </b:Author>
    </b:Author>
    <b:Title>Hermes Test Reactor – Final Safety Analysis Report (FSAR)</b:Title>
    <b:Year>2023</b:Year>
    <b:City>Alameda, CA</b:City>
    <b:RefOrder>25</b:RefOrder>
  </b:Source>
  <b:Source>
    <b:Tag>Emp03</b:Tag>
    <b:SourceType>Report</b:SourceType>
    <b:Guid>{F85BC93D-9C24-4097-9031-C9342C3F8E56}</b:Guid>
    <b:Author>
      <b:Author>
        <b:Corporate>Empresa Naviera Elcano S.A.</b:Corporate>
      </b:Author>
    </b:Author>
    <b:Title>Castillo de Villalba – LNG Carrier Technical Particulars, Izar Construcciones Navales</b:Title>
    <b:Year>2003</b:Year>
    <b:RefOrder>27</b:RefOrder>
  </b:Source>
  <b:Source>
    <b:Tag>NuS20</b:Tag>
    <b:SourceType>Report</b:SourceType>
    <b:Guid>{6BC872BD-E7D5-48BD-9D02-AB836764A1B7}</b:Guid>
    <b:Author>
      <b:Author>
        <b:Corporate>NuScale Power</b:Corporate>
      </b:Author>
    </b:Author>
    <b:Title>NuScale Power Module Technical Specifications</b:Title>
    <b:Year>2020</b:Year>
    <b:City>Corvallis, OR</b:City>
    <b:RefOrder>28</b:RefOrder>
  </b:Source>
  <b:Source>
    <b:Tag>Kai</b:Tag>
    <b:SourceType>Report</b:SourceType>
    <b:Guid>{F9048C34-EC4D-4548-B780-78960FC554C9}</b:Guid>
    <b:Author>
      <b:Author>
        <b:Corporate>Kairos Power</b:Corporate>
      </b:Author>
    </b:Author>
    <b:Title>Equilibrium Core Concentrations Calculations for the KP-FHR (Public Release)</b:Title>
    <b:RefOrder>29</b:RefOrder>
  </b:Source>
  <b:Source>
    <b:Tag>Ida21</b:Tag>
    <b:SourceType>Report</b:SourceType>
    <b:Guid>{7F009DD3-DDFE-4F0B-A860-F5C940E8E1B5}</b:Guid>
    <b:Author>
      <b:Author>
        <b:Corporate>Idaho National Laboratory</b:Corporate>
      </b:Author>
    </b:Author>
    <b:Title>Mechanistic Source Term Determination</b:Title>
    <b:Year>2021</b:Year>
    <b:City>Idaho Falls, ID</b:City>
    <b:RefOrder>31</b:RefOrder>
  </b:Source>
  <b:Source>
    <b:Tag>USN82</b:Tag>
    <b:SourceType>Report</b:SourceType>
    <b:Guid>{A13DDF89-E5DC-4A50-A004-E329BD27A883}</b:Guid>
    <b:Author>
      <b:Author>
        <b:Corporate>U.S. Nuclear Regulatory Commission</b:Corporate>
      </b:Author>
    </b:Author>
    <b:Title>Regulatory Guide 1.145: Atmospheric Dispersion Models for Potential Accident Consequence Assessments at Nuclear Power Plants</b:Title>
    <b:Year>1982</b:Year>
    <b:City>Washington, DC</b:City>
    <b:RefOrder>34</b:RefOrder>
  </b:Source>
  <b:Source>
    <b:Tag>USN22</b:Tag>
    <b:SourceType>Report</b:SourceType>
    <b:Guid>{8F072A2F-C44F-45FD-9F4C-23741E66C51C}</b:Guid>
    <b:Author>
      <b:Author>
        <b:Corporate>U.S. Nuclear Regulatory Commission</b:Corporate>
      </b:Author>
    </b:Author>
    <b:Title>Regulatory Guide 1.249, Revision 0: Use of ARCON Methodology for Calculation of Accident-Related Offsite Atmospheric Dispersion Factors</b:Title>
    <b:Year>2022</b:Year>
    <b:City>Washington, DC</b:City>
    <b:RefOrder>33</b:RefOrder>
  </b:Source>
  <b:Source>
    <b:Tag>USN03</b:Tag>
    <b:SourceType>Report</b:SourceType>
    <b:Guid>{9E5DC8DE-2EEB-4C25-BF83-495224993732}</b:Guid>
    <b:Author>
      <b:Author>
        <b:Corporate>U.S. Nuclear Regulatory Commission</b:Corporate>
      </b:Author>
    </b:Author>
    <b:Title>Regulatory Guide 1.194: Atmospheric Relative Concentrations for Control Room Radiological Habitability Assessments at Nuclear Power Plants</b:Title>
    <b:Year>2003</b:Year>
    <b:City>Washington, DC</b:City>
    <b:RefOrder>42</b:RefOrder>
  </b:Source>
  <b:Source>
    <b:Tag>USN00</b:Tag>
    <b:SourceType>Report</b:SourceType>
    <b:Guid>{B4E90A1F-8480-425B-B56B-63D06A8BE366}</b:Guid>
    <b:Author>
      <b:Author>
        <b:Corporate>U.S. Nuclear Regulatory Commission</b:Corporate>
      </b:Author>
    </b:Author>
    <b:Title>Regulatory Guide 1.183: Alternative Radiological Source Terms for Evaluating Design Basis Accidents at Nuclear Power Reactors</b:Title>
    <b:Year>2000</b:Year>
    <b:City>Washington, DC</b:City>
    <b:RefOrder>14</b:RefOrder>
  </b:Source>
  <b:Source>
    <b:Tag>Ram97</b:Tag>
    <b:SourceType>Report</b:SourceType>
    <b:Guid>{33E27DD4-6C8C-40E2-8640-9B8880A46AF3}</b:Guid>
    <b:Author>
      <b:Author>
        <b:NameList>
          <b:Person>
            <b:Last>Ramsdell</b:Last>
            <b:First>J. V.</b:First>
          </b:Person>
          <b:Person>
            <b:Last>Simonen</b:Last>
            <b:First>C. A.</b:First>
          </b:Person>
        </b:NameList>
      </b:Author>
    </b:Author>
    <b:Title>Atmospheric Relative Concentrations in Building Wakes (NUREG/CR-6331, Revision 1)</b:Title>
    <b:Year>1997</b:Year>
    <b:City>Richland, WA: Pacific Northwest National Laboratory</b:City>
    <b:RefOrder>32</b:RefOrder>
  </b:Source>
  <b:Source>
    <b:Tag>NRC21</b:Tag>
    <b:SourceType>Report</b:SourceType>
    <b:Guid>{FB8157CA-3F8E-49AD-92A9-53CF0F14E35E}</b:Guid>
    <b:Author>
      <b:Author>
        <b:Corporate>U.S. Nuclear Regulatory Commission</b:Corporate>
      </b:Author>
    </b:Author>
    <b:Title>10 CFR 100.11: Determination of exclusion area, low population zone, and population center distance</b:Title>
    <b:Year>2021</b:Year>
    <b:RefOrder>15</b:RefOrder>
  </b:Source>
  <b:Source>
    <b:Tag>DTU</b:Tag>
    <b:SourceType>Report</b:SourceType>
    <b:Guid>{A65A138B-10FB-48FE-A7CF-1370F33E3028}</b:Guid>
    <b:Author>
      <b:Author>
        <b:Corporate>DTU Wind Energy</b:Corporate>
      </b:Author>
    </b:Author>
    <b:Title>Global Wind Atlas</b:Title>
    <b:Comments>[Verificar: fuente de la imagen del puerto y de la rosa de los vientos de Bilbao.]</b:Comments>
    <b:RefOrder>43</b:RefOrder>
  </b:Source>
  <b:Source>
    <b:Tag>RD1546</b:Tag>
    <b:SourceType>Report</b:SourceType>
    <b:Guid>{236B42DC-904B-4678-AFB5-EBF4473503C7}</b:Guid>
    <b:Author>
      <b:Author>
        <b:Corporate>Gobierno de España</b:Corporate>
      </b:Author>
    </b:Author>
    <b:Title>Real Decreto 1546/2004, de 25 de junio, por el que se aprueba el Plan Básico de Emergencia Nuclear (modificado por el Real Decreto 1428/2009)</b:Title>
    <b:Year>2004</b:Year>
    <b:City>BOE</b:City>
    <b:RefOrder>4</b:RefOrder>
  </b:Source>
  <b:Source>
    <b:Tag>RD1564</b:Tag>
    <b:SourceType>Report</b:SourceType>
    <b:Guid>{4D858C9B-002F-4E85-93D6-13D712208397}</b:Guid>
    <b:Author>
      <b:Author>
        <b:Corporate>Gobierno de España</b:Corporate>
      </b:Author>
    </b:Author>
    <b:Title>Real Decreto 1564/2010, de 19 de noviembre, por el que se aprueba la Directriz básica de planificación de protección civil ante el riesgo radiológico</b:Title>
    <b:Year>2010</b:Year>
    <b:City>BOE</b:City>
    <b:RefOrder>5</b:RefOrder>
  </b:Source>
  <b:Source>
    <b:Tag>RD524</b:Tag>
    <b:SourceType>Report</b:SourceType>
    <b:Guid>{E7758EF1-91DC-4159-8050-0DBA150313F2}</b:Guid>
    <b:Author>
      <b:Author>
        <b:Corporate>Gobierno de España</b:Corporate>
      </b:Author>
    </b:Author>
    <b:Title>Real Decreto 524/2023, de 20 de junio, por el que se aprueba la Norma Básica de Protección Civil</b:Title>
    <b:Year>2023</b:Year>
    <b:City>BOE</b:City>
    <b:RefOrder>6</b:RefOrder>
  </b:Source>
  <b:Source>
    <b:Tag>Armada</b:Tag>
    <b:SourceType>Report</b:SourceType>
    <b:Guid>{76E2424B-172E-40B0-AD65-964AA15D5261}</b:Guid>
    <b:Author>
      <b:Author>
        <b:Corporate>Armada Española</b:Corporate>
      </b:Author>
    </b:Author>
    <b:Title>Plan de Vigilancia Radiológica Ambiental en escalas de buques de propulsión nuclear (GOVRA)</b:Title>
    <b:Comments>[Completar referencia.]</b:Comments>
    <b:RefOrder>7</b:RefOrder>
  </b:Source>
  <b:Source>
    <b:Tag>GSR7</b:Tag>
    <b:SourceType>Report</b:SourceType>
    <b:Guid>{65C8F163-6C28-41A3-8B51-691C244B2BE8}</b:Guid>
    <b:Author>
      <b:Author>
        <b:Corporate>International Atomic Energy Agency</b:Corporate>
      </b:Author>
    </b:Author>
    <b:Title>Preparedness and Response for a Nuclear or Radiological Emergency, General Safety Requirements No. GSR Part 7</b:Title>
    <b:Year>2015</b:Year>
    <b:City>Viena</b:City>
    <b:RefOrder>8</b:RefOrder>
  </b:Source>
  <b:Source>
    <b:Tag>EPR13</b:Tag>
    <b:SourceType>Report</b:SourceType>
    <b:Guid>{E8A660B6-EAAA-4E60-973E-F1C04F5D071B}</b:Guid>
    <b:Author>
      <b:Author>
        <b:Corporate>International Atomic Energy Agency</b:Corporate>
      </b:Author>
    </b:Author>
    <b:Title>Actions to Protect the Public in an Emergency due to Severe Conditions at a Light Water Reactor (EPR-NPP Public Protective Actions 2013)</b:Title>
    <b:Year>2013</b:Year>
    <b:City>Viena</b:City>
    <b:RefOrder>9</b:RefOrder>
  </b:Source>
  <b:Source>
    <b:Tag>EUR13</b:Tag>
    <b:SourceType>Report</b:SourceType>
    <b:Guid>{E2AA4A7E-6ABF-4C01-93A0-C44A7AE8E986}</b:Guid>
    <b:Author>
      <b:Author>
        <b:Corporate>Consejo de la Unión Europea</b:Corporate>
      </b:Author>
    </b:Author>
    <b:Title>Directiva 2013/59/Euratom, por la que se establecen normas de seguridad básicas para la protección contra los peligros derivados de la exposición a radiaciones ionizantes</b:Title>
    <b:Year>2013</b:Year>
    <b:City>DOUE L 13</b:City>
    <b:RefOrder>10</b:RefOrder>
  </b:Source>
  <b:Source>
    <b:Tag>IMO81</b:Tag>
    <b:SourceType>Report</b:SourceType>
    <b:Guid>{7A74DCA3-EA0F-4B38-9BE1-ACCE892EAB7B}</b:Guid>
    <b:Author>
      <b:Author>
        <b:Corporate>Organización Marítima Internacional</b:Corporate>
      </b:Author>
    </b:Author>
    <b:Title>Convenio SOLAS, Capítulo VIII, y Código de seguridad para buques mercantes nucleares, Resolución A.491(XII)</b:Title>
    <b:Year>1981</b:Year>
    <b:City>Londres</b:City>
    <b:RefOrder>3</b:RefOrder>
  </b:Source>
  <b:Source>
    <b:Tag>CFR50160</b:Tag>
    <b:SourceType>Report</b:SourceType>
    <b:Guid>{8A2B2E90-1562-41D3-9058-9B0CB595DA1B}</b:Guid>
    <b:Author>
      <b:Author>
        <b:Corporate>U.S. Nuclear Regulatory Commission</b:Corporate>
      </b:Author>
    </b:Author>
    <b:Title>10 CFR 50.160: Emergency preparedness for small modular reactors, non-light-water reactors, and non-power production or utilization facilities</b:Title>
    <b:Year>2023</b:Year>
    <b:City>Washington, DC</b:City>
    <b:RefOrder>11</b:RefOrder>
  </b:Source>
  <b:Source>
    <b:Tag>RG1242</b:Tag>
    <b:SourceType>Report</b:SourceType>
    <b:Guid>{1D9005A9-13A9-4A9B-A7D8-EC235B8DAA8B}</b:Guid>
    <b:Author>
      <b:Author>
        <b:Corporate>U.S. Nuclear Regulatory Commission</b:Corporate>
      </b:Author>
    </b:Author>
    <b:Title>Regulatory Guide 1.242: Performance-Based Emergency Preparedness for Small Modular Reactors, Non-Light-Water Reactors, and Non-Power Production or Utilization Facilities</b:Title>
    <b:Year>2023</b:Year>
    <b:City>Washington, DC</b:City>
    <b:RefOrder>12</b:RefOrder>
  </b:Source>
  <b:Source>
    <b:Tag>EPZSMR</b:Tag>
    <b:SourceType>Report</b:SourceType>
    <b:Guid>{BDCA5522-910E-4967-A760-ACC86B37A413}</b:Guid>
    <b:Author>
      <b:Author>
        <b:Corporate>[Completar]</b:Corporate>
      </b:Author>
    </b:Author>
    <b:Title>Metodología de dimensionamiento de la EPZ de un SMR avanzado presentada a la NRC</b:Title>
    <b:Comments>[Completar referencia.]</b:Comments>
    <b:RefOrder>13</b:RefOrder>
  </b:Source>
  <b:Source>
    <b:Tag>Devon</b:Tag>
    <b:SourceType>Report</b:SourceType>
    <b:Guid>{E82558BF-F33F-45C4-9CBC-83CCB989A1E6}</b:Guid>
    <b:Author>
      <b:Author>
        <b:Corporate>Plymouth City Council</b:Corporate>
      </b:Author>
    </b:Author>
    <b:Title>HMNB Devonport – REPPIR 2019 Detailed Emergency Planning Zone</b:Title>
    <b:City>Plymouth</b:City>
    <b:Comments>[Completar referencia.]</b:Comments>
    <b:RefOrder>16</b:RefOrder>
  </b:Source>
  <b:Source>
    <b:Tag>Barrow</b:Tag>
    <b:SourceType>Report</b:SourceType>
    <b:Guid>{77D2A99E-381F-4FB4-8723-F53F4F73CAC8}</b:Guid>
    <b:Author>
      <b:Author>
        <b:Corporate>Royal Navy / BAE Systems</b:Corporate>
      </b:Author>
    </b:Author>
    <b:Title>REPPIR 2019 Consequences Report – Barrow-in-Furness (Ramsden Dock)</b:Title>
    <b:Comments>[Completar referencia.]</b:Comments>
    <b:RefOrder>17</b:RefOrder>
  </b:Source>
  <b:Source>
    <b:Tag>ARPANSA</b:Tag>
    <b:SourceType>Report</b:SourceType>
    <b:Guid>{4900ED46-663C-4EBF-8829-2E0077A7C01D}</b:Guid>
    <b:Author>
      <b:Author>
        <b:Corporate>ARPANSA</b:Corporate>
      </b:Author>
    </b:Author>
    <b:Title>The 2000 Reference Accident Used to Assess the Suitability of Australian Ports for Visits by Nuclear Powered Warships</b:Title>
    <b:City>Yallambie</b:City>
    <b:Comments>[Completar serie y número.]</b:Comments>
    <b:RefOrder>18</b:RefOrder>
  </b:Source>
  <b:Source>
    <b:Tag>NSmerch</b:Tag>
    <b:SourceType>Report</b:SourceType>
    <b:Guid>{6EC158B1-719A-4FF0-B835-434600CB1D49}</b:Guid>
    <b:Author>
      <b:Author>
        <b:Corporate>[Completar]</b:Corporate>
      </b:Author>
    </b:Author>
    <b:Title>Restricciones de acceso a puerto de los buques mercantes nucleares (Savannah, Otto Hahn, Mutsu, Sevmorput)</b:Title>
    <b:Comments>[Completar referencia.]</b:Comments>
    <b:RefOrder>2</b:RefOrder>
  </b:Source>
  <b:Source>
    <b:Tag>DSA21</b:Tag>
    <b:SourceType>Report</b:SourceType>
    <b:Guid>{D417BD64-B219-4BDB-9532-E0C363A9C1BA}</b:Guid>
    <b:Author>
      <b:Author>
        <b:Corporate>Direktoratet for strålevern og atomsikkerhet (DSA)</b:Corporate>
      </b:Author>
    </b:Author>
    <b:Title>DSA-rapport 2021:05 – accidente hipotético en el transporte marítimo de combustible gastado desde la bahía de Andréyeva</b:Title>
    <b:Year>2021</b:Year>
    <b:City>Østerås</b:City>
    <b:Comments>[Verificar título.]</b:Comments>
    <b:RefOrder>19</b:RefOrder>
  </b:Source>
  <b:Source>
    <b:Tag>RG123</b:Tag>
    <b:SourceType>Report</b:SourceType>
    <b:Guid>{0E2596A8-2995-4404-8990-38D56D29FC0D}</b:Guid>
    <b:Author>
      <b:Author>
        <b:Corporate>U.S. Nuclear Regulatory Commission</b:Corporate>
      </b:Author>
    </b:Author>
    <b:Title>Regulatory Guide 1.23, Revision 1: Meteorological Monitoring Programs for Nuclear Power Plants</b:Title>
    <b:Year>2007</b:Year>
    <b:City>Washington, DC</b:City>
    <b:RefOrder>39</b:RefOrder>
  </b:Source>
  <b:Source>
    <b:Tag>NUREG0800</b:Tag>
    <b:SourceType>Report</b:SourceType>
    <b:Guid>{4D87D8E8-D76D-43BB-818A-97D1E4719C98}</b:Guid>
    <b:Author>
      <b:Author>
        <b:Corporate>U.S. Nuclear Regulatory Commission</b:Corporate>
      </b:Author>
    </b:Author>
    <b:Title>NUREG-0800, Standard Review Plan, Section 2.3.3: Onsite Meteorological Measurements Programs</b:Title>
    <b:City>Washington, DC</b:City>
    <b:RefOrder>40</b:RefOrder>
  </b:Source>
  <b:Source>
    <b:Tag>PAVAN</b:Tag>
    <b:SourceType>Report</b:SourceType>
    <b:Guid>{1C04CBF1-3960-4CA3-8519-D7385D730345}</b:Guid>
    <b:Author>
      <b:Author>
        <b:NameList>
          <b:Person>
            <b:Last>Bander</b:Last>
            <b:First>T. J.</b:First>
          </b:Person>
        </b:NameList>
      </b:Author>
    </b:Author>
    <b:Title>PAVAN: An Atmospheric Dispersion Program for Evaluating Design Basis Accidental Releases of Radioactive Materials from Nuclear Power Stations (NUREG/CR-2858)</b:Title>
    <b:Year>1982</b:Year>
    <b:City>Richland, WA: Pacific Northwest Laboratory</b:City>
    <b:RefOrder>38</b:RefOrder>
  </b:Source>
  <b:Source>
    <b:Tag>RADTRAD</b:Tag>
    <b:SourceType>Report</b:SourceType>
    <b:Guid>{C49BE52C-EFCC-40DF-BDAE-DC97273B8EC5}</b:Guid>
    <b:Author>
      <b:Author>
        <b:NameList>
          <b:Person>
            <b:Last>Humphreys</b:Last>
            <b:First>S. L.</b:First>
          </b:Person>
          <b:Person>
            <b:Last>et al.</b:Last>
            <b:First/>
          </b:Person>
        </b:NameList>
      </b:Author>
    </b:Author>
    <b:Title>RADTRAD: A Simplified Model for RADionuclide Transport and Removal And Dose Estimation (NUREG/CR-6604)</b:Title>
    <b:Year>1998</b:Year>
    <b:City>Albuquerque, NM: Sandia National Laboratories</b:City>
    <b:RefOrder>35</b:RefOrder>
  </b:Source>
  <b:Source>
    <b:Tag>FGR11</b:Tag>
    <b:SourceType>Report</b:SourceType>
    <b:Guid>{566EE550-F31F-4674-840E-A44D7A95915C}</b:Guid>
    <b:Author>
      <b:Author>
        <b:NameList>
          <b:Person>
            <b:Last>Eckerman</b:Last>
            <b:First>K. F.</b:First>
          </b:Person>
          <b:Person>
            <b:Last>Wolbarst</b:Last>
            <b:First>A. B.</b:First>
          </b:Person>
          <b:Person>
            <b:Last>Richardson</b:Last>
            <b:First>A. C. B.</b:First>
          </b:Person>
        </b:NameList>
      </b:Author>
    </b:Author>
    <b:Title>Limiting Values of Radionuclide Intake and Air Concentration and Dose Conversion Factors for Inhalation, Submersion, and Ingestion, Federal Guidance Report No. 11 (EPA-520/1-88-020)</b:Title>
    <b:Year>1988</b:Year>
    <b:City>Washington, DC: U.S. Environmental Protection Agency</b:City>
    <b:RefOrder>36</b:RefOrder>
  </b:Source>
  <b:Source>
    <b:Tag>FGR12</b:Tag>
    <b:SourceType>Report</b:SourceType>
    <b:Guid>{27F587C2-A866-407F-834A-FFF1CAF34D44}</b:Guid>
    <b:Author>
      <b:Author>
        <b:NameList>
          <b:Person>
            <b:Last>Eckerman</b:Last>
            <b:First>K. F.</b:First>
          </b:Person>
          <b:Person>
            <b:Last>Ryman</b:Last>
            <b:First>J. C.</b:First>
          </b:Person>
        </b:NameList>
      </b:Author>
    </b:Author>
    <b:Title>External Exposure to Radionuclides in Air, Water, and Soil, Federal Guidance Report No. 12 (EPA-402-R-93-081)</b:Title>
    <b:Year>1993</b:Year>
    <b:City>Washington, DC: U.S. Environmental Protection Agency</b:City>
    <b:RefOrder>37</b:RefOrder>
  </b:Source>
  <b:Source>
    <b:Tag>GIFFORD</b:Tag>
    <b:SourceType>Report</b:SourceType>
    <b:Guid>{25F2FB25-97E5-44AE-BB2F-BA29CAC63926}</b:Guid>
    <b:Author>
      <b:Author>
        <b:NameList>
          <b:Person>
            <b:Last>Gifford</b:Last>
            <b:First>F. A.</b:First>
          </b:Person>
        </b:NameList>
      </b:Author>
    </b:Author>
    <b:Title>Use of routine meteorological observations for estimating atmospheric dispersion, Nuclear Safety 2(4), 47–51</b:Title>
    <b:Year>1961</b:Year>
    <b:RefOrder>41</b:RefOrder>
  </b:Source>
  <b:Source>
    <b:Tag>SAATY80</b:Tag>
    <b:SourceType>Report</b:SourceType>
    <b:Guid>{FAC9396D-A653-42D8-9CF1-4BBBD74FCC77}</b:Guid>
    <b:Author>
      <b:Author>
        <b:NameList>
          <b:Person>
            <b:Last>Saaty</b:Last>
            <b:First>T. L.</b:First>
          </b:Person>
        </b:NameList>
      </b:Author>
    </b:Author>
    <b:Title>The Analytic Hierarchy Process</b:Title>
    <b:Year>1980</b:Year>
    <b:City>Nueva York: McGraw-Hill</b:City>
    <b:RefOrder>23</b:RefOrder>
  </b:Source>
  <b:Source>
    <b:Tag>SUPERDEC</b:Tag>
    <b:SourceType>Report</b:SourceType>
    <b:Guid>{177860E5-B2E8-41D2-A140-C244EC06DD46}</b:Guid>
    <b:Author>
      <b:Author>
        <b:Corporate>Creative Decisions Foundation</b:Corporate>
      </b:Author>
    </b:Author>
    <b:Title>SuperDecisions (software para AHP/ANP)</b:Title>
    <b:Comments>[Completar versión y dirección web.]</b:Comments>
    <b:RefOrder>24</b:RefOrder>
  </b:Source>
  <b:Source>
    <b:Tag>ORNL12</b:Tag>
    <b:SourceType>Report</b:SourceType>
    <b:Guid>{4385EEA1-0E3B-454A-8199-2ECF2B166054}</b:Guid>
    <b:Author>
      <b:Author>
        <b:NameList>
          <b:Person>
            <b:Last>Flanagan</b:Last>
            <b:First>G. F.</b:First>
          </b:Person>
          <b:Person>
            <b:Last>Holcomb</b:Last>
            <b:First>D. E.</b:First>
          </b:Person>
          <b:Person>
            <b:Last>Cetiner</b:Last>
            <b:First>S. M.</b:First>
          </b:Person>
        </b:NameList>
      </b:Author>
    </b:Author>
    <b:Title>FHR Generic Design Criteria, ORNL/TM-2012/226</b:Title>
    <b:Year>2012</b:Year>
    <b:City>Oak Ridge, TN: Oak Ridge National Laboratory</b:City>
    <b:RefOrder>26</b:RefOrder>
  </b:Source>
  <b:Source>
    <b:Tag>NUBASE</b:Tag>
    <b:SourceType>Report</b:SourceType>
    <b:Guid>{A302D13E-145E-45CC-9E46-5B156D4B1ADD}</b:Guid>
    <b:Author>
      <b:Author>
        <b:NameList>
          <b:Person>
            <b:Last>Kondev</b:Last>
            <b:First>F. G.</b:First>
          </b:Person>
          <b:Person>
            <b:Last>Wang</b:Last>
            <b:First>M.</b:First>
          </b:Person>
          <b:Person>
            <b:Last>Huang</b:Last>
            <b:First>W. J.</b:First>
          </b:Person>
          <b:Person>
            <b:Last>Naimi</b:Last>
            <b:First>S.</b:First>
          </b:Person>
          <b:Person>
            <b:Last>Audi</b:Last>
            <b:First>G.</b:First>
          </b:Person>
        </b:NameList>
      </b:Author>
    </b:Author>
    <b:Title>The NUBASE2020 evaluation of nuclear physics properties, Chinese Physics C 45, 030001</b:Title>
    <b:Year>2021</b:Year>
    <b:RefOrder>30</b:RefOrder>
  </b:Source>
</b:Sources>
</file>

<file path=customXml/itemProps1.xml><?xml version="1.0" encoding="utf-8"?>
<ds:datastoreItem xmlns:ds="http://schemas.openxmlformats.org/officeDocument/2006/customXml" ds:itemID="{D8442C5D-0186-4E03-915F-D117D5666D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78</Pages>
  <Words>21648</Words>
  <Characters>119067</Characters>
  <Application>Microsoft Office Word</Application>
  <DocSecurity>0</DocSecurity>
  <Lines>992</Lines>
  <Paragraphs>280</Paragraphs>
  <ScaleCrop>false</ScaleCrop>
  <HeadingPairs>
    <vt:vector size="2" baseType="variant">
      <vt:variant>
        <vt:lpstr>Título</vt:lpstr>
      </vt:variant>
      <vt:variant>
        <vt:i4>1</vt:i4>
      </vt:variant>
    </vt:vector>
  </HeadingPairs>
  <TitlesOfParts>
    <vt:vector size="1" baseType="lpstr">
      <vt:lpstr/>
    </vt:vector>
  </TitlesOfParts>
  <Company>UPV-EHU</Company>
  <LinksUpToDate>false</LinksUpToDate>
  <CharactersWithSpaces>140435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OEM</dc:creator>
  <cp:keywords/>
  <dc:description/>
  <cp:lastModifiedBy>Jon Ander Goiti Larrinaga</cp:lastModifiedBy>
  <cp:revision>17</cp:revision>
  <cp:lastPrinted>2023-09-07T07:59:00Z</cp:lastPrinted>
  <dcterms:created xsi:type="dcterms:W3CDTF">2026-01-29T11:49:00Z</dcterms:created>
  <dcterms:modified xsi:type="dcterms:W3CDTF">2026-09-21T06:13:00Z</dcterms:modified>
</cp:coreProperties>
</file>